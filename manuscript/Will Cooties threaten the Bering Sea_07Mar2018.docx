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001DF8">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743FA08B" w:rsidR="001F394D" w:rsidRPr="001F394D" w:rsidRDefault="00C06175" w:rsidP="001F394D">
      <w:pPr>
        <w:spacing w:line="360" w:lineRule="auto"/>
        <w:contextualSpacing/>
      </w:pPr>
      <w:r>
        <w:t xml:space="preserve">Cold </w:t>
      </w:r>
      <w:r w:rsidR="001F394D">
        <w:t>water</w:t>
      </w:r>
      <w:r>
        <w:t xml:space="preserve"> temperature</w:t>
      </w:r>
      <w:r w:rsidR="001F394D">
        <w:t>s and low shipping traffic are expected to limit b</w:t>
      </w:r>
      <w:r w:rsidR="001F394D" w:rsidRPr="004433B3">
        <w:t>iological introductions</w:t>
      </w:r>
      <w:r w:rsidR="001F394D">
        <w:t xml:space="preserve"> in polar ecosystems, </w:t>
      </w:r>
      <w:r>
        <w:t xml:space="preserve">but </w:t>
      </w:r>
      <w:r w:rsidR="001F394D">
        <w:t>these</w:t>
      </w:r>
      <w:r w:rsidR="002A27DE">
        <w:t xml:space="preserve"> idea</w:t>
      </w:r>
      <w:r w:rsidR="001F394D">
        <w:t>s</w:t>
      </w:r>
      <w:r w:rsidR="002A27DE">
        <w:t xml:space="preserve"> </w:t>
      </w:r>
      <w:r w:rsidR="001F394D">
        <w:t>have</w:t>
      </w:r>
      <w:r w:rsidR="00816CE9">
        <w:t xml:space="preserve"> </w:t>
      </w:r>
      <w:r w:rsidR="001F394D">
        <w:t>rarely</w:t>
      </w:r>
      <w:r w:rsidR="00816CE9">
        <w:t xml:space="preserve"> been e</w:t>
      </w:r>
      <w:r w:rsidR="001F394D">
        <w:t>xplored</w:t>
      </w:r>
      <w:r>
        <w:t xml:space="preserve"> across several taxa and multiple stages of invasions</w:t>
      </w:r>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are annually covered by sea ice and have winter water temperatures below </w:t>
      </w:r>
      <w:r w:rsidR="001F394D" w:rsidRPr="001A77BE">
        <w:t>0°C</w:t>
      </w:r>
      <w:r w:rsidR="001F394D">
        <w:t>, are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ontogenetic development. The port of Dutch Harbor received the largest amount of commercial and fishing vessel traffic, and the largest volume of ballast water discharge. 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9" w:name="_pbl1j7mdidxp" w:colFirst="0" w:colLast="0"/>
      <w:bookmarkStart w:id="10" w:name="_voybw5xrckbg" w:colFirst="0" w:colLast="0"/>
      <w:bookmarkEnd w:id="9"/>
      <w:bookmarkEnd w:id="10"/>
      <w:r w:rsidRPr="00CA4945">
        <w:lastRenderedPageBreak/>
        <w:t>Introduction</w:t>
      </w:r>
    </w:p>
    <w:p w14:paraId="6CF7C39A" w14:textId="526997F2" w:rsidR="000200CF" w:rsidRDefault="00FA27FD" w:rsidP="000200CF">
      <w:pPr>
        <w:spacing w:line="360" w:lineRule="auto"/>
      </w:pPr>
      <w:bookmarkStart w:id="11" w:name="_bfvbetu0f9fx" w:colFirst="0" w:colLast="0"/>
      <w:bookmarkEnd w:id="11"/>
      <w:commentRangeStart w:id="12"/>
      <w:r>
        <w:t>Shipping</w:t>
      </w:r>
      <w:r w:rsidR="009B1665">
        <w:t>,</w:t>
      </w:r>
      <w:commentRangeEnd w:id="12"/>
      <w:r w:rsidR="000E0809">
        <w:rPr>
          <w:rStyle w:val="CommentReference"/>
          <w:rFonts w:ascii="Arial" w:eastAsia="Arial" w:hAnsi="Arial" w:cs="Arial"/>
          <w:color w:val="000000"/>
          <w:lang w:val="en-US" w:eastAsia="en-US"/>
        </w:rPr>
        <w:commentReference w:id="12"/>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13"/>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13"/>
      <w:r w:rsidR="00B37649">
        <w:rPr>
          <w:rStyle w:val="CommentReference"/>
          <w:rFonts w:ascii="Arial" w:eastAsia="Arial" w:hAnsi="Arial" w:cs="Arial"/>
          <w:color w:val="000000"/>
          <w:lang w:val="en-US" w:eastAsia="en-US"/>
        </w:rPr>
        <w:commentReference w:id="13"/>
      </w:r>
      <w:r w:rsidR="00767A1D">
        <w:t xml:space="preserve"> </w:t>
      </w:r>
      <w:r w:rsidR="000200CF">
        <w:t>Even species that can survive</w:t>
      </w:r>
      <w:r w:rsidR="00F753FC">
        <w:t xml:space="preserve"> in cold waters may not be able to reproduce</w:t>
      </w:r>
      <w:r w:rsidR="000200CF">
        <w:t xml:space="preserve"> </w:t>
      </w:r>
      <w:r w:rsidR="00F753FC">
        <w:t>or complete</w:t>
      </w:r>
      <w:r w:rsidR="000200CF">
        <w:t xml:space="preserve"> ontogenetic development, as these processes are even more sensitive to temperature than survival</w:t>
      </w:r>
      <w:r w:rsidR="003D7A91">
        <w:t xml:space="preserve"> </w:t>
      </w:r>
      <w:commentRangeStart w:id="14"/>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14"/>
      <w:r w:rsidR="00AF591D">
        <w:rPr>
          <w:rStyle w:val="CommentReference"/>
          <w:rFonts w:ascii="Arial" w:eastAsia="Arial" w:hAnsi="Arial" w:cs="Arial"/>
          <w:color w:val="000000"/>
          <w:lang w:val="en-US" w:eastAsia="en-US"/>
        </w:rPr>
        <w:commentReference w:id="14"/>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usually,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15"/>
      <w:r w:rsidR="00B76A2B">
        <w:t xml:space="preserve"> </w:t>
      </w:r>
      <w:commentRangeEnd w:id="15"/>
      <w:r w:rsidR="003D7A91">
        <w:rPr>
          <w:rStyle w:val="CommentReference"/>
        </w:rPr>
        <w:commentReference w:id="15"/>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16"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17" w:author="Amanda Droghini" w:date="2018-03-07T17:43:00Z">
        <w:r w:rsidR="003D7A91" w:rsidDel="00122499">
          <w:delText>Th</w:delText>
        </w:r>
        <w:r w:rsidR="00C90B04" w:rsidDel="00122499">
          <w:delText xml:space="preserve">e breakdown of function at cold temperatures for temperate species, </w:delText>
        </w:r>
      </w:del>
      <w:del w:id="18" w:author="Amanda Droghini" w:date="2018-03-07T16:48:00Z">
        <w:r w:rsidR="00C90B04" w:rsidDel="000200CF">
          <w:delText xml:space="preserve">and the high specialization of native Arctic species, </w:delText>
        </w:r>
      </w:del>
      <w:del w:id="19"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20"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21"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13942C73" w:rsidR="001564A4" w:rsidRDefault="00CD3939" w:rsidP="001D6B6C">
      <w:pPr>
        <w:spacing w:line="360" w:lineRule="auto"/>
        <w:contextualSpacing/>
      </w:pPr>
      <w:r>
        <w:t xml:space="preserve">Vessel traffic and water temperature is likely critical for predicting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t xml:space="preserve">In Arctic systems, the presence of sea ice has contributed to historically low patterns of vessel traffic, with the assumption of low propagule pressure. </w:t>
      </w:r>
      <w:r w:rsidR="00DD3EDE">
        <w:rPr>
          <w:highlight w:val="yellow"/>
        </w:rPr>
        <w:t>NIS</w:t>
      </w:r>
      <w:commentRangeStart w:id="22"/>
      <w:r w:rsidR="00533AAB" w:rsidRPr="00533AAB">
        <w:rPr>
          <w:highlight w:val="yellow"/>
        </w:rPr>
        <w:t xml:space="preserve"> are already being transported in ballast water tanks</w:t>
      </w:r>
      <w:r w:rsidR="00533AAB">
        <w:rPr>
          <w:highlight w:val="yellow"/>
        </w:rPr>
        <w:t xml:space="preserve"> and as hull foulers</w:t>
      </w:r>
      <w:r w:rsidR="00533AAB" w:rsidRPr="00533AAB">
        <w:rPr>
          <w:highlight w:val="yellow"/>
        </w:rPr>
        <w:t xml:space="preserve"> to Arctic</w:t>
      </w:r>
      <w:r w:rsidR="00533AAB">
        <w:rPr>
          <w:highlight w:val="yellow"/>
        </w:rPr>
        <w:t xml:space="preserve"> ports</w:t>
      </w:r>
      <w:r>
        <w:rPr>
          <w:highlight w:val="yellow"/>
        </w:rPr>
        <w:t xml:space="preserve"> </w:t>
      </w:r>
      <w:r>
        <w:rPr>
          <w:highlight w:val="yellow"/>
        </w:rPr>
        <w:fldChar w:fldCharType="begin" w:fldLock="1"/>
      </w:r>
      <w:r>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However</w:t>
      </w:r>
      <w:r w:rsidR="00533AAB" w:rsidRPr="00533AAB">
        <w:rPr>
          <w:highlight w:val="yellow"/>
        </w:rPr>
        <w:t xml:space="preserve">, </w:t>
      </w:r>
      <w:r w:rsidR="00533AAB">
        <w:rPr>
          <w:highlight w:val="yellow"/>
        </w:rPr>
        <w:t xml:space="preserve">survivorship during the voyage appears to be relatively low for the following reasons: </w:t>
      </w:r>
      <w:r>
        <w:rPr>
          <w:highlight w:val="yellow"/>
        </w:rPr>
        <w:fldChar w:fldCharType="begin" w:fldLock="1"/>
      </w:r>
      <w:r w:rsidR="00D363FA">
        <w:rPr>
          <w:highlight w:val="yellow"/>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2016)", "plainTextFormattedCitation" : "(Chan et al. 2016)", "previouslyFormattedCitation" : "(Chan et al. 2016)" }, "properties" : {  }, "schema" : "https://github.com/citation-style-language/schema/raw/master/csl-citation.json" }</w:instrText>
      </w:r>
      <w:r>
        <w:rPr>
          <w:highlight w:val="yellow"/>
        </w:rPr>
        <w:fldChar w:fldCharType="separate"/>
      </w:r>
      <w:r w:rsidRPr="00CD3939">
        <w:rPr>
          <w:noProof/>
          <w:highlight w:val="yellow"/>
        </w:rPr>
        <w:t>(Chan et al. 2016)</w:t>
      </w:r>
      <w:r>
        <w:rPr>
          <w:highlight w:val="yellow"/>
        </w:rPr>
        <w:fldChar w:fldCharType="end"/>
      </w:r>
      <w:r w:rsidR="00533AAB">
        <w:rPr>
          <w:highlight w:val="yellow"/>
        </w:rPr>
        <w:t xml:space="preserve">. Nevertheless, some organisms that are being transported can survive the voyage (Ware et al. 2016), and recent high-profile introductions (e.g. snow crab in Barents Sea) has been linked to anthropogenic transport mechanisms. </w:t>
      </w:r>
      <w:commentRangeEnd w:id="22"/>
      <w:r w:rsidR="00533AAB">
        <w:rPr>
          <w:rStyle w:val="CommentReference"/>
          <w:rFonts w:ascii="Arial" w:eastAsia="Arial" w:hAnsi="Arial" w:cs="Arial"/>
          <w:color w:val="000000"/>
          <w:lang w:val="en-US" w:eastAsia="en-US"/>
        </w:rPr>
        <w:commentReference w:id="22"/>
      </w:r>
      <w:r w:rsidR="00533AAB">
        <w:t xml:space="preserve"> </w:t>
      </w:r>
      <w:r w:rsidR="009E26BA">
        <w:t>Some studies h</w:t>
      </w:r>
      <w:r w:rsidR="008C5BFA">
        <w:t>ave explored the potential for NIS</w:t>
      </w:r>
      <w:r w:rsidR="009E26BA">
        <w:t xml:space="preserve"> to survive in Arctic regions were they to be successfully transported there. </w:t>
      </w:r>
      <w:r w:rsidR="00023EA2" w:rsidRPr="00023EA2">
        <w:rPr>
          <w:highlight w:val="cyan"/>
        </w:rPr>
        <w:t>Habitat modeling studies</w:t>
      </w:r>
      <w:r w:rsidR="00E016D1">
        <w:rPr>
          <w:highlight w:val="cyan"/>
        </w:rPr>
        <w:t xml:space="preserve"> in coastal Alaska found that </w:t>
      </w:r>
      <w:r w:rsidR="00E016D1">
        <w:t>o</w:t>
      </w:r>
      <w:r w:rsidR="00794A46">
        <w:t>f the four species they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r w:rsidR="00E016D1">
        <w:rPr>
          <w:i/>
        </w:rPr>
        <w:t xml:space="preserve">Didemnum vexillum </w:t>
      </w:r>
      <w:r w:rsidR="00E016D1">
        <w:t xml:space="preserve">in southcoastal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one or a few potential species; however, </w:t>
      </w:r>
      <w:r w:rsidR="00A42D8B">
        <w:t>the actual number of taxa that are being transported on voyages to the Arctic is likely higher. Without prior knowledge of which organisms are being transported on ships, focusing on a suite of species would provide greater insight for risk assessments, as well as extend the generality of the findings.</w:t>
      </w:r>
      <w:r w:rsidR="009E26BA">
        <w:t xml:space="preserve"> </w:t>
      </w:r>
      <w:r w:rsidR="00A42D8B">
        <w:t>Moreover, few studies</w:t>
      </w:r>
      <w:r w:rsidR="009E26BA">
        <w:t xml:space="preserve"> have considered</w:t>
      </w:r>
      <w:r w:rsidR="002F13A8">
        <w:t xml:space="preserve"> </w:t>
      </w:r>
      <w:r w:rsidR="009E26BA">
        <w:t xml:space="preserve">whether habitat would be suitable for reproduction, a key factor for establishing self-sustaining populations </w:t>
      </w:r>
      <w:r w:rsidR="009E26BA">
        <w:fldChar w:fldCharType="begin" w:fldLock="1"/>
      </w:r>
      <w:r w:rsidR="009E26BA">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"prefix" : "but see", "uris" : [ "http://www.mendeley.com/documents/?uuid=95f41edb-c782-4016-863c-53d8a12640fe" ] } ], "mendeley" : { "formattedCitation" : "(but see Ware et al. 2016)", "plainTextFormattedCitation" : "(but see Ware et al. 2016)" }, "properties" : {  }, "schema" : "https://github.com/citation-style-language/schema/raw/master/csl-citation.json" }</w:instrText>
      </w:r>
      <w:r w:rsidR="009E26BA">
        <w:fldChar w:fldCharType="separate"/>
      </w:r>
      <w:r w:rsidR="009E26BA" w:rsidRPr="009E26BA">
        <w:rPr>
          <w:noProof/>
        </w:rPr>
        <w:t>(but see Ware et al. 2016)</w:t>
      </w:r>
      <w:r w:rsidR="009E26BA">
        <w:fldChar w:fldCharType="end"/>
      </w:r>
      <w:r w:rsidR="009E26BA">
        <w:t xml:space="preserve">. </w:t>
      </w:r>
      <w:r w:rsidR="00A42D8B">
        <w:t>Thus, while these studies provide a foundation for predicting Arctic invasions, our understanding of high-latitude invasions remains thin, especially with our ability to generalize across multiple taxa and stages of invasion.</w:t>
      </w:r>
    </w:p>
    <w:p w14:paraId="4F607CA3" w14:textId="77777777" w:rsidR="001564A4" w:rsidRDefault="001564A4" w:rsidP="001D6B6C">
      <w:pPr>
        <w:spacing w:line="360" w:lineRule="auto"/>
        <w:contextualSpacing/>
      </w:pPr>
    </w:p>
    <w:p w14:paraId="1044DCC9" w14:textId="3988BE09" w:rsidR="00E670A9" w:rsidRDefault="00EE196E" w:rsidP="002674FC">
      <w:pPr>
        <w:spacing w:line="360" w:lineRule="auto"/>
        <w:contextualSpacing/>
      </w:pPr>
      <w:r>
        <w:t>T</w:t>
      </w:r>
      <w:r w:rsidR="001564A4">
        <w:t>he role of temperature on biological introductions in the Arctic is becoming increasingly urgent to elucidate in light of warming sea temperatures</w:t>
      </w:r>
      <w:r w:rsidR="002674FC">
        <w:t xml:space="preserve"> and increased vessel traffic</w:t>
      </w:r>
      <w:r w:rsidR="001564A4">
        <w:t>.</w:t>
      </w:r>
      <w:r w:rsidR="009A4A26">
        <w:t xml:space="preserve"> In recent decades, the Arctic has experienced record-setting declines in sea ice thickness and extent, and surface air temperatures have increased at a harrowing pace: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3E6B44">
        <w:t>These w</w:t>
      </w:r>
      <w:r w:rsidR="00254473">
        <w:t xml:space="preserve">arming sea </w:t>
      </w:r>
      <w:r w:rsidR="009A4A26">
        <w:t xml:space="preserve">temperatures and </w:t>
      </w:r>
      <w:r w:rsidR="00FF5E52">
        <w:t xml:space="preserve">reductions in </w:t>
      </w:r>
      <w:r w:rsidR="009A4A26">
        <w:t xml:space="preserve">sea </w:t>
      </w:r>
      <w:r w:rsidR="009A4A26">
        <w:lastRenderedPageBreak/>
        <w:t xml:space="preserve">ice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854D23">
        <w:t xml:space="preserve"> </w:t>
      </w:r>
      <w:r w:rsidR="00C72753">
        <w:t xml:space="preserve">. </w:t>
      </w:r>
      <w:r w:rsidR="002674FC">
        <w:t xml:space="preserve">These warming climatic conditions have also favoured expansions in global shipping and other human activities. </w:t>
      </w:r>
      <w:commentRangeStart w:id="23"/>
      <w:r w:rsidR="006244EA">
        <w:t xml:space="preserve">Since the beginning </w:t>
      </w:r>
      <w:commentRangeEnd w:id="23"/>
      <w:r w:rsidR="006244EA">
        <w:rPr>
          <w:rStyle w:val="CommentReference"/>
        </w:rPr>
        <w:commentReference w:id="23"/>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24"/>
      <w:r w:rsidR="006244EA" w:rsidRPr="006244EA">
        <w:rPr>
          <w:highlight w:val="yellow"/>
        </w:rPr>
        <w:t>((add stats)</w:t>
      </w:r>
      <w:commentRangeEnd w:id="24"/>
      <w:r w:rsidR="004F6FD9">
        <w:rPr>
          <w:rStyle w:val="CommentReference"/>
        </w:rPr>
        <w:commentReference w:id="24"/>
      </w:r>
      <w:r w:rsidR="006244EA" w:rsidRPr="006244EA">
        <w:rPr>
          <w:highlight w:val="yellow"/>
        </w:rPr>
        <w:t>).</w:t>
      </w:r>
      <w:r w:rsidR="006244EA">
        <w:t xml:space="preserve"> B</w:t>
      </w:r>
      <w:r w:rsidR="006244EA" w:rsidRPr="00CA4945">
        <w:t xml:space="preserve">y 2020, 2% to 8% of </w:t>
      </w:r>
      <w:r w:rsidR="006244EA" w:rsidRPr="00A27824">
        <w:rPr>
          <w:highlight w:val="yellow"/>
        </w:rPr>
        <w:t>the XXX</w:t>
      </w:r>
      <w:r w:rsidR="006244EA" w:rsidRPr="00CA4945">
        <w:t xml:space="preserve"> vessels currently transiting through the Panama and Suez canals are expected to start using Arctic routes instead</w:t>
      </w:r>
      <w:r w:rsidR="006244EA">
        <w:t>, as these routes provide faster connections between northern Europe and North America.</w:t>
      </w:r>
      <w:r w:rsidR="006244EA" w:rsidRPr="00CA4945">
        <w:t xml:space="preserve"> </w:t>
      </w:r>
      <w:r w:rsidR="006244EA">
        <w:t>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2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polar regions.</w:t>
      </w:r>
    </w:p>
    <w:p w14:paraId="69A0D4A8" w14:textId="77777777" w:rsidR="00552F17" w:rsidDel="00D655FC" w:rsidRDefault="00552F17" w:rsidP="00CA4945">
      <w:pPr>
        <w:spacing w:before="200" w:line="360" w:lineRule="auto"/>
        <w:contextualSpacing/>
        <w:rPr>
          <w:del w:id="26" w:author="Amanda Droghini" w:date="2018-02-14T07:41:00Z"/>
        </w:rPr>
      </w:pPr>
      <w:bookmarkStart w:id="27" w:name="_m7oo5zak2jfc" w:colFirst="0" w:colLast="0"/>
      <w:bookmarkStart w:id="28" w:name="_rq0l47zex3zr" w:colFirst="0" w:colLast="0"/>
      <w:bookmarkEnd w:id="27"/>
      <w:bookmarkEnd w:id="28"/>
    </w:p>
    <w:p w14:paraId="5ECBACE1" w14:textId="1AED0734" w:rsidR="00723773" w:rsidDel="00D655FC" w:rsidRDefault="00874591" w:rsidP="00D655FC">
      <w:pPr>
        <w:spacing w:before="200" w:line="360" w:lineRule="auto"/>
        <w:contextualSpacing/>
        <w:rPr>
          <w:del w:id="29" w:author="Amanda Droghini" w:date="2018-02-14T07:41:00Z"/>
          <w:highlight w:val="white"/>
        </w:rPr>
      </w:pPr>
      <w:del w:id="3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31" w:name="_8ktb2c9fr4av" w:colFirst="0" w:colLast="0"/>
      <w:bookmarkEnd w:id="31"/>
    </w:p>
    <w:p w14:paraId="62CE6144" w14:textId="3D4E9C55" w:rsidR="004403F9" w:rsidRDefault="00463580" w:rsidP="004403F9">
      <w:pPr>
        <w:spacing w:before="200" w:line="360" w:lineRule="auto"/>
        <w:contextualSpacing/>
      </w:pPr>
      <w:r>
        <w:t xml:space="preserve">In this paper, </w:t>
      </w:r>
      <w:del w:id="3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had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BF2E14" w:rsidRPr="00CA4945">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commentRangeStart w:id="33"/>
      <w:r w:rsidR="00AF591D">
        <w:t xml:space="preserve">We </w:t>
      </w:r>
      <w:r w:rsidR="00DD3EDE">
        <w:t xml:space="preserve">hypothesized that survival would depend on species’ tolerance to cold water temperatures, and predicted that NIS </w:t>
      </w:r>
      <w:r w:rsidR="008C5BFA">
        <w:t xml:space="preserve">richness would be higher in the southern Bering Sea, and decline </w:t>
      </w:r>
      <w:r w:rsidR="009B4D52">
        <w:t xml:space="preserve">in the </w:t>
      </w:r>
      <w:r w:rsidR="008C5BFA">
        <w:t>north</w:t>
      </w:r>
      <w:r w:rsidR="009B4D52">
        <w:t>.</w:t>
      </w:r>
      <w:commentRangeEnd w:id="33"/>
      <w:r w:rsidR="008C5BFA">
        <w:rPr>
          <w:rStyle w:val="CommentReference"/>
          <w:rFonts w:ascii="Arial" w:eastAsia="Arial" w:hAnsi="Arial" w:cs="Arial"/>
          <w:color w:val="000000"/>
          <w:lang w:val="en-US" w:eastAsia="en-US"/>
        </w:rPr>
        <w:commentReference w:id="33"/>
      </w:r>
      <w:r w:rsidR="009B4D52">
        <w:t xml:space="preserve"> Because climate change is expected to increase water temperatures in the Bering Sea, w</w:t>
      </w:r>
      <w:r w:rsidR="00E35792">
        <w:t>e</w:t>
      </w:r>
      <w:r w:rsidR="009B4D52">
        <w:t xml:space="preserve"> predicted that habitat would become more suitable for non-native taxa in the future.</w:t>
      </w:r>
      <w:r w:rsidR="00B34C45">
        <w:t xml:space="preserve"> </w:t>
      </w:r>
      <w:del w:id="34" w:author="Amanda Droghini" w:date="2018-02-21T16:41:00Z">
        <w:r w:rsidR="00F24EA9" w:rsidDel="00F24EA9">
          <w:delText xml:space="preserve">We and </w:delText>
        </w:r>
        <w:r w:rsidR="00874591" w:rsidRPr="00CA4945" w:rsidDel="00F24EA9">
          <w:delText xml:space="preserve"> </w:delText>
        </w:r>
        <w:commentRangeStart w:id="35"/>
        <w:r w:rsidR="00433E19" w:rsidRPr="00433E19" w:rsidDel="00F24EA9">
          <w:rPr>
            <w:color w:val="FF0000"/>
          </w:rPr>
          <w:delText xml:space="preserve">species-specific </w:delText>
        </w:r>
        <w:commentRangeEnd w:id="35"/>
        <w:r w:rsidR="00D9788D" w:rsidDel="00F24EA9">
          <w:rPr>
            <w:rStyle w:val="CommentReference"/>
          </w:rPr>
          <w:commentReference w:id="35"/>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commentRangeStart w:id="36"/>
      <w:r w:rsidR="00286504">
        <w:t>Our work extends previous research by providing a comprehensive assessment of the role of temperature on high-latitude invasions, and addresses an important knowledge gap in Pacific Arctic research</w:t>
      </w:r>
      <w:r w:rsidR="00286504" w:rsidRPr="004403F9">
        <w:rPr>
          <w:highlight w:val="yellow"/>
        </w:rPr>
        <w:t>.</w:t>
      </w:r>
      <w:commentRangeEnd w:id="36"/>
      <w:r w:rsidR="00117F07" w:rsidRPr="004403F9">
        <w:rPr>
          <w:rStyle w:val="CommentReference"/>
          <w:highlight w:val="yellow"/>
        </w:rPr>
        <w:commentReference w:id="36"/>
      </w:r>
      <w:r w:rsidR="004403F9" w:rsidRPr="004403F9">
        <w:rPr>
          <w:highlight w:val="yellow"/>
        </w:rPr>
        <w:t xml:space="preserve"> </w:t>
      </w:r>
      <w:del w:id="37"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r w:rsidR="004403F9" w:rsidRPr="004403F9">
        <w:rPr>
          <w:highlight w:val="yellow"/>
        </w:rPr>
        <w:t xml:space="preserve">We hope that it can be used to inform monitoring efforts </w:t>
      </w:r>
      <w:r w:rsidR="00B34C45">
        <w:rPr>
          <w:highlight w:val="yellow"/>
        </w:rPr>
        <w:t xml:space="preserve">by identifying priority, high-risk areas </w:t>
      </w:r>
      <w:r w:rsidR="004403F9" w:rsidRPr="004403F9">
        <w:rPr>
          <w:highlight w:val="yellow"/>
        </w:rPr>
        <w:t>to protect this pristine and unique ecosystem.</w:t>
      </w:r>
      <w:r w:rsidR="004403F9" w:rsidRPr="00CA4945">
        <w:t xml:space="preserve"> </w:t>
      </w:r>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38" w:name="_8bc9cfv03n6p" w:colFirst="0" w:colLast="0"/>
      <w:bookmarkEnd w:id="38"/>
      <w:r w:rsidRPr="00BB5655">
        <w:lastRenderedPageBreak/>
        <w:t>Methods</w:t>
      </w:r>
    </w:p>
    <w:p w14:paraId="36636D33" w14:textId="77777777" w:rsidR="00723773" w:rsidRPr="00BB5655" w:rsidRDefault="00874591" w:rsidP="00BB5655">
      <w:pPr>
        <w:pStyle w:val="Heading2"/>
      </w:pPr>
      <w:bookmarkStart w:id="39" w:name="_kncwpiu8qj9q" w:colFirst="0" w:colLast="0"/>
      <w:bookmarkEnd w:id="39"/>
      <w:r w:rsidRPr="00BB5655">
        <w:t>Study area</w:t>
      </w:r>
    </w:p>
    <w:p w14:paraId="5ECF60A5" w14:textId="166ACEB9" w:rsidR="00274537" w:rsidRPr="00CA4945" w:rsidRDefault="00874591" w:rsidP="00CA4945">
      <w:pPr>
        <w:spacing w:before="200" w:line="360" w:lineRule="auto"/>
        <w:contextualSpacing/>
      </w:pPr>
      <w:bookmarkStart w:id="40" w:name="_a71bbqx0je6i" w:colFirst="0" w:colLast="0"/>
      <w:bookmarkEnd w:id="40"/>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41" w:name="_hngxq6xkmksq" w:colFirst="0" w:colLast="0"/>
      <w:bookmarkStart w:id="42" w:name="_7quuthb2m275" w:colFirst="0" w:colLast="0"/>
      <w:bookmarkEnd w:id="41"/>
      <w:bookmarkEnd w:id="42"/>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43"/>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43"/>
      <w:r w:rsidR="004D0EA5">
        <w:rPr>
          <w:rStyle w:val="CommentReference"/>
        </w:rPr>
        <w:commentReference w:id="43"/>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the National Exotic Marine and Estuarine Species Information System (NEMESIS; Fofonoff et al. 2003) and the Nonindigenous Aquatic Species Database (NAS; Fuller and Benson 2013)</w:t>
      </w:r>
      <w:r w:rsidR="00CB2DA7" w:rsidRPr="00CA4945">
        <w:t xml:space="preserve">. </w:t>
      </w:r>
      <w:r w:rsidR="00A35F41" w:rsidRPr="00CA4945">
        <w:t xml:space="preserve">Given the time required for ranking, the list was </w:t>
      </w:r>
      <w:r w:rsidR="00A35F41" w:rsidRPr="00CA4945">
        <w:lastRenderedPageBreak/>
        <w:t>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euryhaline species capable of tolerating salinities of at least 30 parts per trillion (ppt) </w:t>
      </w:r>
      <w:r w:rsidR="00051D9C" w:rsidRPr="00CA4945">
        <w:t xml:space="preserve">for part or all of their life cycle </w:t>
      </w:r>
      <w:r w:rsidR="00411758" w:rsidRPr="00CA4945">
        <w:t>(</w:t>
      </w:r>
      <w:r w:rsidR="00411758" w:rsidRPr="00CA4945">
        <w:rPr>
          <w:highlight w:val="yellow"/>
        </w:rPr>
        <w:t>Appendix A</w:t>
      </w:r>
      <w:r w:rsidR="00411758" w:rsidRPr="00CA4945">
        <w:t>). The most common taxonomic groups were Crustacea (N=15), Mollusca (N=11), and Tunicata (N=8). Included in this list were two anadromous fish (</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w:t>
      </w:r>
      <w:r w:rsidR="00D1665D" w:rsidRPr="00CA4945">
        <w:rPr>
          <w:rFonts w:ascii="Times New Roman" w:hAnsi="Times New Roman" w:cs="Times New Roman"/>
          <w:sz w:val="24"/>
          <w:szCs w:val="24"/>
        </w:rPr>
        <w:lastRenderedPageBreak/>
        <w:t xml:space="preserve">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44" w:name="_65lsst1yvtve" w:colFirst="0" w:colLast="0"/>
      <w:bookmarkEnd w:id="44"/>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45"/>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45"/>
      <w:r w:rsidR="001D23FF">
        <w:rPr>
          <w:rStyle w:val="CommentReference"/>
          <w:rFonts w:ascii="Arial" w:eastAsia="Arial" w:hAnsi="Arial" w:cs="Arial"/>
          <w:color w:val="000000"/>
          <w:lang w:val="en-US" w:eastAsia="en-US"/>
        </w:rPr>
        <w:commentReference w:id="45"/>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46"/>
      <w:r w:rsidRPr="00CA4945">
        <w:rPr>
          <w:rFonts w:eastAsia="Calibri"/>
          <w:highlight w:val="cyan"/>
        </w:rPr>
        <w:t>future</w:t>
      </w:r>
      <w:commentRangeEnd w:id="46"/>
      <w:r w:rsidR="00C167D4" w:rsidRPr="00CA4945">
        <w:rPr>
          <w:rStyle w:val="CommentReference"/>
          <w:sz w:val="24"/>
          <w:szCs w:val="24"/>
        </w:rPr>
        <w:commentReference w:id="46"/>
      </w:r>
      <w:r w:rsidRPr="00CA4945">
        <w:rPr>
          <w:rFonts w:eastAsia="Calibri"/>
        </w:rPr>
        <w:t xml:space="preserve"> (2030-2039)</w:t>
      </w:r>
      <w:bookmarkStart w:id="47" w:name="_4v4jhbwuqx9t" w:colFirst="0" w:colLast="0"/>
      <w:bookmarkEnd w:id="47"/>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48" w:name="_go101y7lehct" w:colFirst="0" w:colLast="0"/>
      <w:bookmarkEnd w:id="48"/>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49"/>
      <w:r w:rsidRPr="00CA4945">
        <w:rPr>
          <w:rFonts w:ascii="Times New Roman" w:hAnsi="Times New Roman" w:cs="Times New Roman"/>
          <w:sz w:val="24"/>
          <w:szCs w:val="24"/>
        </w:rPr>
        <w:t xml:space="preserve">1) year-round survival, 2) weekly survival, and 3) weekly reproduction. </w:t>
      </w:r>
      <w:commentRangeEnd w:id="49"/>
      <w:r w:rsidR="004D0EA5">
        <w:rPr>
          <w:rStyle w:val="CommentReference"/>
        </w:rPr>
        <w:commentReference w:id="49"/>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w:t>
      </w:r>
      <w:r w:rsidRPr="00CA4945">
        <w:rPr>
          <w:rFonts w:ascii="Times New Roman" w:hAnsi="Times New Roman" w:cs="Times New Roman"/>
          <w:sz w:val="24"/>
          <w:szCs w:val="24"/>
        </w:rPr>
        <w:lastRenderedPageBreak/>
        <w:t>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50" w:name="_tsqvpqt531zu" w:colFirst="0" w:colLast="0"/>
      <w:bookmarkEnd w:id="50"/>
      <w:r w:rsidRPr="00CA4945">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51"/>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51"/>
      <w:r w:rsidR="002440E1" w:rsidRPr="00CA4945">
        <w:rPr>
          <w:rStyle w:val="CommentReference"/>
          <w:sz w:val="24"/>
          <w:szCs w:val="24"/>
        </w:rPr>
        <w:commentReference w:id="51"/>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52"/>
      <w:r w:rsidRPr="00CA4945">
        <w:t xml:space="preserve">Percent decrease </w:t>
      </w:r>
      <w:commentRangeEnd w:id="52"/>
      <w:r w:rsidR="002440E1" w:rsidRPr="00CA4945">
        <w:rPr>
          <w:rStyle w:val="CommentReference"/>
          <w:sz w:val="24"/>
          <w:szCs w:val="24"/>
        </w:rPr>
        <w:commentReference w:id="52"/>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53" w:name="_rop02eo1ktca" w:colFirst="0" w:colLast="0"/>
      <w:bookmarkEnd w:id="53"/>
      <w:r w:rsidRPr="00CA4945">
        <w:rPr>
          <w:highlight w:val="cyan"/>
        </w:rPr>
        <w:lastRenderedPageBreak/>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54" w:name="_3wi5gvsme5f5" w:colFirst="0" w:colLast="0"/>
      <w:bookmarkEnd w:id="54"/>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lastRenderedPageBreak/>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55" w:name="_5gdnwtfpo87" w:colFirst="0" w:colLast="0"/>
      <w:bookmarkEnd w:id="55"/>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56"/>
      <w:ins w:id="57" w:author="Amanda Droghini" w:date="2018-02-08T21:44:00Z">
        <w:r w:rsidR="00AC39F9">
          <w:t>1/3 of the taxa we considered had minimum temperature toleranc</w:t>
        </w:r>
      </w:ins>
      <w:ins w:id="58" w:author="Amanda Droghini" w:date="2018-02-08T21:45:00Z">
        <w:r w:rsidR="00AC39F9">
          <w:t>es</w:t>
        </w:r>
      </w:ins>
      <w:ins w:id="59" w:author="Amanda Droghini" w:date="2018-02-08T21:44:00Z">
        <w:r w:rsidR="00AC39F9">
          <w:t xml:space="preserve"> </w:t>
        </w:r>
      </w:ins>
      <w:ins w:id="60" w:author="Amanda Droghini" w:date="2018-02-08T21:45:00Z">
        <w:r w:rsidR="00AC39F9">
          <w:t xml:space="preserve">of 0C </w:t>
        </w:r>
        <w:commentRangeEnd w:id="56"/>
        <w:r w:rsidR="00AC39F9">
          <w:rPr>
            <w:rStyle w:val="CommentReference"/>
          </w:rPr>
          <w:commentReference w:id="56"/>
        </w:r>
      </w:ins>
    </w:p>
    <w:p w14:paraId="22CE51BC" w14:textId="5C76709F" w:rsidR="00723773" w:rsidRPr="00CA4945" w:rsidRDefault="00874591" w:rsidP="00BB5655">
      <w:pPr>
        <w:pStyle w:val="Heading2"/>
        <w:rPr>
          <w:highlight w:val="white"/>
        </w:rPr>
      </w:pPr>
      <w:commentRangeStart w:id="61"/>
      <w:r w:rsidRPr="00CA4945">
        <w:rPr>
          <w:highlight w:val="white"/>
        </w:rPr>
        <w:t>Survival</w:t>
      </w:r>
      <w:commentRangeEnd w:id="61"/>
      <w:r w:rsidR="004D0EA5">
        <w:rPr>
          <w:rStyle w:val="CommentReference"/>
          <w:rFonts w:ascii="Arial" w:hAnsi="Arial" w:cs="Arial"/>
          <w:b w:val="0"/>
        </w:rPr>
        <w:commentReference w:id="61"/>
      </w:r>
    </w:p>
    <w:p w14:paraId="318CA747" w14:textId="5EE8D054" w:rsidR="008D29CF" w:rsidRPr="00125B66" w:rsidDel="00125B66" w:rsidRDefault="00874591" w:rsidP="00125B66">
      <w:pPr>
        <w:spacing w:before="200" w:line="360" w:lineRule="auto"/>
        <w:contextualSpacing/>
        <w:rPr>
          <w:del w:id="62"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63"/>
      <w:r w:rsidR="000C2CEA" w:rsidRPr="00CA4945">
        <w:t>Figure 4</w:t>
      </w:r>
      <w:commentRangeEnd w:id="63"/>
      <w:r w:rsidR="000C2CEA" w:rsidRPr="00CA4945">
        <w:commentReference w:id="63"/>
      </w:r>
      <w:r w:rsidR="000C2CEA" w:rsidRPr="00CA4945">
        <w:t>)</w:t>
      </w:r>
      <w:r w:rsidR="000C2CEA">
        <w:t xml:space="preserve">. but for the most part habitat is unsuitable </w:t>
      </w:r>
      <w:r w:rsidR="000C2CEA" w:rsidRPr="00CA4945">
        <w:t xml:space="preserve">from December to early May (weeks 49 to 19), when temperatures </w:t>
      </w:r>
      <w:r w:rsidR="000C2CEA" w:rsidRPr="00CA4945">
        <w:rPr>
          <w:highlight w:val="red"/>
        </w:rPr>
        <w:t>are below 1°C</w:t>
      </w:r>
      <w:r w:rsidR="000C2CEA">
        <w:t xml:space="preserve"> (Figure 4).</w:t>
      </w:r>
      <w:r w:rsidR="00125B66">
        <w:t xml:space="preserve"> Non-native species richness follows a strong latitudinal pattern. Our models predict that the </w:t>
      </w:r>
      <w:del w:id="64"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65"/>
      <w:r w:rsidR="00125B66" w:rsidRPr="00CA4945">
        <w:rPr>
          <w:rFonts w:eastAsia="Calibri"/>
          <w:highlight w:val="white"/>
        </w:rPr>
        <w:lastRenderedPageBreak/>
        <w:t>Bristol Bay</w:t>
      </w:r>
      <w:commentRangeEnd w:id="65"/>
      <w:r w:rsidR="00125B66">
        <w:rPr>
          <w:rFonts w:eastAsia="Calibri"/>
        </w:rPr>
        <w:t>, can</w:t>
      </w:r>
      <w:r w:rsidR="00125B66" w:rsidRPr="00CA4945">
        <w:commentReference w:id="65"/>
      </w:r>
      <w:r w:rsidR="00125B66">
        <w:rPr>
          <w:rFonts w:eastAsia="Calibri"/>
          <w:highlight w:val="white"/>
        </w:rPr>
        <w:t xml:space="preserve"> support the highest number of non-native taxa</w:t>
      </w:r>
      <w:r w:rsidRPr="00CA4945">
        <w:rPr>
          <w:rFonts w:eastAsia="Calibri"/>
          <w:highlight w:val="white"/>
        </w:rPr>
        <w:t xml:space="preserve"> </w:t>
      </w:r>
      <w:r w:rsidRPr="00CA4945">
        <w:rPr>
          <w:rFonts w:eastAsia="Calibri"/>
        </w:rPr>
        <w:t>(</w:t>
      </w:r>
      <w:commentRangeStart w:id="66"/>
      <w:r w:rsidRPr="00CA4945">
        <w:rPr>
          <w:rFonts w:eastAsia="Calibri"/>
        </w:rPr>
        <w:t xml:space="preserve">Figure </w:t>
      </w:r>
      <w:commentRangeEnd w:id="66"/>
      <w:r w:rsidRPr="00CA4945">
        <w:commentReference w:id="66"/>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for nearly all assessed species</w:t>
      </w:r>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By 2039, between 37% and 60% of the Bering Sea shelf is predicted to become suitable for at least one of the modeled species (Table 1). In contrast, only a small amount of habitat (less than 7%) is expected to switch from suitable to unsuitable (Table 1). In general, the ROMS project a northward expansion of suitable habitat in the southeastern Bering Sea, and eastward into Bristol Bay (</w:t>
      </w:r>
      <w:commentRangeStart w:id="67"/>
      <w:r w:rsidR="008D29CF" w:rsidRPr="00CA4945">
        <w:rPr>
          <w:rFonts w:eastAsia="Calibri"/>
        </w:rPr>
        <w:t>Figure 3</w:t>
      </w:r>
      <w:commentRangeEnd w:id="67"/>
      <w:r w:rsidR="008D29CF" w:rsidRPr="00CA4945">
        <w:commentReference w:id="67"/>
      </w:r>
      <w:r w:rsidR="008D29CF" w:rsidRPr="00CA4945">
        <w:rPr>
          <w:rFonts w:eastAsia="Calibri"/>
        </w:rPr>
        <w:t xml:space="preserve">). </w:t>
      </w:r>
      <w:r w:rsidR="008D29CF" w:rsidRPr="00CA4945">
        <w:rPr>
          <w:shd w:val="clear" w:color="auto" w:fill="FFFFFF"/>
        </w:rPr>
        <w:t xml:space="preserve">Both </w:t>
      </w:r>
      <w:r w:rsidR="008D29CF" w:rsidRPr="00CA4945">
        <w:t>CGCM3-t47 and MIROC3.2 models project mid-century (2030 – 2039) conditions that would enable one additional species to survive year-round</w:t>
      </w:r>
      <w:r w:rsidR="000C2CEA">
        <w:rPr>
          <w:rFonts w:eastAsia="Calibri"/>
        </w:rPr>
        <w:t xml:space="preserve"> (Table 1).</w:t>
      </w:r>
      <w:r w:rsidR="00A85C6F">
        <w:rPr>
          <w:rFonts w:eastAsia="Calibri"/>
        </w:rPr>
        <w:t xml:space="preserve"> Species with max salinity tolerances &lt;=30ppt have little survival habitat.</w:t>
      </w:r>
    </w:p>
    <w:p w14:paraId="17326366" w14:textId="77777777" w:rsidR="00723773" w:rsidRPr="00CA4945" w:rsidDel="00125B66" w:rsidRDefault="00723773" w:rsidP="00CA4945">
      <w:pPr>
        <w:spacing w:line="360" w:lineRule="auto"/>
        <w:contextualSpacing/>
        <w:rPr>
          <w:del w:id="68" w:author="Amanda Droghini" w:date="2018-02-17T08:51:00Z"/>
          <w:rFonts w:eastAsia="Calibri"/>
          <w:color w:val="222222"/>
          <w:highlight w:val="red"/>
        </w:rPr>
      </w:pPr>
    </w:p>
    <w:p w14:paraId="3C547807" w14:textId="68A0C805" w:rsidR="00723773" w:rsidDel="00125B66" w:rsidRDefault="00874591">
      <w:pPr>
        <w:spacing w:before="200" w:line="360" w:lineRule="auto"/>
        <w:ind w:firstLine="0"/>
        <w:contextualSpacing/>
        <w:rPr>
          <w:del w:id="69" w:author="Amanda Droghini" w:date="2018-02-17T08:51:00Z"/>
        </w:rPr>
        <w:pPrChange w:id="70" w:author="Amanda Droghini" w:date="2018-02-17T08:51:00Z">
          <w:pPr>
            <w:spacing w:before="200" w:line="360" w:lineRule="auto"/>
            <w:contextualSpacing/>
          </w:pPr>
        </w:pPrChange>
      </w:pPr>
      <w:del w:id="71"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contextualSpacing/>
      </w:pP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72" w:author="Amanda Droghini" w:date="2018-02-04T09:17:00Z"/>
        </w:rPr>
      </w:pPr>
      <w:commentRangeStart w:id="73"/>
      <w:del w:id="74"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73"/>
    <w:p w14:paraId="64C2349D" w14:textId="643CB877" w:rsidR="001B0CB7" w:rsidRPr="004E6C5F" w:rsidRDefault="000436EB" w:rsidP="004E6C5F">
      <w:pPr>
        <w:spacing w:line="360" w:lineRule="auto"/>
        <w:contextualSpacing/>
        <w:rPr>
          <w:lang w:val="en-US"/>
        </w:rPr>
      </w:pPr>
      <w:r>
        <w:rPr>
          <w:rStyle w:val="CommentReference"/>
        </w:rPr>
        <w:commentReference w:id="73"/>
      </w:r>
      <w:r w:rsidR="00AF4943" w:rsidRPr="00CA4945">
        <w:t xml:space="preserve">Suitable habitat for reproduction was identified for 20 to 24 species (out of 29)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75"/>
      <w:r w:rsidR="004E6C5F" w:rsidRPr="004E6C5F">
        <w:rPr>
          <w:highlight w:val="yellow"/>
        </w:rPr>
        <w:t>Species that require temperatures</w:t>
      </w:r>
      <w:commentRangeEnd w:id="75"/>
      <w:r w:rsidR="004E6C5F" w:rsidRPr="004E6C5F">
        <w:rPr>
          <w:rStyle w:val="CommentReference"/>
          <w:rFonts w:ascii="Arial" w:eastAsia="Arial" w:hAnsi="Arial" w:cs="Arial"/>
          <w:color w:val="000000"/>
          <w:highlight w:val="yellow"/>
          <w:lang w:val="en-US" w:eastAsia="en-US"/>
        </w:rPr>
        <w:commentReference w:id="75"/>
      </w:r>
      <w:r w:rsidR="004E6C5F" w:rsidRPr="004E6C5F">
        <w:rPr>
          <w:highlight w:val="yellow"/>
        </w:rPr>
        <w:t xml:space="preserve"> </w:t>
      </w:r>
      <w:r w:rsidR="004E6C5F" w:rsidRPr="004E6C5F">
        <w:rPr>
          <w:highlight w:val="yellow"/>
          <w:lang w:val="en-US"/>
        </w:rPr>
        <w:t>&gt;= 15</w:t>
      </w:r>
      <w:r w:rsidR="004E6C5F" w:rsidRPr="004E6C5F">
        <w:rPr>
          <w:highlight w:val="yellow"/>
        </w:rPr>
        <w:t>°C had 10-year averages &lt;1 meaning they won’t encounter suitable temps every year. Species = 12C have an average of 5.5 (SD=2.8) consecutive weeks, while species =10C have nearly three months of suitable reproductive temperatures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76"/>
      <w:r w:rsidR="0034065B" w:rsidRPr="00CA4945">
        <w:t>several species had less than one week of suitable habitat</w:t>
      </w:r>
      <w:commentRangeEnd w:id="76"/>
      <w:r w:rsidR="0034065B">
        <w:rPr>
          <w:rStyle w:val="CommentReference"/>
        </w:rPr>
        <w:commentReference w:id="76"/>
      </w:r>
      <w:r w:rsidR="0034065B" w:rsidRPr="00CA4945">
        <w:t xml:space="preserve">, and </w:t>
      </w:r>
      <w:commentRangeStart w:id="77"/>
      <w:r w:rsidR="0034065B" w:rsidRPr="00CA4945">
        <w:t xml:space="preserve">an average of </w:t>
      </w:r>
      <w:commentRangeEnd w:id="77"/>
      <w:r w:rsidR="0034065B">
        <w:rPr>
          <w:rStyle w:val="CommentReference"/>
        </w:rPr>
        <w:commentReference w:id="77"/>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require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 xml:space="preserve">y mid-century, the number of suitable weeks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lastRenderedPageBreak/>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78"/>
      <w:r w:rsidR="0034065B" w:rsidRPr="00CA4945">
        <w:rPr>
          <w:rFonts w:eastAsia="Calibri"/>
          <w:highlight w:val="white"/>
        </w:rPr>
        <w:t>Alaska</w:t>
      </w:r>
      <w:commentRangeEnd w:id="78"/>
      <w:r w:rsidR="0034065B" w:rsidRPr="00CA4945">
        <w:commentReference w:id="78"/>
      </w:r>
      <w:r w:rsidR="0034065B" w:rsidRPr="00CA4945">
        <w:rPr>
          <w:rFonts w:eastAsia="Calibri"/>
          <w:highlight w:val="white"/>
          <w:vertAlign w:val="superscript"/>
        </w:rPr>
        <w:footnoteReference w:id="1"/>
      </w:r>
      <w:r w:rsidRPr="00CA4945">
        <w:rPr>
          <w:rFonts w:eastAsia="Calibri"/>
          <w:highlight w:val="white"/>
        </w:rPr>
        <w:t xml:space="preserve">for Bering Sea ports </w:t>
      </w:r>
      <w:del w:id="79"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80"/>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80"/>
      <w:r w:rsidR="00E05BC2">
        <w:rPr>
          <w:rStyle w:val="CommentReference"/>
        </w:rPr>
        <w:commentReference w:id="80"/>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81"/>
      <w:r w:rsidR="0034065B" w:rsidRPr="00CA4945">
        <w:rPr>
          <w:rFonts w:eastAsia="Calibri"/>
          <w:highlight w:val="white"/>
        </w:rPr>
        <w:t>Figure 6</w:t>
      </w:r>
      <w:commentRangeEnd w:id="81"/>
      <w:r w:rsidR="0034065B" w:rsidRPr="00CA4945">
        <w:commentReference w:id="81"/>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82"/>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82"/>
      <w:r w:rsidRPr="00CA4945">
        <w:commentReference w:id="82"/>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83"/>
      <w:r w:rsidRPr="00CA4945">
        <w:rPr>
          <w:rFonts w:eastAsia="Calibri"/>
          <w:highlight w:val="white"/>
        </w:rPr>
        <w:t>Figure 5a</w:t>
      </w:r>
      <w:commentRangeEnd w:id="83"/>
      <w:r w:rsidRPr="00CA4945">
        <w:commentReference w:id="83"/>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w:t>
      </w:r>
      <w:r w:rsidRPr="00CA4945">
        <w:rPr>
          <w:rFonts w:eastAsia="Calibri"/>
          <w:highlight w:val="white"/>
        </w:rPr>
        <w:lastRenderedPageBreak/>
        <w:t>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84" w:name="_wsrma7mknuak" w:colFirst="0" w:colLast="0"/>
      <w:bookmarkEnd w:id="84"/>
      <w:r w:rsidRPr="00CA4945">
        <w:t>Discussion</w:t>
      </w:r>
    </w:p>
    <w:p w14:paraId="4F965CF2" w14:textId="14447E92" w:rsidR="00E85FCC" w:rsidRDefault="00EC58C3" w:rsidP="00D10BCD">
      <w:pPr>
        <w:spacing w:line="360" w:lineRule="auto"/>
        <w:contextualSpacing/>
        <w:rPr>
          <w:color w:val="FF0000"/>
        </w:rPr>
      </w:pPr>
      <w:moveToRangeStart w:id="85" w:author="Amanda Droghini" w:date="2018-03-07T17:06:00Z" w:name="move508205747"/>
      <w:ins w:id="86" w:author="Amanda Droghini" w:date="2018-03-07T17:06:00Z">
        <w:r>
          <w:t>T</w:t>
        </w:r>
        <w:r w:rsidRPr="00BA54CA">
          <w:t xml:space="preserve">he oceanographic and socioeconomic realities of Arctic marine ecosystems are rapidly changing. At the same time, </w:t>
        </w:r>
        <w:r>
          <w:t>because</w:t>
        </w:r>
        <w:r w:rsidRPr="00BA54CA">
          <w:t xml:space="preserve"> </w:t>
        </w:r>
        <w:r>
          <w:t xml:space="preserve">these systems are </w:t>
        </w:r>
      </w:ins>
      <w:r>
        <w:t>largely uninvaded</w:t>
      </w:r>
      <w:ins w:id="87" w:author="Amanda Droghini" w:date="2018-03-07T17:06:00Z">
        <w:r w:rsidRPr="00BA54CA">
          <w:t xml:space="preserve">, </w:t>
        </w:r>
        <w:r>
          <w:t>they</w:t>
        </w:r>
        <w:r w:rsidRPr="00BA54CA">
          <w:t xml:space="preserve"> are also excellent candidates for prevention and early detection.</w:t>
        </w:r>
      </w:ins>
      <w:moveToRangeEnd w:id="85"/>
      <w:r>
        <w:t xml:space="preserve"> </w:t>
      </w:r>
      <w:commentRangeStart w:id="88"/>
      <w:r w:rsidR="00AE4D8E" w:rsidRPr="00AE4D8E">
        <w:rPr>
          <w:lang w:val="en-US"/>
        </w:rPr>
        <w:t xml:space="preserve">Understanding the drivers of biological invasions </w:t>
      </w:r>
      <w:r>
        <w:rPr>
          <w:lang w:val="en-US"/>
        </w:rPr>
        <w:t xml:space="preserve">in the Arctic </w:t>
      </w:r>
      <w:r w:rsidR="00AE4D8E" w:rsidRPr="00AE4D8E">
        <w:rPr>
          <w:lang w:val="en-US"/>
        </w:rPr>
        <w:t xml:space="preserve">can help </w:t>
      </w:r>
      <w:r>
        <w:rPr>
          <w:lang w:val="en-US"/>
        </w:rPr>
        <w:t>inform monitoring and research programs by</w:t>
      </w:r>
      <w:r w:rsidR="00AE4D8E" w:rsidRPr="00AE4D8E">
        <w:rPr>
          <w:lang w:val="en-US"/>
        </w:rPr>
        <w:t xml:space="preserve"> </w:t>
      </w:r>
      <w:r w:rsidR="00E05BC2">
        <w:rPr>
          <w:lang w:val="en-US"/>
        </w:rPr>
        <w:t>identify</w:t>
      </w:r>
      <w:r>
        <w:rPr>
          <w:lang w:val="en-US"/>
        </w:rPr>
        <w:t>ing</w:t>
      </w:r>
      <w:r w:rsidR="00E05BC2">
        <w:rPr>
          <w:lang w:val="en-US"/>
        </w:rPr>
        <w:t xml:space="preserve"> high-risk areas</w:t>
      </w:r>
      <w:r>
        <w:rPr>
          <w:lang w:val="en-US"/>
        </w:rPr>
        <w:t xml:space="preserve">, </w:t>
      </w:r>
      <w:r w:rsidR="00E05BC2">
        <w:rPr>
          <w:lang w:val="en-US"/>
        </w:rPr>
        <w:t xml:space="preserve">and </w:t>
      </w:r>
      <w:r>
        <w:rPr>
          <w:lang w:val="en-US"/>
        </w:rPr>
        <w:t xml:space="preserve">by </w:t>
      </w:r>
      <w:r w:rsidR="00AE4D8E" w:rsidRPr="00AE4D8E">
        <w:rPr>
          <w:lang w:val="en-US"/>
        </w:rPr>
        <w:t>assess</w:t>
      </w:r>
      <w:r>
        <w:rPr>
          <w:lang w:val="en-US"/>
        </w:rPr>
        <w:t>ing</w:t>
      </w:r>
      <w:r w:rsidR="00AE4D8E" w:rsidRPr="00AE4D8E">
        <w:rPr>
          <w:lang w:val="en-US"/>
        </w:rPr>
        <w:t xml:space="preserve"> the risk posed by </w:t>
      </w:r>
      <w:r>
        <w:rPr>
          <w:lang w:val="en-US"/>
        </w:rPr>
        <w:t xml:space="preserve">specific </w:t>
      </w:r>
      <w:r w:rsidR="00E05BC2">
        <w:rPr>
          <w:lang w:val="en-US"/>
        </w:rPr>
        <w:t>species</w:t>
      </w:r>
      <w:r w:rsidR="00B34C45" w:rsidRPr="00AE4D8E">
        <w:t>.</w:t>
      </w:r>
      <w:r w:rsidR="00B34C45">
        <w:t xml:space="preserve"> </w:t>
      </w:r>
      <w:commentRangeEnd w:id="88"/>
      <w:r w:rsidR="00E05BC2">
        <w:rPr>
          <w:rStyle w:val="CommentReference"/>
          <w:rFonts w:ascii="Arial" w:eastAsia="Arial" w:hAnsi="Arial" w:cs="Arial"/>
          <w:color w:val="000000"/>
          <w:lang w:val="en-US" w:eastAsia="en-US"/>
        </w:rPr>
        <w:commentReference w:id="88"/>
      </w:r>
      <w:r w:rsidR="00E31E78">
        <w:t xml:space="preserve">In this paper, we </w:t>
      </w:r>
      <w:r w:rsidR="00AE4D8E">
        <w:t>explored</w:t>
      </w:r>
      <w:r w:rsidR="003F748B">
        <w:t xml:space="preserve"> whether temperature i</w:t>
      </w:r>
      <w:r w:rsidR="007652B7">
        <w:t xml:space="preserve">s </w:t>
      </w:r>
      <w:r w:rsidR="00AC39F9">
        <w:t>a</w:t>
      </w:r>
      <w:r w:rsidR="007652B7">
        <w:t xml:space="preserve"> limiting factor</w:t>
      </w:r>
      <w:r w:rsidR="00AC39F9">
        <w:t xml:space="preserve"> to </w:t>
      </w:r>
      <w:r w:rsidR="003F748B">
        <w:t>the survival and reproduction of non-native taxa</w:t>
      </w:r>
      <w:r w:rsidR="00AC39F9">
        <w:t xml:space="preserve"> </w:t>
      </w:r>
      <w:r w:rsidR="007652B7">
        <w:t xml:space="preserve">in the </w:t>
      </w:r>
      <w:r w:rsidR="007652B7" w:rsidRPr="0067391E">
        <w:rPr>
          <w:color w:val="000000" w:themeColor="text1"/>
        </w:rPr>
        <w:t>Bering Sea</w:t>
      </w:r>
      <w:r w:rsidR="00E31E78">
        <w:rPr>
          <w:color w:val="000000" w:themeColor="text1"/>
        </w:rPr>
        <w:t>, and quantified the major</w:t>
      </w:r>
      <w:r w:rsidR="00782669">
        <w:rPr>
          <w:color w:val="000000" w:themeColor="text1"/>
        </w:rPr>
        <w:t xml:space="preserve"> </w:t>
      </w:r>
      <w:r w:rsidR="004C4732">
        <w:rPr>
          <w:color w:val="000000" w:themeColor="text1"/>
        </w:rPr>
        <w:t xml:space="preserve">anthropogenic </w:t>
      </w:r>
      <w:r w:rsidR="00E31E78">
        <w:rPr>
          <w:color w:val="000000" w:themeColor="text1"/>
        </w:rPr>
        <w:t>vectors</w:t>
      </w:r>
      <w:r w:rsidR="00782669">
        <w:rPr>
          <w:color w:val="000000" w:themeColor="text1"/>
        </w:rPr>
        <w:t xml:space="preserve"> by which these organisms will be introduced</w:t>
      </w:r>
      <w:r w:rsidR="007652B7" w:rsidRPr="0067391E">
        <w:rPr>
          <w:color w:val="000000" w:themeColor="text1"/>
        </w:rPr>
        <w:t xml:space="preserve">. </w:t>
      </w:r>
      <w:r w:rsidR="00E31E78">
        <w:rPr>
          <w:color w:val="000000" w:themeColor="text1"/>
        </w:rPr>
        <w:t>Across the 42 taxa we examined, survival suitability was predicted as high in the</w:t>
      </w:r>
      <w:r w:rsidR="0067391E">
        <w:t xml:space="preserve"> southern Bering Sea, but d</w:t>
      </w:r>
      <w:r w:rsidR="00E31E78">
        <w:t xml:space="preserve">ecreased drastically </w:t>
      </w:r>
      <w:r w:rsidR="0067391E">
        <w:t xml:space="preserve">in the north. </w:t>
      </w:r>
      <w:r w:rsidR="00E31E78">
        <w:t>Temperatures suitable for growth and reproduction</w:t>
      </w:r>
      <w:r w:rsidR="0067391E">
        <w:t xml:space="preserve"> </w:t>
      </w:r>
      <w:r w:rsidR="00E31E78">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4E6EDC40" w:rsidR="00E85FCC" w:rsidRPr="00B31FD6" w:rsidRDefault="00E85FCC" w:rsidP="00B31FD6">
      <w:pPr>
        <w:pStyle w:val="Heading2"/>
      </w:pPr>
      <w:r w:rsidRPr="00B31FD6">
        <w:t>Survival and the role of winter temperatures</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89"/>
      <w:r w:rsidRPr="00CA4945">
        <w:t>even under projected mid-century conditions (2030-2039)</w:t>
      </w:r>
      <w:commentRangeEnd w:id="89"/>
      <w:r>
        <w:rPr>
          <w:rStyle w:val="CommentReference"/>
          <w:rFonts w:ascii="Arial" w:eastAsia="Arial" w:hAnsi="Arial" w:cs="Arial"/>
          <w:color w:val="000000"/>
          <w:lang w:val="en-US" w:eastAsia="en-US"/>
        </w:rPr>
        <w:commentReference w:id="89"/>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90"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lastRenderedPageBreak/>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91"/>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91"/>
      <w:r w:rsidR="008F5B16">
        <w:rPr>
          <w:rStyle w:val="CommentReference"/>
          <w:rFonts w:ascii="Arial" w:eastAsia="Arial" w:hAnsi="Arial" w:cs="Arial"/>
          <w:color w:val="000000"/>
          <w:lang w:val="en-US" w:eastAsia="en-US"/>
        </w:rPr>
        <w:commentReference w:id="91"/>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92"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w:t>
      </w:r>
      <w:r w:rsidR="00673D74">
        <w:rPr>
          <w:highlight w:val="cyan"/>
        </w:rPr>
        <w:lastRenderedPageBreak/>
        <w:t xml:space="preserve">for reproduction; in theory, these species would have access to many estuaries and rivers. </w:t>
      </w:r>
      <w:r w:rsidR="004E6C5F">
        <w:rPr>
          <w:highlight w:val="cyan"/>
        </w:rPr>
        <w:t xml:space="preserve">For axa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r w:rsidR="004E6C5F" w:rsidRPr="004E6C5F">
        <w:rPr>
          <w:i/>
          <w:highlight w:val="cyan"/>
        </w:rPr>
        <w:t>Amphibalanus amphitrite</w:t>
      </w:r>
      <w:r w:rsidR="004E6C5F">
        <w:rPr>
          <w:highlight w:val="cyan"/>
        </w:rPr>
        <w:t xml:space="preserve">, </w:t>
      </w:r>
      <w:r w:rsidRPr="000A4DAA">
        <w:rPr>
          <w:i/>
          <w:highlight w:val="cyan"/>
        </w:rPr>
        <w:t>Botrylloides violaceus</w:t>
      </w:r>
      <w:r w:rsidRPr="000A4DAA">
        <w:rPr>
          <w:highlight w:val="cyan"/>
        </w:rPr>
        <w:t xml:space="preserve">, </w:t>
      </w:r>
      <w:r w:rsidRPr="000A4DAA">
        <w:rPr>
          <w:i/>
          <w:iCs/>
          <w:highlight w:val="cyan"/>
        </w:rPr>
        <w:t>Carcinus maenas</w:t>
      </w:r>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93" w:author="Amanda Droghini" w:date="2018-03-07T08:26:00Z">
        <w:r w:rsidR="00114E82" w:rsidDel="00FE07CC">
          <w:delText xml:space="preserve">Thus, for many areas along the coast, we simply have no predictions of water temperature and salinity. </w:delText>
        </w:r>
      </w:del>
      <w:del w:id="94"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have recorded temperatures as high as </w:t>
      </w:r>
      <w:commentRangeStart w:id="95"/>
      <w:r w:rsidR="00114E82">
        <w:t xml:space="preserve">19°C </w:t>
      </w:r>
      <w:commentRangeEnd w:id="95"/>
      <w:r w:rsidR="00114E82">
        <w:rPr>
          <w:rStyle w:val="CommentReference"/>
          <w:rFonts w:ascii="Arial" w:eastAsia="Arial" w:hAnsi="Arial" w:cs="Arial"/>
          <w:color w:val="000000"/>
          <w:lang w:val="en-US" w:eastAsia="en-US"/>
        </w:rPr>
        <w:commentReference w:id="95"/>
      </w:r>
      <w:r w:rsidR="00114E82">
        <w:t>near the Yukon River. Local dynamics such as freshwater runoff influences salinity and temperature and is likely to affect species’ distribution and persistence</w:t>
      </w:r>
      <w:commentRangeStart w:id="96"/>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96"/>
      <w:r w:rsidR="00114E82">
        <w:rPr>
          <w:rStyle w:val="CommentReference"/>
          <w:rFonts w:ascii="Arial" w:eastAsia="Arial" w:hAnsi="Arial" w:cs="Arial"/>
          <w:color w:val="000000"/>
          <w:lang w:val="en-US" w:eastAsia="en-US"/>
        </w:rPr>
        <w:commentReference w:id="96"/>
      </w:r>
      <w:r w:rsidR="00114E82">
        <w:t xml:space="preserve">. </w:t>
      </w:r>
      <w:ins w:id="97" w:author="Amanda Droghini" w:date="2018-03-04T10:46:00Z">
        <w:r w:rsidR="001532D3">
          <w:t>Interestingly, the two non-native species that are thought to be established in the Bering Sea, not only had year-round survival ability</w:t>
        </w:r>
      </w:ins>
      <w:ins w:id="98" w:author="Amanda Droghini" w:date="2018-03-04T10:47:00Z">
        <w:r w:rsidR="001532D3">
          <w:t>, but were also the two outliers in our reproductive models that had nearly year-round reproductive habitat as well (</w:t>
        </w:r>
      </w:ins>
      <w:ins w:id="99" w:author="Amanda Droghini" w:date="2018-03-04T10:48:00Z">
        <w:r w:rsidR="001532D3">
          <w:t>between 49 and 52 consecutive weeks of suitable repro habitats).</w:t>
        </w:r>
      </w:ins>
      <w:ins w:id="100"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r w:rsidR="00114E82">
        <w:rPr>
          <w:i/>
        </w:rPr>
        <w:t>Nematostella vectensis</w:t>
      </w:r>
      <w:r w:rsidR="00114E82">
        <w:t>; Hand 1994—need cit).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01" w:author="Amanda Droghini" w:date="2018-03-11T10:39:00Z"/>
        </w:rPr>
      </w:pPr>
      <w:del w:id="102"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03"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w:t>
      </w:r>
      <w:r w:rsidR="00475A9D" w:rsidRPr="00CA4945">
        <w:lastRenderedPageBreak/>
        <w:t xml:space="preserve">patterns </w:t>
      </w:r>
      <w:r w:rsidR="00BD0C30">
        <w:t xml:space="preserve">also </w:t>
      </w:r>
      <w:r w:rsidR="00475A9D" w:rsidRPr="00CA4945">
        <w:t xml:space="preserve">indicate a high degree of connectivity between Dutch Harbor and ports from both the eastern and western Pacific Ocean. </w:t>
      </w:r>
      <w:del w:id="104"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05"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06"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the connectivity of Dutch Harbor to other Bering Sea ports, like those of the Pribilof Islands, Bristol Bay, and Akutan</w:t>
      </w:r>
      <w:r w:rsidR="00571CAF">
        <w:t>,</w:t>
      </w:r>
      <w:r w:rsidRPr="00CA4945">
        <w:t xml:space="preserve"> </w:t>
      </w:r>
      <w:commentRangeStart w:id="107"/>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07"/>
      <w:r w:rsidR="00432C42">
        <w:rPr>
          <w:rStyle w:val="CommentReference"/>
          <w:rFonts w:ascii="Arial" w:eastAsia="Arial" w:hAnsi="Arial" w:cs="Arial"/>
          <w:color w:val="000000"/>
          <w:lang w:val="en-US" w:eastAsia="en-US"/>
        </w:rPr>
        <w:commentReference w:id="107"/>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but these vessel types are not included in our anlaysis</w:t>
      </w:r>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08"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09"/>
      <w:r w:rsidR="006A7E99" w:rsidRPr="00EF5CA5">
        <w:rPr>
          <w:highlight w:val="yellow"/>
        </w:rPr>
        <w:t>(e.g. Lord et al. 2015; Lacoursière-Roussel et al. 2016)</w:t>
      </w:r>
      <w:commentRangeEnd w:id="109"/>
      <w:r w:rsidR="006A7E99" w:rsidRPr="00EF5CA5">
        <w:rPr>
          <w:rStyle w:val="CommentReference"/>
          <w:b/>
          <w:highlight w:val="yellow"/>
        </w:rPr>
        <w:commentReference w:id="109"/>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10"/>
      <w:r w:rsidR="00DA3713" w:rsidRPr="00EF5CA5">
        <w:t xml:space="preserve">Both planktonic and fouling </w:t>
      </w:r>
      <w:r w:rsidR="00DA3713" w:rsidRPr="00EF5CA5">
        <w:lastRenderedPageBreak/>
        <w:t xml:space="preserve">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10"/>
      <w:r w:rsidR="006A7E99" w:rsidRPr="00EF5CA5">
        <w:rPr>
          <w:rStyle w:val="CommentReference"/>
          <w:rFonts w:ascii="Arial" w:eastAsia="Arial" w:hAnsi="Arial" w:cs="Arial"/>
          <w:b/>
          <w:color w:val="000000"/>
          <w:lang w:val="en-US" w:eastAsia="en-US"/>
        </w:rPr>
        <w:commentReference w:id="110"/>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11" w:author="Amanda Droghini" w:date="2018-03-12T08:06:00Z">
        <w:r>
          <w:t xml:space="preserve"> </w:t>
        </w:r>
        <w:r w:rsidRPr="00EF5CA5">
          <w:t>In 2006, Ruiz et al. deployed fouling plates at several ports in Alaska, and found no non-native species on plates from Dutch Harbor (the only Bering Sea port considered in their stu</w:t>
        </w:r>
      </w:ins>
      <w:r>
        <w:t>dy) – none were found</w:t>
      </w:r>
      <w:ins w:id="112" w:author="Amanda Droghini" w:date="2018-03-12T08:06:00Z">
        <w:r w:rsidRPr="00EF5CA5">
          <w:t xml:space="preserve"> </w:t>
        </w:r>
      </w:ins>
    </w:p>
    <w:p w14:paraId="36347131" w14:textId="27B8A295" w:rsidR="00475A9D" w:rsidRPr="00EF5CA5" w:rsidDel="00EF5CA5" w:rsidRDefault="00B31FD6" w:rsidP="00B31FD6">
      <w:pPr>
        <w:pStyle w:val="Heading2"/>
        <w:rPr>
          <w:del w:id="113" w:author="Amanda Droghini" w:date="2018-03-12T08:06:00Z"/>
        </w:rPr>
      </w:pPr>
      <w:r>
        <w:t>Effects of climate change on invasion risk</w:t>
      </w:r>
      <w:del w:id="114"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7777777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15"/>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115"/>
      <w:r w:rsidR="00B31FD6">
        <w:rPr>
          <w:rStyle w:val="CommentReference"/>
        </w:rPr>
        <w:commentReference w:id="115"/>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16" w:author="Amanda Droghini" w:date="2018-03-03T19:08:00Z">
        <w:r w:rsidR="005D39C3">
          <w:t xml:space="preserve">((future climate change)) </w:t>
        </w:r>
      </w:ins>
      <w:del w:id="117"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18"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 xml:space="preserve">interactions between temperature, salinity, and water chemistry, and these might be especially  important in the context of climate change as </w:t>
      </w:r>
      <w:r w:rsidR="00114E82">
        <w:lastRenderedPageBreak/>
        <w:t>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689E967C" w:rsidR="00CE457C" w:rsidRPr="00CE457C" w:rsidRDefault="00CE457C" w:rsidP="00CE457C">
      <w:pPr>
        <w:pStyle w:val="NoSpacing"/>
        <w:spacing w:line="480" w:lineRule="auto"/>
        <w:rPr>
          <w:rFonts w:ascii="Times New Roman" w:hAnsi="Times New Roman" w:cs="Times New Roman"/>
          <w:sz w:val="24"/>
        </w:rPr>
      </w:pPr>
      <w:r w:rsidRPr="00CE457C">
        <w:rPr>
          <w:rFonts w:ascii="Times New Roman" w:hAnsi="Times New Roman" w:cs="Times New Roman"/>
          <w:sz w:val="24"/>
        </w:rPr>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t>Acknowledgements</w:t>
      </w:r>
    </w:p>
    <w:p w14:paraId="0D9F2AEA" w14:textId="32D1B6DA"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19"/>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119"/>
      <w:r w:rsidR="00304FD5">
        <w:rPr>
          <w:rStyle w:val="CommentReference"/>
          <w:rFonts w:ascii="Arial" w:eastAsia="Arial" w:hAnsi="Arial" w:cs="Arial"/>
          <w:color w:val="000000"/>
          <w:lang w:val="en-US" w:eastAsia="en-US"/>
        </w:rPr>
        <w:commentReference w:id="119"/>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5196D366" w14:textId="77777777" w:rsidR="00723773" w:rsidRPr="00CA4945" w:rsidRDefault="00874591" w:rsidP="00CA4945">
      <w:pPr>
        <w:spacing w:before="200" w:line="360" w:lineRule="auto"/>
        <w:contextualSpacing/>
        <w:rPr>
          <w:color w:val="FF0000"/>
          <w:highlight w:val="white"/>
        </w:rPr>
      </w:pPr>
      <w:bookmarkStart w:id="120" w:name="_j7rjor86myf4" w:colFirst="0" w:colLast="0"/>
      <w:bookmarkStart w:id="121" w:name="_wlyl2isgh4pt" w:colFirst="0" w:colLast="0"/>
      <w:bookmarkStart w:id="122" w:name="_9nos1ewn3on8" w:colFirst="0" w:colLast="0"/>
      <w:bookmarkStart w:id="123" w:name="_6eg1um4qsxm4" w:colFirst="0" w:colLast="0"/>
      <w:bookmarkEnd w:id="120"/>
      <w:bookmarkEnd w:id="121"/>
      <w:bookmarkEnd w:id="122"/>
      <w:bookmarkEnd w:id="123"/>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20932AAB" w14:textId="658A9EF5" w:rsidR="00723773" w:rsidRPr="00CA4945" w:rsidRDefault="00723773" w:rsidP="00CA4945">
      <w:pPr>
        <w:spacing w:before="200" w:line="360" w:lineRule="auto"/>
        <w:contextualSpacing/>
        <w:rPr>
          <w:highlight w:val="white"/>
        </w:rPr>
      </w:pPr>
    </w:p>
    <w:p w14:paraId="6D25B3F6" w14:textId="77777777" w:rsidR="00666D29" w:rsidRPr="00CA4945" w:rsidRDefault="00666D29" w:rsidP="00CA4945">
      <w:pPr>
        <w:spacing w:line="360" w:lineRule="auto"/>
        <w:contextualSpacing/>
        <w:rPr>
          <w:b/>
        </w:rPr>
      </w:pPr>
      <w:bookmarkStart w:id="124" w:name="_6u0eeeycv0oa" w:colFirst="0" w:colLast="0"/>
      <w:bookmarkEnd w:id="124"/>
      <w:r w:rsidRPr="00CA4945">
        <w:br w:type="page"/>
      </w:r>
    </w:p>
    <w:p w14:paraId="6334707D" w14:textId="50616779" w:rsidR="00E719FD" w:rsidRDefault="00E719FD" w:rsidP="004D5A7F">
      <w:pPr>
        <w:widowControl w:val="0"/>
        <w:autoSpaceDE w:val="0"/>
        <w:autoSpaceDN w:val="0"/>
        <w:adjustRightInd w:val="0"/>
        <w:ind w:left="480" w:hanging="480"/>
        <w:rPr>
          <w:b/>
        </w:rPr>
      </w:pPr>
      <w:r>
        <w:rPr>
          <w:b/>
        </w:rPr>
        <w:lastRenderedPageBreak/>
        <w:t>References</w:t>
      </w:r>
    </w:p>
    <w:p w14:paraId="53B13595" w14:textId="77777777" w:rsidR="00E719FD" w:rsidRPr="00E719FD" w:rsidRDefault="00E719FD" w:rsidP="004D5A7F">
      <w:pPr>
        <w:widowControl w:val="0"/>
        <w:autoSpaceDE w:val="0"/>
        <w:autoSpaceDN w:val="0"/>
        <w:adjustRightInd w:val="0"/>
        <w:ind w:left="480" w:hanging="480"/>
      </w:pPr>
    </w:p>
    <w:p w14:paraId="561B43FC" w14:textId="05D45E23" w:rsidR="009E26BA" w:rsidRPr="009E26BA" w:rsidRDefault="004D5A7F" w:rsidP="009E26BA">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E26BA" w:rsidRPr="009E26BA">
        <w:rPr>
          <w:noProof/>
        </w:rPr>
        <w:t>Ashton, G. V., E. I. Riedlecker, and G. M. Ruiz. 2008. First non-native crustacean established in coastal waters of Alaska. Aquatic Biology 3:133–137.</w:t>
      </w:r>
    </w:p>
    <w:p w14:paraId="6F0BF6A2" w14:textId="77777777" w:rsidR="009E26BA" w:rsidRPr="009E26BA" w:rsidRDefault="009E26BA" w:rsidP="009E26BA">
      <w:pPr>
        <w:widowControl w:val="0"/>
        <w:autoSpaceDE w:val="0"/>
        <w:autoSpaceDN w:val="0"/>
        <w:adjustRightInd w:val="0"/>
        <w:ind w:left="480" w:hanging="480"/>
        <w:rPr>
          <w:noProof/>
        </w:rPr>
      </w:pPr>
      <w:r w:rsidRPr="009E26BA">
        <w:rPr>
          <w:noProof/>
        </w:rPr>
        <w:t>Barry, S. C., K. R. Hayes, C. L. Hewitt, H. L. Behrens, E. Dragsund, and S. M. Bakke. 2008. Ballast water risk assessment: principles, processes, and methods. ICES Journal of Marine Science 65:121–131.</w:t>
      </w:r>
    </w:p>
    <w:p w14:paraId="390187C2" w14:textId="77777777" w:rsidR="009E26BA" w:rsidRPr="009E26BA" w:rsidRDefault="009E26BA" w:rsidP="009E26BA">
      <w:pPr>
        <w:widowControl w:val="0"/>
        <w:autoSpaceDE w:val="0"/>
        <w:autoSpaceDN w:val="0"/>
        <w:adjustRightInd w:val="0"/>
        <w:ind w:left="480" w:hanging="480"/>
        <w:rPr>
          <w:noProof/>
        </w:rPr>
      </w:pPr>
      <w:r w:rsidRPr="009E26BA">
        <w:rPr>
          <w:noProof/>
        </w:rPr>
        <w:t>Blackburn, T. M., P. Pyšek, S. Bacher, J. T. Carlton, R. P. Duncan, V. Jarošík, J. R. U. Wilson, and D. M. Richardson. 2011. A proposed unified framework for biological invasions. Trends in Ecology and Evolution 26:333–339.</w:t>
      </w:r>
    </w:p>
    <w:p w14:paraId="0AC1EE54" w14:textId="77777777" w:rsidR="009E26BA" w:rsidRPr="009E26BA" w:rsidRDefault="009E26BA" w:rsidP="009E26BA">
      <w:pPr>
        <w:widowControl w:val="0"/>
        <w:autoSpaceDE w:val="0"/>
        <w:autoSpaceDN w:val="0"/>
        <w:adjustRightInd w:val="0"/>
        <w:ind w:left="480" w:hanging="480"/>
        <w:rPr>
          <w:noProof/>
        </w:rPr>
      </w:pPr>
      <w:r w:rsidRPr="009E26BA">
        <w:rPr>
          <w:noProof/>
        </w:rPr>
        <w:t>Byrne, M., M. Gall, K. Wolfe, and A. Agüera. 2016. From pole to pole: the potential for the Arctic seastar Asterias amurensis to invade a warming Southern Ocean. Global Change Biology 22:3874–3887.</w:t>
      </w:r>
    </w:p>
    <w:p w14:paraId="4CE0BF9E" w14:textId="77777777" w:rsidR="009E26BA" w:rsidRPr="009E26BA" w:rsidRDefault="009E26BA" w:rsidP="009E26BA">
      <w:pPr>
        <w:widowControl w:val="0"/>
        <w:autoSpaceDE w:val="0"/>
        <w:autoSpaceDN w:val="0"/>
        <w:adjustRightInd w:val="0"/>
        <w:ind w:left="480" w:hanging="480"/>
        <w:rPr>
          <w:noProof/>
        </w:rPr>
      </w:pPr>
      <w:r w:rsidRPr="009E26BA">
        <w:rPr>
          <w:noProof/>
        </w:rPr>
        <w:t>Carlton, J. T. 1996. Pattern, process, and prediction in marine invasion ecology. Biological Conservation 78:97–106.</w:t>
      </w:r>
    </w:p>
    <w:p w14:paraId="6523E597" w14:textId="77777777" w:rsidR="009E26BA" w:rsidRPr="009E26BA" w:rsidRDefault="009E26BA" w:rsidP="009E26BA">
      <w:pPr>
        <w:widowControl w:val="0"/>
        <w:autoSpaceDE w:val="0"/>
        <w:autoSpaceDN w:val="0"/>
        <w:adjustRightInd w:val="0"/>
        <w:ind w:left="480" w:hanging="480"/>
        <w:rPr>
          <w:noProof/>
        </w:rPr>
      </w:pPr>
      <w:r w:rsidRPr="009E26BA">
        <w:rPr>
          <w:noProof/>
        </w:rPr>
        <w:t>Chan, F. T., E. Briski, S. A. Bailey, and H. J. MacIsaac. 2014. Richness–abundance relationships for zooplankton in ballast water: temperate versus Arctic comparisons. ICES Journal of Marine Science 71:1876–1884.</w:t>
      </w:r>
    </w:p>
    <w:p w14:paraId="2D2BBFDA" w14:textId="77777777" w:rsidR="009E26BA" w:rsidRPr="009E26BA" w:rsidRDefault="009E26BA" w:rsidP="009E26BA">
      <w:pPr>
        <w:widowControl w:val="0"/>
        <w:autoSpaceDE w:val="0"/>
        <w:autoSpaceDN w:val="0"/>
        <w:adjustRightInd w:val="0"/>
        <w:ind w:left="480" w:hanging="480"/>
        <w:rPr>
          <w:noProof/>
        </w:rPr>
      </w:pPr>
      <w:r w:rsidRPr="009E26BA">
        <w:rPr>
          <w:noProof/>
        </w:rPr>
        <w:t>Chan, F. T., H. J. MacIsaac, and S. A. Bailey. 2016. Survival of ship biofouling assemblages during and after voyages to the Canadian Arctic. Marine Biology 163:250.</w:t>
      </w:r>
    </w:p>
    <w:p w14:paraId="026BDA8D" w14:textId="77777777" w:rsidR="009E26BA" w:rsidRPr="009E26BA" w:rsidRDefault="009E26BA" w:rsidP="009E26BA">
      <w:pPr>
        <w:widowControl w:val="0"/>
        <w:autoSpaceDE w:val="0"/>
        <w:autoSpaceDN w:val="0"/>
        <w:adjustRightInd w:val="0"/>
        <w:ind w:left="480" w:hanging="480"/>
        <w:rPr>
          <w:noProof/>
        </w:rPr>
      </w:pPr>
      <w:r w:rsidRPr="009E26BA">
        <w:rPr>
          <w:noProof/>
        </w:rPr>
        <w:t>Colautti, R. I., I. A. Grigorovich, and H. J. MacIsaac. 2006. Propagule pressure: A null model for biological invasions. Biological Invasions 8:1023–1037.</w:t>
      </w:r>
    </w:p>
    <w:p w14:paraId="7EAC0A37"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Fetzer, I., and W. E. Arntz. 2008. Reproductive strategies of benthic invertebrates in the Kara </w:t>
      </w:r>
      <w:r w:rsidRPr="009E26BA">
        <w:rPr>
          <w:noProof/>
        </w:rPr>
        <w:lastRenderedPageBreak/>
        <w:t>Sea (Russian Arctic): Adaptation of reproduction modes to cold water. Marine Ecology Progress Series 356:189–202.</w:t>
      </w:r>
    </w:p>
    <w:p w14:paraId="2910ECA0" w14:textId="77777777" w:rsidR="009E26BA" w:rsidRPr="009E26BA" w:rsidRDefault="009E26BA" w:rsidP="009E26BA">
      <w:pPr>
        <w:widowControl w:val="0"/>
        <w:autoSpaceDE w:val="0"/>
        <w:autoSpaceDN w:val="0"/>
        <w:adjustRightInd w:val="0"/>
        <w:ind w:left="480" w:hanging="480"/>
        <w:rPr>
          <w:noProof/>
        </w:rPr>
      </w:pPr>
      <w:r w:rsidRPr="009E26BA">
        <w:rPr>
          <w:noProof/>
        </w:rPr>
        <w:t>Grebmeier, J. M., L. W. Cooper, H. M. Feder, and B. I. Sirenko. 2006a. Ecosystem dynamics of the Pacific-influenced Northern Bering and Chukchi Seas in the Amerasian Arctic. Progress in Oceanography 71:331–361.</w:t>
      </w:r>
    </w:p>
    <w:p w14:paraId="09527E49" w14:textId="77777777" w:rsidR="009E26BA" w:rsidRPr="009E26BA" w:rsidRDefault="009E26BA" w:rsidP="009E26BA">
      <w:pPr>
        <w:widowControl w:val="0"/>
        <w:autoSpaceDE w:val="0"/>
        <w:autoSpaceDN w:val="0"/>
        <w:adjustRightInd w:val="0"/>
        <w:ind w:left="480" w:hanging="480"/>
        <w:rPr>
          <w:noProof/>
        </w:rPr>
      </w:pPr>
      <w:r w:rsidRPr="009E26BA">
        <w:rPr>
          <w:noProof/>
        </w:rPr>
        <w:t>Grebmeier, J. M., J. E. Overland, S. E. Moore, E. V Farley, E. C. Carmack, L. W. Cooper, K. E. Frey, J. H. Helle, F. A. McLaughlin, and S. L. McNutt. 2006b. A major ecosystem shift in the Northern Bering Sea. Science 311:1461–1464.</w:t>
      </w:r>
    </w:p>
    <w:p w14:paraId="3CC366EC"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E. D. Cokelet, P. J. Stabeno, and K. Aydin. 2016. Projected future biophysical states of the Bering Sea. Deep-Sea Research Part II: Topical Studies in Oceanography 134:30–47.</w:t>
      </w:r>
    </w:p>
    <w:p w14:paraId="2F50529D" w14:textId="77777777" w:rsidR="009E26BA" w:rsidRPr="009E26BA" w:rsidRDefault="009E26BA" w:rsidP="009E26BA">
      <w:pPr>
        <w:widowControl w:val="0"/>
        <w:autoSpaceDE w:val="0"/>
        <w:autoSpaceDN w:val="0"/>
        <w:adjustRightInd w:val="0"/>
        <w:ind w:left="480" w:hanging="480"/>
        <w:rPr>
          <w:noProof/>
        </w:rPr>
      </w:pPr>
      <w:r w:rsidRPr="009E26BA">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77E1393" w14:textId="77777777" w:rsidR="009E26BA" w:rsidRPr="009E26BA" w:rsidRDefault="009E26BA" w:rsidP="009E26BA">
      <w:pPr>
        <w:widowControl w:val="0"/>
        <w:autoSpaceDE w:val="0"/>
        <w:autoSpaceDN w:val="0"/>
        <w:adjustRightInd w:val="0"/>
        <w:ind w:left="480" w:hanging="480"/>
        <w:rPr>
          <w:noProof/>
        </w:rPr>
      </w:pPr>
      <w:r w:rsidRPr="009E26BA">
        <w:rPr>
          <w:noProof/>
        </w:rPr>
        <w:t>Hewitt, C. L., and K. R. Hayes. 2002. Risk assessment of marine biological invasions. Pages 456–466</w:t>
      </w:r>
      <w:r w:rsidRPr="009E26BA">
        <w:rPr>
          <w:i/>
          <w:iCs/>
          <w:noProof/>
        </w:rPr>
        <w:t>in</w:t>
      </w:r>
      <w:r w:rsidRPr="009E26BA">
        <w:rPr>
          <w:noProof/>
        </w:rPr>
        <w:t xml:space="preserve"> E. Leppäkoski, S. Gollasch, and S. Olenin, editors.Invasive Aquatic Species of Europe. Distribution, Impacts and Management. Springer Netherlands.</w:t>
      </w:r>
    </w:p>
    <w:p w14:paraId="7AC1AD44" w14:textId="77777777" w:rsidR="009E26BA" w:rsidRPr="009E26BA" w:rsidRDefault="009E26BA" w:rsidP="009E26BA">
      <w:pPr>
        <w:widowControl w:val="0"/>
        <w:autoSpaceDE w:val="0"/>
        <w:autoSpaceDN w:val="0"/>
        <w:adjustRightInd w:val="0"/>
        <w:ind w:left="480" w:hanging="480"/>
        <w:rPr>
          <w:noProof/>
        </w:rPr>
      </w:pPr>
      <w:r w:rsidRPr="009E26BA">
        <w:rPr>
          <w:noProof/>
        </w:rPr>
        <w:t>Hines, A. H., G. M. Ruiz, N. G. Hitchcock, and C. E. de Rivera. 2004. Projecting range expansion of invasive European green crabs (Carcinus maenas) to Alaska: temperature and salinity tolerance of larvae. Edgewater, MD.</w:t>
      </w:r>
    </w:p>
    <w:p w14:paraId="7320F2C0"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Huang, X., S. Li, P. Ni, Y. Gao, J. Bei, Z. Zhou, and A. Zhan. 2017. Rapid response to changing </w:t>
      </w:r>
      <w:r w:rsidRPr="009E26BA">
        <w:rPr>
          <w:noProof/>
        </w:rPr>
        <w:lastRenderedPageBreak/>
        <w:t>environments during biological invasions: DNA methylation perspectives. Molecular Ecology 12:3218–3221.</w:t>
      </w:r>
    </w:p>
    <w:p w14:paraId="520DA310" w14:textId="77777777" w:rsidR="009E26BA" w:rsidRPr="009E26BA" w:rsidRDefault="009E26BA" w:rsidP="009E26BA">
      <w:pPr>
        <w:widowControl w:val="0"/>
        <w:autoSpaceDE w:val="0"/>
        <w:autoSpaceDN w:val="0"/>
        <w:adjustRightInd w:val="0"/>
        <w:ind w:left="480" w:hanging="480"/>
        <w:rPr>
          <w:noProof/>
        </w:rPr>
      </w:pPr>
      <w:r w:rsidRPr="009E26BA">
        <w:rPr>
          <w:noProof/>
        </w:rPr>
        <w:t>Kassahn, K. S., R. H. Crozier, H. O. Pörtner, and M. J. Caley. 2009. Animal performance and stress: Responses and tolerance limits at different levels of biological organisation. Biological Reviews 84:277–292.</w:t>
      </w:r>
    </w:p>
    <w:p w14:paraId="70358BA1" w14:textId="77777777" w:rsidR="009E26BA" w:rsidRPr="009E26BA" w:rsidRDefault="009E26BA" w:rsidP="009E26BA">
      <w:pPr>
        <w:widowControl w:val="0"/>
        <w:autoSpaceDE w:val="0"/>
        <w:autoSpaceDN w:val="0"/>
        <w:adjustRightInd w:val="0"/>
        <w:ind w:left="480" w:hanging="480"/>
        <w:rPr>
          <w:noProof/>
        </w:rPr>
      </w:pPr>
      <w:r w:rsidRPr="009E26BA">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513A9221" w14:textId="77777777" w:rsidR="009E26BA" w:rsidRPr="009E26BA" w:rsidRDefault="009E26BA" w:rsidP="009E26BA">
      <w:pPr>
        <w:widowControl w:val="0"/>
        <w:autoSpaceDE w:val="0"/>
        <w:autoSpaceDN w:val="0"/>
        <w:adjustRightInd w:val="0"/>
        <w:ind w:left="480" w:hanging="480"/>
        <w:rPr>
          <w:noProof/>
        </w:rPr>
      </w:pPr>
      <w:r w:rsidRPr="009E26BA">
        <w:rPr>
          <w:noProof/>
        </w:rPr>
        <w:t>Lemke, P., J. Ren, R. B. Alley, I. Allison, J. Carrasco, G. Flato, Y. Fujii, G. Kaser, P. Mote, R. H. Thomas, and T. Zhang. 2007. Observations: Changes in snow, ice and frozen ground. Pages 337–383</w:t>
      </w:r>
      <w:r w:rsidRPr="009E26BA">
        <w:rPr>
          <w:i/>
          <w:iCs/>
          <w:noProof/>
        </w:rPr>
        <w:t>in</w:t>
      </w:r>
      <w:r w:rsidRPr="009E26BA">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F04D288" w14:textId="77777777" w:rsidR="009E26BA" w:rsidRPr="009E26BA" w:rsidRDefault="009E26BA" w:rsidP="009E26BA">
      <w:pPr>
        <w:widowControl w:val="0"/>
        <w:autoSpaceDE w:val="0"/>
        <w:autoSpaceDN w:val="0"/>
        <w:adjustRightInd w:val="0"/>
        <w:ind w:left="480" w:hanging="480"/>
        <w:rPr>
          <w:noProof/>
        </w:rPr>
      </w:pPr>
      <w:r w:rsidRPr="009E26BA">
        <w:rPr>
          <w:noProof/>
        </w:rPr>
        <w:t>Lord, J. P. 2017. Impact of seawater temperature on growth and recruitment of invasive fouling species at the global scale. Marine Ecology 38:1–10.</w:t>
      </w:r>
    </w:p>
    <w:p w14:paraId="070D7D62" w14:textId="77777777" w:rsidR="009E26BA" w:rsidRPr="009E26BA" w:rsidRDefault="009E26BA" w:rsidP="009E26BA">
      <w:pPr>
        <w:widowControl w:val="0"/>
        <w:autoSpaceDE w:val="0"/>
        <w:autoSpaceDN w:val="0"/>
        <w:adjustRightInd w:val="0"/>
        <w:ind w:left="480" w:hanging="480"/>
        <w:rPr>
          <w:noProof/>
        </w:rPr>
      </w:pPr>
      <w:r w:rsidRPr="009E26BA">
        <w:rPr>
          <w:noProof/>
        </w:rPr>
        <w:t>Lord, J. P., J. M. Calini, and R. B. Whitlatch. 2015. Influence of seawater temperature and shipping on the spread and establishment of marine fouling species. Marine Biology 162:2481–2492.</w:t>
      </w:r>
    </w:p>
    <w:p w14:paraId="2B8FC124" w14:textId="77777777" w:rsidR="009E26BA" w:rsidRPr="009E26BA" w:rsidRDefault="009E26BA" w:rsidP="009E26BA">
      <w:pPr>
        <w:widowControl w:val="0"/>
        <w:autoSpaceDE w:val="0"/>
        <w:autoSpaceDN w:val="0"/>
        <w:adjustRightInd w:val="0"/>
        <w:ind w:left="480" w:hanging="480"/>
        <w:rPr>
          <w:noProof/>
        </w:rPr>
      </w:pPr>
      <w:r w:rsidRPr="009E26BA">
        <w:rPr>
          <w:noProof/>
        </w:rPr>
        <w:t>Matsuno, K., A. Yamaguchi, T. Hirawake, and I. Imai. 2011. Year-to-year changes of the mesozooplankton community in the Chukchi Sea during summers of 1991, 1992 and 2007, 2008. Polar Biology 34:1349–1360.</w:t>
      </w:r>
    </w:p>
    <w:p w14:paraId="44F13FD2"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Miller, A. W., and G. M. Ruiz. 2014. Arctic shipping and marine invaders. Nature Climate </w:t>
      </w:r>
      <w:r w:rsidRPr="009E26BA">
        <w:rPr>
          <w:noProof/>
        </w:rPr>
        <w:lastRenderedPageBreak/>
        <w:t>Change 4:413–416.</w:t>
      </w:r>
    </w:p>
    <w:p w14:paraId="762A288A" w14:textId="77777777" w:rsidR="009E26BA" w:rsidRPr="009E26BA" w:rsidRDefault="009E26BA" w:rsidP="009E26BA">
      <w:pPr>
        <w:widowControl w:val="0"/>
        <w:autoSpaceDE w:val="0"/>
        <w:autoSpaceDN w:val="0"/>
        <w:adjustRightInd w:val="0"/>
        <w:ind w:left="480" w:hanging="480"/>
        <w:rPr>
          <w:noProof/>
        </w:rPr>
      </w:pPr>
      <w:r w:rsidRPr="009E26BA">
        <w:rPr>
          <w:noProof/>
        </w:rPr>
        <w:t>Miller, K. B. 2016. Forecasting at the edge of the niche: Didemnum vexillum in Southeast Alaska. Marine Biology 163:1–12.</w:t>
      </w:r>
    </w:p>
    <w:p w14:paraId="4A621A63" w14:textId="77777777" w:rsidR="009E26BA" w:rsidRPr="009E26BA" w:rsidRDefault="009E26BA" w:rsidP="009E26BA">
      <w:pPr>
        <w:widowControl w:val="0"/>
        <w:autoSpaceDE w:val="0"/>
        <w:autoSpaceDN w:val="0"/>
        <w:adjustRightInd w:val="0"/>
        <w:ind w:left="480" w:hanging="480"/>
        <w:rPr>
          <w:noProof/>
        </w:rPr>
      </w:pPr>
      <w:r w:rsidRPr="009E26BA">
        <w:rPr>
          <w:noProof/>
        </w:rPr>
        <w:t>Molnar, J. L., R. L. Gamboa, C. Revenga, and M. D. Spalding. 2008. Assessing the global threat of invasive species to marine biodiversity. Frontiers in Ecology and the Environment 6:485–492.</w:t>
      </w:r>
    </w:p>
    <w:p w14:paraId="309B234E" w14:textId="77777777" w:rsidR="009E26BA" w:rsidRPr="009E26BA" w:rsidRDefault="009E26BA" w:rsidP="009E26BA">
      <w:pPr>
        <w:widowControl w:val="0"/>
        <w:autoSpaceDE w:val="0"/>
        <w:autoSpaceDN w:val="0"/>
        <w:adjustRightInd w:val="0"/>
        <w:ind w:left="480" w:hanging="480"/>
        <w:rPr>
          <w:noProof/>
        </w:rPr>
      </w:pPr>
      <w:r w:rsidRPr="009E26BA">
        <w:rPr>
          <w:noProof/>
        </w:rPr>
        <w:t>Monaco, C. J., and B. Helmuth. 2011. Tipping Points, Thresholds and the Keystone Role of Physiology in Marine Climate Change Research. Page Advances in Marine Biology.</w:t>
      </w:r>
    </w:p>
    <w:p w14:paraId="4AA62AEC" w14:textId="77777777" w:rsidR="009E26BA" w:rsidRPr="009E26BA" w:rsidRDefault="009E26BA" w:rsidP="009E26BA">
      <w:pPr>
        <w:widowControl w:val="0"/>
        <w:autoSpaceDE w:val="0"/>
        <w:autoSpaceDN w:val="0"/>
        <w:adjustRightInd w:val="0"/>
        <w:ind w:left="480" w:hanging="480"/>
        <w:rPr>
          <w:noProof/>
        </w:rPr>
      </w:pPr>
      <w:r w:rsidRPr="009E26BA">
        <w:rPr>
          <w:noProof/>
        </w:rPr>
        <w:t>Mueter, F. J., and M. A. Litzow. 2008. Sea ice retreat alters the biogeography of the Bering Sea continental shelf. Ecological Applications 18:309–320.</w:t>
      </w:r>
    </w:p>
    <w:p w14:paraId="63C9736D" w14:textId="77777777" w:rsidR="009E26BA" w:rsidRPr="009E26BA" w:rsidRDefault="009E26BA" w:rsidP="009E26BA">
      <w:pPr>
        <w:widowControl w:val="0"/>
        <w:autoSpaceDE w:val="0"/>
        <w:autoSpaceDN w:val="0"/>
        <w:adjustRightInd w:val="0"/>
        <w:ind w:left="480" w:hanging="480"/>
        <w:rPr>
          <w:noProof/>
        </w:rPr>
      </w:pPr>
      <w:r w:rsidRPr="009E26BA">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25E18AE" w14:textId="77777777" w:rsidR="009E26BA" w:rsidRPr="009E26BA" w:rsidRDefault="009E26BA" w:rsidP="009E26BA">
      <w:pPr>
        <w:widowControl w:val="0"/>
        <w:autoSpaceDE w:val="0"/>
        <w:autoSpaceDN w:val="0"/>
        <w:adjustRightInd w:val="0"/>
        <w:ind w:left="480" w:hanging="480"/>
        <w:rPr>
          <w:noProof/>
        </w:rPr>
      </w:pPr>
      <w:r w:rsidRPr="009E26BA">
        <w:rPr>
          <w:noProof/>
        </w:rPr>
        <w:t>Pörtner, H. 2001. Climate change and temperature-dependent biogeography: Oxygen limitation of thermal tolerance in animals. Naturwissenschaften 88:137–146.</w:t>
      </w:r>
    </w:p>
    <w:p w14:paraId="2EE59D42" w14:textId="77777777" w:rsidR="009E26BA" w:rsidRPr="009E26BA" w:rsidRDefault="009E26BA" w:rsidP="009E26BA">
      <w:pPr>
        <w:widowControl w:val="0"/>
        <w:autoSpaceDE w:val="0"/>
        <w:autoSpaceDN w:val="0"/>
        <w:adjustRightInd w:val="0"/>
        <w:ind w:left="480" w:hanging="480"/>
        <w:rPr>
          <w:noProof/>
        </w:rPr>
      </w:pPr>
      <w:r w:rsidRPr="009E26BA">
        <w:rPr>
          <w:noProof/>
        </w:rPr>
        <w:t>Powers, S. P., M. A. Bishop, J. H. Grabowski, and C. H. Peterson. 2006. Distribution of the invasive bivalve Mya arenaria L. on intertidal flats of southcentral Alaska. Journal of Sea Research 55:207–216.</w:t>
      </w:r>
    </w:p>
    <w:p w14:paraId="39CEC2D8" w14:textId="77777777" w:rsidR="009E26BA" w:rsidRPr="009E26BA" w:rsidRDefault="009E26BA" w:rsidP="009E26BA">
      <w:pPr>
        <w:widowControl w:val="0"/>
        <w:autoSpaceDE w:val="0"/>
        <w:autoSpaceDN w:val="0"/>
        <w:adjustRightInd w:val="0"/>
        <w:ind w:left="480" w:hanging="480"/>
        <w:rPr>
          <w:noProof/>
        </w:rPr>
      </w:pPr>
      <w:r w:rsidRPr="009E26BA">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4C15B874" w14:textId="77777777" w:rsidR="009E26BA" w:rsidRPr="009E26BA" w:rsidRDefault="009E26BA" w:rsidP="009E26BA">
      <w:pPr>
        <w:widowControl w:val="0"/>
        <w:autoSpaceDE w:val="0"/>
        <w:autoSpaceDN w:val="0"/>
        <w:adjustRightInd w:val="0"/>
        <w:ind w:left="480" w:hanging="480"/>
        <w:rPr>
          <w:noProof/>
        </w:rPr>
      </w:pPr>
      <w:r w:rsidRPr="009E26BA">
        <w:rPr>
          <w:noProof/>
        </w:rPr>
        <w:lastRenderedPageBreak/>
        <w:t>Renaud, P. E., M. K. Sejr, B. A. Bluhm, B. Sirenko, and I. H. Ellingsen. 2015. The future of Arctic benthos: Expansion, invasion, and biodiversity. Progress in Oceanography 139:244–257.</w:t>
      </w:r>
    </w:p>
    <w:p w14:paraId="785207C3" w14:textId="77777777" w:rsidR="009E26BA" w:rsidRPr="009E26BA" w:rsidRDefault="009E26BA" w:rsidP="009E26BA">
      <w:pPr>
        <w:widowControl w:val="0"/>
        <w:autoSpaceDE w:val="0"/>
        <w:autoSpaceDN w:val="0"/>
        <w:adjustRightInd w:val="0"/>
        <w:ind w:left="480" w:hanging="480"/>
        <w:rPr>
          <w:noProof/>
        </w:rPr>
      </w:pPr>
      <w:r w:rsidRPr="009E26BA">
        <w:rPr>
          <w:noProof/>
        </w:rPr>
        <w:t>de Rivera, C. E., N. G. Hitchcock, S. J. Teck, B. P. Steves, A. H. Hines, and G. M. Ruiz. 2007. Larval development rate predicts range expansion of an introduced crab. Marine Biology 150:1275–1288.</w:t>
      </w:r>
    </w:p>
    <w:p w14:paraId="7E00CAEF" w14:textId="77777777" w:rsidR="009E26BA" w:rsidRPr="009E26BA" w:rsidRDefault="009E26BA" w:rsidP="009E26BA">
      <w:pPr>
        <w:widowControl w:val="0"/>
        <w:autoSpaceDE w:val="0"/>
        <w:autoSpaceDN w:val="0"/>
        <w:adjustRightInd w:val="0"/>
        <w:ind w:left="480" w:hanging="480"/>
        <w:rPr>
          <w:noProof/>
        </w:rPr>
      </w:pPr>
      <w:r w:rsidRPr="009E26BA">
        <w:rPr>
          <w:noProof/>
        </w:rPr>
        <w:t>de Rivera, C. E., B. P. Steves, P. W. Fofonoff, A. H. Hines, and G. M. Ruiz. 2011. Potential for high-latitude marine invasions along western North America. Diversity and Distributions 17:1198–1209.</w:t>
      </w:r>
    </w:p>
    <w:p w14:paraId="7F761FD7" w14:textId="77777777" w:rsidR="009E26BA" w:rsidRPr="009E26BA" w:rsidRDefault="009E26BA" w:rsidP="009E26BA">
      <w:pPr>
        <w:widowControl w:val="0"/>
        <w:autoSpaceDE w:val="0"/>
        <w:autoSpaceDN w:val="0"/>
        <w:adjustRightInd w:val="0"/>
        <w:ind w:left="480" w:hanging="480"/>
        <w:rPr>
          <w:noProof/>
        </w:rPr>
      </w:pPr>
      <w:r w:rsidRPr="009E26BA">
        <w:rPr>
          <w:noProof/>
        </w:rPr>
        <w:t>Ruiz, G. M., J. T. Carlton, E. D. Grosholz, and A. H. Hines. 1997. Global invasions of marine and estuarine habitats by non-indigenous species: Mechanisms, extent, and consequences. American Zoologist 37:621–632.</w:t>
      </w:r>
    </w:p>
    <w:p w14:paraId="71B08665" w14:textId="77777777" w:rsidR="009E26BA" w:rsidRPr="009E26BA" w:rsidRDefault="009E26BA" w:rsidP="009E26BA">
      <w:pPr>
        <w:widowControl w:val="0"/>
        <w:autoSpaceDE w:val="0"/>
        <w:autoSpaceDN w:val="0"/>
        <w:adjustRightInd w:val="0"/>
        <w:ind w:left="480" w:hanging="480"/>
        <w:rPr>
          <w:noProof/>
        </w:rPr>
      </w:pPr>
      <w:r w:rsidRPr="009E26BA">
        <w:rPr>
          <w:noProof/>
        </w:rPr>
        <w:t>Ruiz, G. M., P. W. Fofonoff, and J. T. Carlton. 2015. Invasion history and vector dynamics in coastal marine ecosystems: a North American perspective. Aquatic Ecosystem Health &amp; Management 18:299–311.</w:t>
      </w:r>
    </w:p>
    <w:p w14:paraId="1C20C44F" w14:textId="77777777" w:rsidR="009E26BA" w:rsidRPr="009E26BA" w:rsidRDefault="009E26BA" w:rsidP="009E26BA">
      <w:pPr>
        <w:widowControl w:val="0"/>
        <w:autoSpaceDE w:val="0"/>
        <w:autoSpaceDN w:val="0"/>
        <w:adjustRightInd w:val="0"/>
        <w:ind w:left="480" w:hanging="480"/>
        <w:rPr>
          <w:noProof/>
        </w:rPr>
      </w:pPr>
      <w:r w:rsidRPr="009E26BA">
        <w:rPr>
          <w:noProof/>
        </w:rPr>
        <w:t>Ruiz, G. M., and C. L. Hewitt. 2009. Latitudinal patterns of biological invasions in marine ecosystems: a polar perspective. Pages 347–358</w:t>
      </w:r>
      <w:r w:rsidRPr="009E26BA">
        <w:rPr>
          <w:i/>
          <w:iCs/>
          <w:noProof/>
        </w:rPr>
        <w:t>in</w:t>
      </w:r>
      <w:r w:rsidRPr="009E26BA">
        <w:rPr>
          <w:noProof/>
        </w:rPr>
        <w:t xml:space="preserve"> I. Krupnik, M. A. Lang, and S. E. Miller, editors.Smithsonian at the Poles: Contributions to International Polar Year Science. Smithsonian Institution Scholarly Press, Washington, DC.</w:t>
      </w:r>
    </w:p>
    <w:p w14:paraId="3017C8AB" w14:textId="77777777" w:rsidR="009E26BA" w:rsidRPr="009E26BA" w:rsidRDefault="009E26BA" w:rsidP="009E26BA">
      <w:pPr>
        <w:widowControl w:val="0"/>
        <w:autoSpaceDE w:val="0"/>
        <w:autoSpaceDN w:val="0"/>
        <w:adjustRightInd w:val="0"/>
        <w:ind w:left="480" w:hanging="480"/>
        <w:rPr>
          <w:noProof/>
        </w:rPr>
      </w:pPr>
      <w:r w:rsidRPr="009E26BA">
        <w:rPr>
          <w:noProof/>
        </w:rPr>
        <w:t>Saunders, M., and A. Metaxas. 2007. Temperature explains settlement patterns of the introduced bryozoan Membranipora membranacea in Nova Scotia, Canada. Marine Ecology Progress Series 344:95–106.</w:t>
      </w:r>
    </w:p>
    <w:p w14:paraId="1B7A03EB"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Sorte, C. J. B. 2014. Synergies between climate change and species invasions: Evidence from </w:t>
      </w:r>
      <w:r w:rsidRPr="009E26BA">
        <w:rPr>
          <w:noProof/>
        </w:rPr>
        <w:lastRenderedPageBreak/>
        <w:t>marine systems. Invasive Species and Global Climate Change:101–116.</w:t>
      </w:r>
    </w:p>
    <w:p w14:paraId="32F4FFE6" w14:textId="77777777" w:rsidR="009E26BA" w:rsidRPr="009E26BA" w:rsidRDefault="009E26BA" w:rsidP="009E26BA">
      <w:pPr>
        <w:widowControl w:val="0"/>
        <w:autoSpaceDE w:val="0"/>
        <w:autoSpaceDN w:val="0"/>
        <w:adjustRightInd w:val="0"/>
        <w:ind w:left="480" w:hanging="480"/>
        <w:rPr>
          <w:noProof/>
        </w:rPr>
      </w:pPr>
      <w:r w:rsidRPr="009E26BA">
        <w:rPr>
          <w:noProof/>
        </w:rPr>
        <w:t>Sorte, C. J. B., S. J. Jones, and L. P. Miller. 2011. Geographic variation in temperature tolerance as an indicator of potential population responses to climate change. Journal of Experimental Marine Biology and Ecology 400:209–217.</w:t>
      </w:r>
    </w:p>
    <w:p w14:paraId="7C09F6DD" w14:textId="77777777" w:rsidR="009E26BA" w:rsidRPr="009E26BA" w:rsidRDefault="009E26BA" w:rsidP="009E26BA">
      <w:pPr>
        <w:widowControl w:val="0"/>
        <w:autoSpaceDE w:val="0"/>
        <w:autoSpaceDN w:val="0"/>
        <w:adjustRightInd w:val="0"/>
        <w:ind w:left="480" w:hanging="480"/>
        <w:rPr>
          <w:noProof/>
        </w:rPr>
      </w:pPr>
      <w:r w:rsidRPr="009E26BA">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25507419" w14:textId="77777777" w:rsidR="009E26BA" w:rsidRPr="009E26BA" w:rsidRDefault="009E26BA" w:rsidP="009E26BA">
      <w:pPr>
        <w:widowControl w:val="0"/>
        <w:autoSpaceDE w:val="0"/>
        <w:autoSpaceDN w:val="0"/>
        <w:adjustRightInd w:val="0"/>
        <w:ind w:left="480" w:hanging="480"/>
        <w:rPr>
          <w:noProof/>
        </w:rPr>
      </w:pPr>
      <w:r w:rsidRPr="009E26BA">
        <w:rPr>
          <w:noProof/>
        </w:rPr>
        <w:t>Stabeno, P. J., N. A. Bond, and S. A. Salo. 2007. On the recent warming of the southeastern Bering Sea shelf. Deep-Sea Research Part II: Topical Studies in Oceanography 54:2599–2618.</w:t>
      </w:r>
    </w:p>
    <w:p w14:paraId="1A82A7A5" w14:textId="77777777" w:rsidR="009E26BA" w:rsidRPr="009E26BA" w:rsidRDefault="009E26BA" w:rsidP="009E26BA">
      <w:pPr>
        <w:widowControl w:val="0"/>
        <w:autoSpaceDE w:val="0"/>
        <w:autoSpaceDN w:val="0"/>
        <w:adjustRightInd w:val="0"/>
        <w:ind w:left="480" w:hanging="480"/>
        <w:rPr>
          <w:noProof/>
        </w:rPr>
      </w:pPr>
      <w:r w:rsidRPr="009E26BA">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21662023" w14:textId="77777777" w:rsidR="009E26BA" w:rsidRPr="009E26BA" w:rsidRDefault="009E26BA" w:rsidP="009E26BA">
      <w:pPr>
        <w:widowControl w:val="0"/>
        <w:autoSpaceDE w:val="0"/>
        <w:autoSpaceDN w:val="0"/>
        <w:adjustRightInd w:val="0"/>
        <w:ind w:left="480" w:hanging="480"/>
        <w:rPr>
          <w:noProof/>
        </w:rPr>
      </w:pPr>
      <w:r w:rsidRPr="009E26BA">
        <w:rPr>
          <w:noProof/>
        </w:rPr>
        <w:t>Stabeno, P. J., J. D. Schumacher, and K. Ohtani. 1999. The physical oceanography of the Bering Sea. Pages 1–28</w:t>
      </w:r>
      <w:r w:rsidRPr="009E26BA">
        <w:rPr>
          <w:i/>
          <w:iCs/>
          <w:noProof/>
        </w:rPr>
        <w:t>in</w:t>
      </w:r>
      <w:r w:rsidRPr="009E26BA">
        <w:rPr>
          <w:noProof/>
        </w:rPr>
        <w:t xml:space="preserve"> T. R. Loughlin and K. Ohtani, editors.Dynamics of the Bering Sea. University of Alaska Sea Grant, Fairbanks, AK.</w:t>
      </w:r>
    </w:p>
    <w:p w14:paraId="65EBA538" w14:textId="77777777" w:rsidR="009E26BA" w:rsidRPr="009E26BA" w:rsidRDefault="009E26BA" w:rsidP="009E26BA">
      <w:pPr>
        <w:widowControl w:val="0"/>
        <w:autoSpaceDE w:val="0"/>
        <w:autoSpaceDN w:val="0"/>
        <w:adjustRightInd w:val="0"/>
        <w:ind w:left="480" w:hanging="480"/>
        <w:rPr>
          <w:noProof/>
        </w:rPr>
      </w:pPr>
      <w:r w:rsidRPr="009E26BA">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C2E52A0"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Stroeve, J. C., M. C. Serreze, M. M. Holland, J. E. Kay, J. Malanik, and A. P. Barrett. 2012. The </w:t>
      </w:r>
      <w:r w:rsidRPr="009E26BA">
        <w:rPr>
          <w:noProof/>
        </w:rPr>
        <w:lastRenderedPageBreak/>
        <w:t>Arctic’s rapidly shrinking sea ice cover: A research synthesis. Climatic Change 110:1005–1027.</w:t>
      </w:r>
    </w:p>
    <w:p w14:paraId="38249293" w14:textId="77777777" w:rsidR="009E26BA" w:rsidRPr="009E26BA" w:rsidRDefault="009E26BA" w:rsidP="009E26BA">
      <w:pPr>
        <w:widowControl w:val="0"/>
        <w:autoSpaceDE w:val="0"/>
        <w:autoSpaceDN w:val="0"/>
        <w:adjustRightInd w:val="0"/>
        <w:ind w:left="480" w:hanging="480"/>
        <w:rPr>
          <w:noProof/>
        </w:rPr>
      </w:pPr>
      <w:r w:rsidRPr="009E26BA">
        <w:rPr>
          <w:noProof/>
        </w:rPr>
        <w:t>Valdizan, A., P. G. Beninger, P. Decottignies, M. Chantrel, and B. Cognie. 2011. Evidence that rising coastal seawater temperatures increase reproductive output of the invasive gastropod Crepidula fornicata. Marine Ecology Progress Series 438:153–165.</w:t>
      </w:r>
    </w:p>
    <w:p w14:paraId="6E17F20F" w14:textId="77777777" w:rsidR="009E26BA" w:rsidRPr="009E26BA" w:rsidRDefault="009E26BA" w:rsidP="009E26BA">
      <w:pPr>
        <w:widowControl w:val="0"/>
        <w:autoSpaceDE w:val="0"/>
        <w:autoSpaceDN w:val="0"/>
        <w:adjustRightInd w:val="0"/>
        <w:ind w:left="480" w:hanging="480"/>
        <w:rPr>
          <w:noProof/>
        </w:rPr>
      </w:pPr>
      <w:r w:rsidRPr="009E26BA">
        <w:rPr>
          <w:noProof/>
        </w:rPr>
        <w:t>Verling, E., G. M. Ruiz, L. D. Smith, B. Galil, A. W. Miller, and K. R. Murphy. 2005. Supply-side invasion ecology: characterizing propagule pressure in coastal ecosystems. Proceedings of the Royal Society B: Biological Sciences 272:1249–1257.</w:t>
      </w:r>
    </w:p>
    <w:p w14:paraId="27AE0F6E" w14:textId="77777777" w:rsidR="009E26BA" w:rsidRPr="009E26BA" w:rsidRDefault="009E26BA" w:rsidP="009E26BA">
      <w:pPr>
        <w:widowControl w:val="0"/>
        <w:autoSpaceDE w:val="0"/>
        <w:autoSpaceDN w:val="0"/>
        <w:adjustRightInd w:val="0"/>
        <w:ind w:left="480" w:hanging="480"/>
        <w:rPr>
          <w:noProof/>
        </w:rPr>
      </w:pPr>
      <w:r w:rsidRPr="009E26BA">
        <w:rPr>
          <w:noProof/>
        </w:rPr>
        <w:t>Verna, D., B. Harris, K. Holzer, and M. Minton. 2016. Ballast-borne marine invasive species: exploring the risk to coastal Alaska, USA. Management of Biological Invasions 7:199–211.</w:t>
      </w:r>
    </w:p>
    <w:p w14:paraId="5B92AAAD"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N. A. Bond. 2010. Climate projections for selected large marine ecosystems. Journal of Marine Systems 79:258–266.</w:t>
      </w:r>
    </w:p>
    <w:p w14:paraId="24AAA623" w14:textId="77777777" w:rsidR="009E26BA" w:rsidRPr="009E26BA" w:rsidRDefault="009E26BA" w:rsidP="009E26BA">
      <w:pPr>
        <w:widowControl w:val="0"/>
        <w:autoSpaceDE w:val="0"/>
        <w:autoSpaceDN w:val="0"/>
        <w:adjustRightInd w:val="0"/>
        <w:ind w:left="480" w:hanging="480"/>
        <w:rPr>
          <w:noProof/>
        </w:rPr>
      </w:pPr>
      <w:r w:rsidRPr="009E26BA">
        <w:rPr>
          <w:noProof/>
        </w:rPr>
        <w:t>Wang, M., J. E. Overland, and P. Stabeno. 2012. Future climate of the Bering and Chukchi Seas projected by global climate models. Deep-Sea Research Part II: Topical Studies in Oceanography 65–70:46–57.</w:t>
      </w:r>
    </w:p>
    <w:p w14:paraId="41B446C9" w14:textId="77777777" w:rsidR="009E26BA" w:rsidRPr="009E26BA" w:rsidRDefault="009E26BA" w:rsidP="009E26BA">
      <w:pPr>
        <w:widowControl w:val="0"/>
        <w:autoSpaceDE w:val="0"/>
        <w:autoSpaceDN w:val="0"/>
        <w:adjustRightInd w:val="0"/>
        <w:ind w:left="480" w:hanging="480"/>
        <w:rPr>
          <w:noProof/>
        </w:rPr>
      </w:pPr>
      <w:r w:rsidRPr="009E26BA">
        <w:rPr>
          <w:noProof/>
        </w:rPr>
        <w:t>Ware, C., J. Berge, A. Jelmert, S. M. Olsen, L. Pellissier, M. Wisz, D. Kriticos, G. Semenov, S. Kwaśniewski, and I. G. Alsos. 2016. Biological introduction risks from shipping in a warming Arctic. Journal of Applied Ecology 53:340–349.</w:t>
      </w:r>
    </w:p>
    <w:p w14:paraId="3C0C5E18" w14:textId="77777777" w:rsidR="009E26BA" w:rsidRPr="009E26BA" w:rsidRDefault="009E26BA" w:rsidP="009E26BA">
      <w:pPr>
        <w:widowControl w:val="0"/>
        <w:autoSpaceDE w:val="0"/>
        <w:autoSpaceDN w:val="0"/>
        <w:adjustRightInd w:val="0"/>
        <w:ind w:left="480" w:hanging="480"/>
        <w:rPr>
          <w:noProof/>
        </w:rPr>
      </w:pPr>
      <w:r w:rsidRPr="009E26BA">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418286BA" w14:textId="77777777" w:rsidR="009E26BA" w:rsidRPr="009E26BA" w:rsidRDefault="009E26BA" w:rsidP="009E26BA">
      <w:pPr>
        <w:widowControl w:val="0"/>
        <w:autoSpaceDE w:val="0"/>
        <w:autoSpaceDN w:val="0"/>
        <w:adjustRightInd w:val="0"/>
        <w:ind w:left="480" w:hanging="480"/>
        <w:rPr>
          <w:noProof/>
        </w:rPr>
      </w:pPr>
      <w:r w:rsidRPr="009E26BA">
        <w:rPr>
          <w:noProof/>
        </w:rPr>
        <w:t xml:space="preserve">Watson, J. T., and A. C. Haynie. 2016. Using vessel monitoring system data to identify and </w:t>
      </w:r>
      <w:r w:rsidRPr="009E26BA">
        <w:rPr>
          <w:noProof/>
        </w:rPr>
        <w:lastRenderedPageBreak/>
        <w:t>characterize trips made by fishing vessels in the United States North Pacific. PLoS ONE 11:1–20.</w:t>
      </w:r>
    </w:p>
    <w:p w14:paraId="47775667" w14:textId="77777777" w:rsidR="009E26BA" w:rsidRPr="009E26BA" w:rsidRDefault="009E26BA" w:rsidP="009E26BA">
      <w:pPr>
        <w:widowControl w:val="0"/>
        <w:autoSpaceDE w:val="0"/>
        <w:autoSpaceDN w:val="0"/>
        <w:adjustRightInd w:val="0"/>
        <w:ind w:left="480" w:hanging="480"/>
        <w:rPr>
          <w:noProof/>
        </w:rPr>
      </w:pPr>
      <w:r w:rsidRPr="009E26BA">
        <w:rPr>
          <w:noProof/>
        </w:rPr>
        <w:t>Witte, S., C. Buschbaum, J. E. E. van Beusekom, and K. Reise. 2010. Does climatic warming explain why an introduced barnacle finally takes over after a lag of more than 50 years? Biological Invasions 12:3579–3589.</w:t>
      </w:r>
    </w:p>
    <w:p w14:paraId="483A762C" w14:textId="77777777" w:rsidR="009E26BA" w:rsidRPr="009E26BA" w:rsidRDefault="009E26BA" w:rsidP="009E26BA">
      <w:pPr>
        <w:widowControl w:val="0"/>
        <w:autoSpaceDE w:val="0"/>
        <w:autoSpaceDN w:val="0"/>
        <w:adjustRightInd w:val="0"/>
        <w:ind w:left="480" w:hanging="480"/>
        <w:rPr>
          <w:noProof/>
        </w:rPr>
      </w:pPr>
      <w:r w:rsidRPr="009E26BA">
        <w:rPr>
          <w:noProof/>
        </w:rPr>
        <w:t>Wyllie-Echeverria, T., and W. S. Wooster. 1998. Year-to-year variations in Bering Sea ice cover and some consequences for fish distributions. Fisheries Oceanography 7:159–170.</w:t>
      </w:r>
    </w:p>
    <w:p w14:paraId="54B3EFE2" w14:textId="1ECEA12B" w:rsidR="004D5A7F" w:rsidRDefault="004D5A7F" w:rsidP="009E26BA">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69979B1" w14:textId="77777777" w:rsidR="00723773" w:rsidRPr="00CA4945" w:rsidRDefault="00723773" w:rsidP="00CA4945">
      <w:pPr>
        <w:spacing w:line="360" w:lineRule="auto"/>
        <w:ind w:left="255" w:hanging="285"/>
        <w:contextualSpacing/>
      </w:pPr>
    </w:p>
    <w:p w14:paraId="555FC1D2" w14:textId="77777777" w:rsidR="00A85C6F" w:rsidRDefault="00A85C6F" w:rsidP="00A85C6F">
      <w:pPr>
        <w:pBdr>
          <w:top w:val="nil"/>
          <w:left w:val="nil"/>
          <w:bottom w:val="nil"/>
          <w:right w:val="nil"/>
          <w:between w:val="nil"/>
        </w:pBdr>
        <w:spacing w:line="276" w:lineRule="auto"/>
        <w:ind w:firstLine="0"/>
      </w:pPr>
      <w:bookmarkStart w:id="125" w:name="_91zzxnwcm8d4" w:colFirst="0" w:colLast="0"/>
      <w:bookmarkStart w:id="126" w:name="OLE_LINK1"/>
      <w:bookmarkStart w:id="127" w:name="OLE_LINK2"/>
      <w:bookmarkEnd w:id="125"/>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1</w:t>
      </w:r>
      <w:r w:rsidRPr="00CA4945">
        <w:rPr>
          <w:noProof/>
        </w:rPr>
        <w:fldChar w:fldCharType="end"/>
      </w:r>
      <w:r w:rsidRPr="00CA4945">
        <w:t>. Change in the number of species and percent area projected to have year-round suitable habitat for non-native marine species (42 assessed) between current (2003-2012) and mid-century (2030-2039).</w:t>
      </w:r>
    </w:p>
    <w:p w14:paraId="559B7486" w14:textId="77777777" w:rsidR="00A85C6F" w:rsidRDefault="00A85C6F" w:rsidP="00A85C6F">
      <w:pPr>
        <w:pBdr>
          <w:top w:val="nil"/>
          <w:left w:val="nil"/>
          <w:bottom w:val="nil"/>
          <w:right w:val="nil"/>
          <w:between w:val="nil"/>
        </w:pBdr>
        <w:spacing w:line="276" w:lineRule="auto"/>
        <w:ind w:firstLine="0"/>
      </w:pPr>
    </w:p>
    <w:tbl>
      <w:tblPr>
        <w:tblW w:w="7910" w:type="dxa"/>
        <w:tblLook w:val="04A0" w:firstRow="1" w:lastRow="0" w:firstColumn="1" w:lastColumn="0" w:noHBand="0" w:noVBand="1"/>
      </w:tblPr>
      <w:tblGrid>
        <w:gridCol w:w="1400"/>
        <w:gridCol w:w="1570"/>
        <w:gridCol w:w="1840"/>
        <w:gridCol w:w="1560"/>
        <w:gridCol w:w="1540"/>
      </w:tblGrid>
      <w:tr w:rsidR="00A85C6F" w:rsidRPr="00CA4945" w14:paraId="7846D4AA" w14:textId="77777777" w:rsidTr="00C65F70">
        <w:trPr>
          <w:trHeight w:val="615"/>
        </w:trPr>
        <w:tc>
          <w:tcPr>
            <w:tcW w:w="1400" w:type="dxa"/>
            <w:tcBorders>
              <w:top w:val="single" w:sz="8" w:space="0" w:color="auto"/>
              <w:left w:val="nil"/>
              <w:bottom w:val="single" w:sz="8" w:space="0" w:color="auto"/>
              <w:right w:val="nil"/>
            </w:tcBorders>
            <w:shd w:val="clear" w:color="auto" w:fill="auto"/>
            <w:vAlign w:val="center"/>
            <w:hideMark/>
          </w:tcPr>
          <w:p w14:paraId="47D20D59" w14:textId="77777777" w:rsidR="00A85C6F" w:rsidRPr="00CA4945" w:rsidRDefault="00A85C6F" w:rsidP="00C65F70">
            <w:pPr>
              <w:spacing w:line="360" w:lineRule="auto"/>
              <w:ind w:firstLine="0"/>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6056F2E9" w14:textId="77777777" w:rsidR="00A85C6F" w:rsidRPr="00CA4945" w:rsidRDefault="00A85C6F" w:rsidP="00C65F70">
            <w:pPr>
              <w:spacing w:line="360" w:lineRule="auto"/>
              <w:ind w:firstLine="0"/>
              <w:contextualSpacing/>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02B1BDD9" w14:textId="77777777" w:rsidR="00A85C6F" w:rsidRPr="00CA4945" w:rsidRDefault="00A85C6F" w:rsidP="00C65F70">
            <w:pPr>
              <w:spacing w:line="360" w:lineRule="auto"/>
              <w:ind w:firstLine="0"/>
              <w:contextualSpacing/>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77CCE234" w14:textId="77777777" w:rsidR="00A85C6F" w:rsidRPr="00CA4945" w:rsidRDefault="00A85C6F" w:rsidP="00C65F70">
            <w:pPr>
              <w:spacing w:line="360" w:lineRule="auto"/>
              <w:ind w:firstLine="0"/>
              <w:contextualSpacing/>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0A0EE3D3" w14:textId="77777777" w:rsidR="00A85C6F" w:rsidRPr="00CA4945" w:rsidRDefault="00A85C6F" w:rsidP="00C65F70">
            <w:pPr>
              <w:spacing w:line="360" w:lineRule="auto"/>
              <w:ind w:firstLine="0"/>
              <w:contextualSpacing/>
              <w:rPr>
                <w:b/>
                <w:bCs/>
              </w:rPr>
            </w:pPr>
            <w:r w:rsidRPr="00CA4945">
              <w:rPr>
                <w:b/>
                <w:bCs/>
              </w:rPr>
              <w:t>Habitat lost</w:t>
            </w:r>
          </w:p>
        </w:tc>
      </w:tr>
      <w:tr w:rsidR="00A85C6F" w:rsidRPr="00CA4945" w14:paraId="42C81441" w14:textId="77777777" w:rsidTr="00C65F70">
        <w:trPr>
          <w:trHeight w:val="300"/>
        </w:trPr>
        <w:tc>
          <w:tcPr>
            <w:tcW w:w="1400" w:type="dxa"/>
            <w:tcBorders>
              <w:top w:val="nil"/>
              <w:left w:val="nil"/>
              <w:bottom w:val="nil"/>
              <w:right w:val="nil"/>
            </w:tcBorders>
            <w:shd w:val="clear" w:color="000000" w:fill="F2F2F2"/>
            <w:vAlign w:val="center"/>
            <w:hideMark/>
          </w:tcPr>
          <w:p w14:paraId="505974BE" w14:textId="77777777" w:rsidR="00A85C6F" w:rsidRPr="00CA4945" w:rsidRDefault="00A85C6F" w:rsidP="00C65F70">
            <w:pPr>
              <w:spacing w:line="360" w:lineRule="auto"/>
              <w:ind w:firstLine="0"/>
              <w:contextualSpacing/>
            </w:pPr>
            <w:r w:rsidRPr="00CA4945">
              <w:t>CGCM3-t47</w:t>
            </w:r>
          </w:p>
        </w:tc>
        <w:tc>
          <w:tcPr>
            <w:tcW w:w="1570" w:type="dxa"/>
            <w:tcBorders>
              <w:top w:val="nil"/>
              <w:left w:val="nil"/>
              <w:bottom w:val="nil"/>
              <w:right w:val="nil"/>
            </w:tcBorders>
            <w:shd w:val="clear" w:color="000000" w:fill="F2F2F2"/>
            <w:vAlign w:val="center"/>
            <w:hideMark/>
          </w:tcPr>
          <w:p w14:paraId="12E087F3" w14:textId="77777777" w:rsidR="00A85C6F" w:rsidRPr="00CA4945" w:rsidRDefault="00A85C6F" w:rsidP="00C65F70">
            <w:pPr>
              <w:spacing w:line="360" w:lineRule="auto"/>
              <w:ind w:firstLine="0"/>
              <w:contextualSpacing/>
            </w:pPr>
            <w:r w:rsidRPr="00CA4945">
              <w:t>35</w:t>
            </w:r>
          </w:p>
        </w:tc>
        <w:tc>
          <w:tcPr>
            <w:tcW w:w="1840" w:type="dxa"/>
            <w:tcBorders>
              <w:top w:val="nil"/>
              <w:left w:val="nil"/>
              <w:bottom w:val="nil"/>
              <w:right w:val="nil"/>
            </w:tcBorders>
            <w:shd w:val="clear" w:color="000000" w:fill="F2F2F2"/>
            <w:vAlign w:val="center"/>
            <w:hideMark/>
          </w:tcPr>
          <w:p w14:paraId="4ACC3078" w14:textId="77777777" w:rsidR="00A85C6F" w:rsidRPr="00CA4945" w:rsidRDefault="00A85C6F" w:rsidP="00C65F70">
            <w:pPr>
              <w:spacing w:line="360" w:lineRule="auto"/>
              <w:ind w:firstLine="0"/>
              <w:contextualSpacing/>
            </w:pPr>
            <w:r w:rsidRPr="00CA4945">
              <w:t>36</w:t>
            </w:r>
          </w:p>
        </w:tc>
        <w:tc>
          <w:tcPr>
            <w:tcW w:w="1560" w:type="dxa"/>
            <w:tcBorders>
              <w:top w:val="nil"/>
              <w:left w:val="nil"/>
              <w:bottom w:val="nil"/>
              <w:right w:val="nil"/>
            </w:tcBorders>
            <w:shd w:val="clear" w:color="000000" w:fill="F2F2F2"/>
            <w:vAlign w:val="center"/>
            <w:hideMark/>
          </w:tcPr>
          <w:p w14:paraId="166C5878" w14:textId="77777777" w:rsidR="00A85C6F" w:rsidRPr="00CA4945" w:rsidRDefault="00A85C6F" w:rsidP="00C65F70">
            <w:pPr>
              <w:spacing w:line="360" w:lineRule="auto"/>
              <w:ind w:firstLine="0"/>
              <w:contextualSpacing/>
            </w:pPr>
            <w:r w:rsidRPr="00CA4945">
              <w:t>59.88%</w:t>
            </w:r>
          </w:p>
        </w:tc>
        <w:tc>
          <w:tcPr>
            <w:tcW w:w="1540" w:type="dxa"/>
            <w:tcBorders>
              <w:top w:val="nil"/>
              <w:left w:val="nil"/>
              <w:bottom w:val="nil"/>
              <w:right w:val="nil"/>
            </w:tcBorders>
            <w:shd w:val="clear" w:color="000000" w:fill="F2F2F2"/>
            <w:vAlign w:val="center"/>
            <w:hideMark/>
          </w:tcPr>
          <w:p w14:paraId="558AA425" w14:textId="77777777" w:rsidR="00A85C6F" w:rsidRPr="00CA4945" w:rsidRDefault="00A85C6F" w:rsidP="00C65F70">
            <w:pPr>
              <w:spacing w:line="360" w:lineRule="auto"/>
              <w:ind w:firstLine="0"/>
              <w:contextualSpacing/>
            </w:pPr>
            <w:r w:rsidRPr="00CA4945">
              <w:t>6.70%</w:t>
            </w:r>
          </w:p>
        </w:tc>
      </w:tr>
      <w:tr w:rsidR="00A85C6F" w:rsidRPr="00CA4945" w14:paraId="237B1809" w14:textId="77777777" w:rsidTr="00C65F70">
        <w:trPr>
          <w:trHeight w:val="300"/>
        </w:trPr>
        <w:tc>
          <w:tcPr>
            <w:tcW w:w="1400" w:type="dxa"/>
            <w:tcBorders>
              <w:top w:val="nil"/>
              <w:left w:val="nil"/>
              <w:bottom w:val="nil"/>
              <w:right w:val="nil"/>
            </w:tcBorders>
            <w:shd w:val="clear" w:color="auto" w:fill="auto"/>
            <w:vAlign w:val="center"/>
            <w:hideMark/>
          </w:tcPr>
          <w:p w14:paraId="10BDE246" w14:textId="77777777" w:rsidR="00A85C6F" w:rsidRPr="00CA4945" w:rsidRDefault="00A85C6F" w:rsidP="00C65F70">
            <w:pPr>
              <w:spacing w:line="360" w:lineRule="auto"/>
              <w:ind w:firstLine="0"/>
              <w:contextualSpacing/>
            </w:pPr>
            <w:r w:rsidRPr="00CA4945">
              <w:t>ECHO-G</w:t>
            </w:r>
          </w:p>
        </w:tc>
        <w:tc>
          <w:tcPr>
            <w:tcW w:w="1570" w:type="dxa"/>
            <w:tcBorders>
              <w:top w:val="nil"/>
              <w:left w:val="nil"/>
              <w:bottom w:val="nil"/>
              <w:right w:val="nil"/>
            </w:tcBorders>
            <w:shd w:val="clear" w:color="auto" w:fill="auto"/>
            <w:vAlign w:val="center"/>
            <w:hideMark/>
          </w:tcPr>
          <w:p w14:paraId="5F9E570B" w14:textId="77777777" w:rsidR="00A85C6F" w:rsidRPr="00CA4945" w:rsidRDefault="00A85C6F" w:rsidP="00C65F70">
            <w:pPr>
              <w:spacing w:line="360" w:lineRule="auto"/>
              <w:ind w:firstLine="0"/>
              <w:contextualSpacing/>
            </w:pPr>
            <w:r w:rsidRPr="00CA4945">
              <w:t>33</w:t>
            </w:r>
          </w:p>
        </w:tc>
        <w:tc>
          <w:tcPr>
            <w:tcW w:w="1840" w:type="dxa"/>
            <w:tcBorders>
              <w:top w:val="nil"/>
              <w:left w:val="nil"/>
              <w:bottom w:val="nil"/>
              <w:right w:val="nil"/>
            </w:tcBorders>
            <w:shd w:val="clear" w:color="auto" w:fill="auto"/>
            <w:vAlign w:val="center"/>
            <w:hideMark/>
          </w:tcPr>
          <w:p w14:paraId="587E2300" w14:textId="77777777" w:rsidR="00A85C6F" w:rsidRPr="00CA4945" w:rsidRDefault="00A85C6F" w:rsidP="00C65F70">
            <w:pPr>
              <w:spacing w:line="360" w:lineRule="auto"/>
              <w:ind w:firstLine="0"/>
              <w:contextualSpacing/>
            </w:pPr>
            <w:r w:rsidRPr="00CA4945">
              <w:t>33</w:t>
            </w:r>
          </w:p>
        </w:tc>
        <w:tc>
          <w:tcPr>
            <w:tcW w:w="1560" w:type="dxa"/>
            <w:tcBorders>
              <w:top w:val="nil"/>
              <w:left w:val="nil"/>
              <w:bottom w:val="nil"/>
              <w:right w:val="nil"/>
            </w:tcBorders>
            <w:shd w:val="clear" w:color="auto" w:fill="auto"/>
            <w:vAlign w:val="center"/>
            <w:hideMark/>
          </w:tcPr>
          <w:p w14:paraId="7A11A750" w14:textId="77777777" w:rsidR="00A85C6F" w:rsidRPr="00CA4945" w:rsidRDefault="00A85C6F" w:rsidP="00C65F70">
            <w:pPr>
              <w:spacing w:line="360" w:lineRule="auto"/>
              <w:ind w:firstLine="0"/>
              <w:contextualSpacing/>
            </w:pPr>
            <w:r w:rsidRPr="00CA4945">
              <w:t>36.78%</w:t>
            </w:r>
          </w:p>
        </w:tc>
        <w:tc>
          <w:tcPr>
            <w:tcW w:w="1540" w:type="dxa"/>
            <w:tcBorders>
              <w:top w:val="nil"/>
              <w:left w:val="nil"/>
              <w:bottom w:val="nil"/>
              <w:right w:val="nil"/>
            </w:tcBorders>
            <w:shd w:val="clear" w:color="auto" w:fill="auto"/>
            <w:vAlign w:val="center"/>
            <w:hideMark/>
          </w:tcPr>
          <w:p w14:paraId="124CB2FC" w14:textId="77777777" w:rsidR="00A85C6F" w:rsidRPr="00CA4945" w:rsidRDefault="00A85C6F" w:rsidP="00C65F70">
            <w:pPr>
              <w:spacing w:line="360" w:lineRule="auto"/>
              <w:ind w:firstLine="0"/>
              <w:contextualSpacing/>
            </w:pPr>
            <w:r w:rsidRPr="00CA4945">
              <w:t>6.17%</w:t>
            </w:r>
          </w:p>
        </w:tc>
      </w:tr>
      <w:tr w:rsidR="00A85C6F" w:rsidRPr="00CA4945" w14:paraId="6C120F4B" w14:textId="77777777" w:rsidTr="00C65F70">
        <w:trPr>
          <w:trHeight w:val="315"/>
        </w:trPr>
        <w:tc>
          <w:tcPr>
            <w:tcW w:w="1400" w:type="dxa"/>
            <w:tcBorders>
              <w:top w:val="nil"/>
              <w:left w:val="nil"/>
              <w:bottom w:val="single" w:sz="8" w:space="0" w:color="auto"/>
              <w:right w:val="nil"/>
            </w:tcBorders>
            <w:shd w:val="clear" w:color="000000" w:fill="F2F2F2"/>
            <w:vAlign w:val="center"/>
            <w:hideMark/>
          </w:tcPr>
          <w:p w14:paraId="4455C45F" w14:textId="77777777" w:rsidR="00A85C6F" w:rsidRPr="00CA4945" w:rsidRDefault="00A85C6F" w:rsidP="00C65F70">
            <w:pPr>
              <w:spacing w:line="360" w:lineRule="auto"/>
              <w:ind w:firstLine="0"/>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295B45B5" w14:textId="77777777" w:rsidR="00A85C6F" w:rsidRPr="00CA4945" w:rsidRDefault="00A85C6F" w:rsidP="00C65F70">
            <w:pPr>
              <w:spacing w:line="360" w:lineRule="auto"/>
              <w:ind w:firstLine="0"/>
              <w:contextualSpacing/>
            </w:pPr>
            <w:r w:rsidRPr="00CA4945">
              <w:t>34</w:t>
            </w:r>
          </w:p>
        </w:tc>
        <w:tc>
          <w:tcPr>
            <w:tcW w:w="1840" w:type="dxa"/>
            <w:tcBorders>
              <w:top w:val="nil"/>
              <w:left w:val="nil"/>
              <w:bottom w:val="single" w:sz="8" w:space="0" w:color="auto"/>
              <w:right w:val="nil"/>
            </w:tcBorders>
            <w:shd w:val="clear" w:color="000000" w:fill="F2F2F2"/>
            <w:vAlign w:val="center"/>
            <w:hideMark/>
          </w:tcPr>
          <w:p w14:paraId="2D8DF863" w14:textId="77777777" w:rsidR="00A85C6F" w:rsidRPr="00CA4945" w:rsidRDefault="00A85C6F" w:rsidP="00C65F70">
            <w:pPr>
              <w:spacing w:line="360" w:lineRule="auto"/>
              <w:ind w:firstLine="0"/>
              <w:contextualSpacing/>
            </w:pPr>
            <w:r w:rsidRPr="00CA4945">
              <w:t>35</w:t>
            </w:r>
          </w:p>
        </w:tc>
        <w:tc>
          <w:tcPr>
            <w:tcW w:w="1560" w:type="dxa"/>
            <w:tcBorders>
              <w:top w:val="nil"/>
              <w:left w:val="nil"/>
              <w:bottom w:val="single" w:sz="8" w:space="0" w:color="auto"/>
              <w:right w:val="nil"/>
            </w:tcBorders>
            <w:shd w:val="clear" w:color="000000" w:fill="F2F2F2"/>
            <w:vAlign w:val="center"/>
            <w:hideMark/>
          </w:tcPr>
          <w:p w14:paraId="3A7EBA51" w14:textId="77777777" w:rsidR="00A85C6F" w:rsidRPr="00CA4945" w:rsidRDefault="00A85C6F" w:rsidP="00C65F70">
            <w:pPr>
              <w:spacing w:line="360" w:lineRule="auto"/>
              <w:ind w:firstLine="0"/>
              <w:contextualSpacing/>
            </w:pPr>
            <w:r w:rsidRPr="00CA4945">
              <w:t>52.52%</w:t>
            </w:r>
          </w:p>
        </w:tc>
        <w:tc>
          <w:tcPr>
            <w:tcW w:w="1540" w:type="dxa"/>
            <w:tcBorders>
              <w:top w:val="nil"/>
              <w:left w:val="nil"/>
              <w:bottom w:val="single" w:sz="8" w:space="0" w:color="auto"/>
              <w:right w:val="nil"/>
            </w:tcBorders>
            <w:shd w:val="clear" w:color="000000" w:fill="F2F2F2"/>
            <w:vAlign w:val="center"/>
            <w:hideMark/>
          </w:tcPr>
          <w:p w14:paraId="2ABE92CA" w14:textId="77777777" w:rsidR="00A85C6F" w:rsidRPr="00CA4945" w:rsidRDefault="00A85C6F" w:rsidP="00C65F70">
            <w:pPr>
              <w:spacing w:line="360" w:lineRule="auto"/>
              <w:ind w:firstLine="0"/>
              <w:contextualSpacing/>
            </w:pPr>
            <w:r w:rsidRPr="00CA4945">
              <w:t>3.65%</w:t>
            </w:r>
          </w:p>
        </w:tc>
      </w:tr>
    </w:tbl>
    <w:p w14:paraId="0BE1AE21" w14:textId="77777777" w:rsidR="00A85C6F" w:rsidRDefault="00A85C6F" w:rsidP="00A85C6F">
      <w:pPr>
        <w:pBdr>
          <w:top w:val="nil"/>
          <w:left w:val="nil"/>
          <w:bottom w:val="nil"/>
          <w:right w:val="nil"/>
          <w:between w:val="nil"/>
        </w:pBdr>
        <w:spacing w:line="276" w:lineRule="auto"/>
        <w:ind w:firstLine="0"/>
        <w:rPr>
          <w:b/>
          <w:highlight w:val="yellow"/>
        </w:rPr>
      </w:pPr>
    </w:p>
    <w:p w14:paraId="6BE1E175"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C65F70">
        <w:trPr>
          <w:trHeight w:val="337"/>
        </w:trPr>
        <w:tc>
          <w:tcPr>
            <w:tcW w:w="1871" w:type="dxa"/>
            <w:tcBorders>
              <w:top w:val="single" w:sz="4" w:space="0" w:color="auto"/>
              <w:bottom w:val="single" w:sz="4" w:space="0" w:color="auto"/>
            </w:tcBorders>
          </w:tcPr>
          <w:p w14:paraId="63FF4CE3" w14:textId="77777777" w:rsidR="00A85C6F" w:rsidRPr="00CA4945" w:rsidRDefault="00A85C6F" w:rsidP="00C65F70">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C65F70">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C65F70">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C65F70">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C65F70">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C65F70">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C65F70">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C65F70">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C65F70">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C65F70">
        <w:trPr>
          <w:trHeight w:val="233"/>
        </w:trPr>
        <w:tc>
          <w:tcPr>
            <w:tcW w:w="1871" w:type="dxa"/>
            <w:vMerge/>
            <w:tcBorders>
              <w:top w:val="nil"/>
              <w:bottom w:val="nil"/>
            </w:tcBorders>
            <w:shd w:val="clear" w:color="auto" w:fill="auto"/>
          </w:tcPr>
          <w:p w14:paraId="23C17F32" w14:textId="77777777" w:rsidR="00A85C6F" w:rsidRPr="00CA4945" w:rsidRDefault="00A85C6F" w:rsidP="00C65F70">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C65F70">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C65F70">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C65F70">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C65F70">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C65F70">
        <w:trPr>
          <w:trHeight w:val="277"/>
        </w:trPr>
        <w:tc>
          <w:tcPr>
            <w:tcW w:w="1871" w:type="dxa"/>
            <w:vMerge w:val="restart"/>
            <w:tcBorders>
              <w:top w:val="single" w:sz="4" w:space="0" w:color="auto"/>
              <w:bottom w:val="nil"/>
            </w:tcBorders>
          </w:tcPr>
          <w:p w14:paraId="34D916C8" w14:textId="77777777" w:rsidR="00A85C6F" w:rsidRPr="00CA4945" w:rsidRDefault="00A85C6F" w:rsidP="00C65F70">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C65F70">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C65F70">
        <w:trPr>
          <w:trHeight w:val="242"/>
        </w:trPr>
        <w:tc>
          <w:tcPr>
            <w:tcW w:w="1871" w:type="dxa"/>
            <w:vMerge/>
            <w:tcBorders>
              <w:top w:val="nil"/>
              <w:bottom w:val="nil"/>
            </w:tcBorders>
          </w:tcPr>
          <w:p w14:paraId="1B7BC2F5" w14:textId="77777777" w:rsidR="00A85C6F" w:rsidRPr="00CA4945" w:rsidRDefault="00A85C6F" w:rsidP="00C65F70">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C65F70">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C65F70">
        <w:trPr>
          <w:trHeight w:val="143"/>
        </w:trPr>
        <w:tc>
          <w:tcPr>
            <w:tcW w:w="1871" w:type="dxa"/>
            <w:vMerge/>
            <w:tcBorders>
              <w:top w:val="nil"/>
              <w:bottom w:val="single" w:sz="4" w:space="0" w:color="auto"/>
            </w:tcBorders>
          </w:tcPr>
          <w:p w14:paraId="454A0919" w14:textId="77777777" w:rsidR="00A85C6F" w:rsidRPr="00CA4945" w:rsidRDefault="00A85C6F" w:rsidP="00C65F70">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C65F70">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C65F70">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A94BAC">
        <w:rPr>
          <w:b/>
          <w:highlight w:val="yellow"/>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77777777"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future (2030-2039) climate conditions, as predicted by the 3 ROMS models we analysed (CGCM3-t47, ECHO-G, and MIROC 3.2). Values represent the predicted change in the number of species, relative to current (2003-2012) conditions. </w:t>
      </w:r>
    </w:p>
    <w:p w14:paraId="40550535" w14:textId="77777777" w:rsidR="00A85C6F" w:rsidRDefault="00A85C6F" w:rsidP="00A85C6F">
      <w:pPr>
        <w:spacing w:before="200" w:line="360" w:lineRule="auto"/>
        <w:ind w:firstLine="0"/>
        <w:contextualSpacing/>
        <w:rPr>
          <w:color w:val="222222"/>
          <w:highlight w:val="white"/>
        </w:rPr>
      </w:pPr>
    </w:p>
    <w:p w14:paraId="18B59BDF"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Pr>
          <w:b/>
          <w:color w:val="000000" w:themeColor="text1"/>
          <w:highlight w:val="white"/>
        </w:rPr>
        <w:t>Number of taxa with year-round survival as a function of latitude.</w:t>
      </w:r>
    </w:p>
    <w:p w14:paraId="0A2976C8" w14:textId="77777777" w:rsidR="00A85C6F" w:rsidRPr="003E696D" w:rsidRDefault="00A85C6F" w:rsidP="00A85C6F">
      <w:pPr>
        <w:spacing w:before="200" w:line="360" w:lineRule="auto"/>
        <w:ind w:firstLine="0"/>
        <w:contextualSpacing/>
        <w:rPr>
          <w:color w:val="000000" w:themeColor="text1"/>
          <w:highlight w:val="white"/>
        </w:rPr>
      </w:pPr>
    </w:p>
    <w:p w14:paraId="73BE960B" w14:textId="77777777" w:rsidR="00A85C6F" w:rsidRDefault="00A85C6F" w:rsidP="00A85C6F">
      <w:pPr>
        <w:spacing w:before="200" w:line="360" w:lineRule="auto"/>
        <w:ind w:firstLine="0"/>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4</w:t>
      </w:r>
      <w:r w:rsidRPr="00FF15DD">
        <w:rPr>
          <w:color w:val="000000" w:themeColor="text1"/>
          <w:highlight w:val="white"/>
        </w:rPr>
        <w:t>: Weekly temperature chart for species with no year-round survival?</w:t>
      </w:r>
    </w:p>
    <w:p w14:paraId="718F1775" w14:textId="77777777" w:rsidR="00A85C6F" w:rsidRDefault="00A85C6F" w:rsidP="00A85C6F">
      <w:pPr>
        <w:spacing w:before="200" w:line="360" w:lineRule="auto"/>
        <w:ind w:firstLine="0"/>
        <w:contextualSpacing/>
        <w:rPr>
          <w:color w:val="222222"/>
          <w:highlight w:val="white"/>
        </w:rPr>
      </w:pPr>
    </w:p>
    <w:p w14:paraId="1983E043" w14:textId="77777777" w:rsidR="00A85C6F" w:rsidRPr="00A82EE4" w:rsidRDefault="00A85C6F" w:rsidP="00A85C6F">
      <w:pPr>
        <w:spacing w:before="200" w:line="360" w:lineRule="auto"/>
        <w:ind w:firstLine="0"/>
        <w:contextualSpacing/>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 Based on taxa tolerances, can either average across models or separate out? Is it wrong to do this as a line graph? (Should it be a scatterplot??)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bookmarkStart w:id="128" w:name="_GoBack"/>
      <w:bookmarkEnd w:id="128"/>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15F5813F"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066C10BA" w14:textId="77777777" w:rsidR="00A85C6F" w:rsidRDefault="00A85C6F" w:rsidP="00A85C6F">
      <w:pPr>
        <w:spacing w:before="200" w:line="360" w:lineRule="auto"/>
        <w:ind w:firstLine="0"/>
        <w:contextualSpacing/>
        <w:rPr>
          <w:color w:val="000000" w:themeColor="text1"/>
          <w:highlight w:val="white"/>
        </w:rPr>
      </w:pPr>
    </w:p>
    <w:p w14:paraId="7ACA63F1" w14:textId="77777777" w:rsidR="00A85C6F" w:rsidRPr="00FF15DD" w:rsidRDefault="00A85C6F" w:rsidP="00A85C6F">
      <w:pPr>
        <w:spacing w:before="200" w:line="360" w:lineRule="auto"/>
        <w:contextualSpacing/>
        <w:rPr>
          <w:color w:val="000000" w:themeColor="text1"/>
          <w:highlight w:val="white"/>
        </w:rPr>
      </w:pPr>
      <w:r>
        <w:rPr>
          <w:color w:val="000000" w:themeColor="text1"/>
          <w:highlight w:val="white"/>
        </w:rPr>
        <w:t>-weekly suitability maps?</w:t>
      </w:r>
    </w:p>
    <w:p w14:paraId="4169137B" w14:textId="77777777" w:rsidR="00A85C6F" w:rsidRDefault="00A85C6F" w:rsidP="00A85C6F">
      <w:pPr>
        <w:spacing w:before="200" w:line="360" w:lineRule="auto"/>
        <w:ind w:firstLine="0"/>
        <w:contextualSpacing/>
        <w:rPr>
          <w:color w:val="222222"/>
          <w:highlight w:val="white"/>
        </w:rPr>
      </w:pP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29"/>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29"/>
      <w:r w:rsidRPr="00CA4945">
        <w:commentReference w:id="129"/>
      </w:r>
      <w:bookmarkEnd w:id="126"/>
      <w:bookmarkEnd w:id="127"/>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0E0809" w:rsidRDefault="000E0809">
      <w:pPr>
        <w:widowControl w:val="0"/>
      </w:pPr>
      <w:r>
        <w:t>Preferences?</w:t>
      </w:r>
    </w:p>
  </w:comment>
  <w:comment w:id="2" w:author="Amanda Droghini" w:date="2018-02-07T15:50:00Z" w:initials="AD">
    <w:p w14:paraId="4CB7667E" w14:textId="2D088ACD" w:rsidR="000E0809" w:rsidRDefault="000E0809">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0E0809" w:rsidRDefault="000E0809">
      <w:pPr>
        <w:widowControl w:val="0"/>
      </w:pPr>
      <w:r>
        <w:t>Other authors on this? Author order?</w:t>
      </w:r>
    </w:p>
  </w:comment>
  <w:comment w:id="8" w:author="Amanda Droghini" w:date="2018-02-10T09:27:00Z" w:initials="AD">
    <w:p w14:paraId="40E74B83" w14:textId="514A9206" w:rsidR="000E0809" w:rsidRDefault="000E0809">
      <w:pPr>
        <w:pStyle w:val="CommentText"/>
      </w:pPr>
      <w:r>
        <w:rPr>
          <w:rStyle w:val="CommentReference"/>
        </w:rPr>
        <w:annotationRef/>
      </w:r>
      <w:r>
        <w:t>Word count: 284</w:t>
      </w:r>
    </w:p>
  </w:comment>
  <w:comment w:id="12" w:author="Amanda Droghini" w:date="2018-03-14T07:16:00Z" w:initials="AD">
    <w:p w14:paraId="62A1653D" w14:textId="119C79CC" w:rsidR="000E0809" w:rsidRDefault="000E0809">
      <w:pPr>
        <w:pStyle w:val="CommentText"/>
      </w:pPr>
      <w:r>
        <w:rPr>
          <w:rStyle w:val="CommentReference"/>
        </w:rPr>
        <w:annotationRef/>
      </w:r>
      <w:r>
        <w:t>Need to fix citations for entire paragraph</w:t>
      </w:r>
    </w:p>
  </w:comment>
  <w:comment w:id="13" w:author="Amanda Droghini" w:date="2018-03-13T08:12:00Z" w:initials="AD">
    <w:p w14:paraId="4CBFD47C" w14:textId="58A9F741" w:rsidR="000E0809" w:rsidRDefault="000E0809">
      <w:pPr>
        <w:pStyle w:val="CommentText"/>
      </w:pPr>
      <w:r>
        <w:rPr>
          <w:rStyle w:val="CommentReference"/>
        </w:rPr>
        <w:annotationRef/>
      </w:r>
      <w:r>
        <w:t>Other citation for this? Hop and Gjosaeter 2013??</w:t>
      </w:r>
    </w:p>
  </w:comment>
  <w:comment w:id="14" w:author="Amanda Droghini" w:date="2018-03-07T07:55:00Z" w:initials="AD">
    <w:p w14:paraId="031AF4C5" w14:textId="7D007620" w:rsidR="000E0809" w:rsidRDefault="000E0809">
      <w:pPr>
        <w:pStyle w:val="CommentText"/>
      </w:pPr>
      <w:r>
        <w:rPr>
          <w:rStyle w:val="CommentReference"/>
        </w:rPr>
        <w:annotationRef/>
      </w:r>
      <w:r>
        <w:t>Need more citations</w:t>
      </w:r>
    </w:p>
  </w:comment>
  <w:comment w:id="15" w:author="Amanda Droghini" w:date="2018-02-19T06:57:00Z" w:initials="AD">
    <w:p w14:paraId="0194CAA3" w14:textId="2B6FC23F" w:rsidR="000E0809" w:rsidRDefault="000E0809">
      <w:pPr>
        <w:pStyle w:val="CommentText"/>
      </w:pPr>
      <w:r>
        <w:rPr>
          <w:rStyle w:val="CommentReference"/>
        </w:rPr>
        <w:annotationRef/>
      </w:r>
      <w:r>
        <w:t>Need citations for this whole section</w:t>
      </w:r>
    </w:p>
  </w:comment>
  <w:comment w:id="22" w:author="Amanda Droghini" w:date="2018-03-08T07:32:00Z" w:initials="AD">
    <w:p w14:paraId="3BD84A3A" w14:textId="57D0D6E4" w:rsidR="000E0809" w:rsidRDefault="000E0809">
      <w:pPr>
        <w:pStyle w:val="CommentText"/>
      </w:pPr>
      <w:r>
        <w:rPr>
          <w:rStyle w:val="CommentReference"/>
        </w:rPr>
        <w:annotationRef/>
      </w:r>
      <w:r>
        <w:t>Add mini lit review on transport mechanisms here</w:t>
      </w:r>
    </w:p>
  </w:comment>
  <w:comment w:id="23" w:author="Microsoft Office User" w:date="2018-02-20T08:24:00Z" w:initials="MOU">
    <w:p w14:paraId="71105839" w14:textId="76ACEC00" w:rsidR="000E0809" w:rsidRDefault="000E0809"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0E0809" w:rsidRDefault="000E0809" w:rsidP="006244EA">
      <w:pPr>
        <w:pStyle w:val="CommentText"/>
      </w:pPr>
      <w:r>
        <w:t>Farré et al. 2014</w:t>
      </w:r>
    </w:p>
    <w:p w14:paraId="1EEAE8D5" w14:textId="77777777" w:rsidR="000E0809" w:rsidRDefault="000E0809" w:rsidP="006244EA">
      <w:pPr>
        <w:pStyle w:val="CommentText"/>
      </w:pPr>
    </w:p>
  </w:comment>
  <w:comment w:id="24" w:author="Amanda Droghini" w:date="2018-02-24T15:35:00Z" w:initials="AD">
    <w:p w14:paraId="5A222526" w14:textId="5A77535E" w:rsidR="000E0809" w:rsidRDefault="000E0809">
      <w:pPr>
        <w:pStyle w:val="CommentText"/>
      </w:pPr>
      <w:r>
        <w:rPr>
          <w:rStyle w:val="CommentReference"/>
        </w:rPr>
        <w:annotationRef/>
      </w:r>
      <w:r>
        <w:t>See melia et al 2016 for stats on how much faster arctic route are</w:t>
      </w:r>
    </w:p>
  </w:comment>
  <w:comment w:id="25" w:author="Amanda Droghini" w:date="2018-02-05T07:29:00Z" w:initials="AD">
    <w:p w14:paraId="57EC4D09" w14:textId="77777777" w:rsidR="000E0809" w:rsidRDefault="000E0809" w:rsidP="006244EA">
      <w:pPr>
        <w:pStyle w:val="CommentText"/>
      </w:pPr>
      <w:r>
        <w:rPr>
          <w:rStyle w:val="CommentReference"/>
        </w:rPr>
        <w:annotationRef/>
      </w:r>
      <w:r>
        <w:t>Missing reference</w:t>
      </w:r>
    </w:p>
  </w:comment>
  <w:comment w:id="33" w:author="Amanda Droghini" w:date="2018-03-14T08:05:00Z" w:initials="AD">
    <w:p w14:paraId="0BD049B1" w14:textId="37211610" w:rsidR="008C5BFA" w:rsidRDefault="008C5BFA">
      <w:pPr>
        <w:pStyle w:val="CommentText"/>
      </w:pPr>
      <w:r>
        <w:rPr>
          <w:rStyle w:val="CommentReference"/>
        </w:rPr>
        <w:annotationRef/>
      </w:r>
      <w:r w:rsidR="00072C07">
        <w:rPr>
          <w:noProof/>
        </w:rPr>
        <w:t>I still struggle with writing decent hypotheses/predictions...</w:t>
      </w:r>
    </w:p>
  </w:comment>
  <w:comment w:id="35" w:author="Amanda Droghini" w:date="2018-02-18T10:10:00Z" w:initials="AD">
    <w:p w14:paraId="7575D2C0" w14:textId="0A2543DD" w:rsidR="000E0809" w:rsidRDefault="000E0809">
      <w:pPr>
        <w:pStyle w:val="CommentText"/>
      </w:pPr>
      <w:r>
        <w:rPr>
          <w:rStyle w:val="CommentReference"/>
        </w:rPr>
        <w:annotationRef/>
      </w:r>
      <w:r>
        <w:t>don’t think we need an entire paragraph dedicated to methods intro?</w:t>
      </w:r>
    </w:p>
  </w:comment>
  <w:comment w:id="36" w:author="Amanda Droghini" w:date="2018-02-24T08:30:00Z" w:initials="AD">
    <w:p w14:paraId="027A361D" w14:textId="74E6DD5D" w:rsidR="000E0809" w:rsidRDefault="000E0809">
      <w:pPr>
        <w:pStyle w:val="CommentText"/>
      </w:pPr>
      <w:r>
        <w:rPr>
          <w:rStyle w:val="CommentReference"/>
        </w:rPr>
        <w:annotationRef/>
      </w:r>
      <w:r>
        <w:t>Need a better intro conclusion?</w:t>
      </w:r>
    </w:p>
  </w:comment>
  <w:comment w:id="43" w:author="Amanda Droghini" w:date="2018-02-17T08:31:00Z" w:initials="AD">
    <w:p w14:paraId="0935B76E" w14:textId="366C5730" w:rsidR="000E0809" w:rsidRDefault="000E0809">
      <w:pPr>
        <w:pStyle w:val="CommentText"/>
      </w:pPr>
      <w:r>
        <w:rPr>
          <w:rStyle w:val="CommentReference"/>
        </w:rPr>
        <w:annotationRef/>
      </w:r>
      <w:r>
        <w:t>Needs reworking</w:t>
      </w:r>
    </w:p>
  </w:comment>
  <w:comment w:id="45" w:author="Amanda Droghini" w:date="2018-03-08T07:19:00Z" w:initials="AD">
    <w:p w14:paraId="728CEE87" w14:textId="4D9018D0" w:rsidR="000E0809" w:rsidRDefault="000E0809">
      <w:pPr>
        <w:pStyle w:val="CommentText"/>
      </w:pPr>
      <w:r>
        <w:rPr>
          <w:rStyle w:val="CommentReference"/>
        </w:rPr>
        <w:annotationRef/>
      </w:r>
      <w:r>
        <w:t>Just write up to 40…. I donèt think the model can actually predict &lt;10m</w:t>
      </w:r>
    </w:p>
  </w:comment>
  <w:comment w:id="46" w:author="Amanda Droghini" w:date="2018-01-31T07:24:00Z" w:initials="AD">
    <w:p w14:paraId="30497116" w14:textId="4A06224A" w:rsidR="000E0809" w:rsidRDefault="000E0809">
      <w:pPr>
        <w:pStyle w:val="CommentText"/>
      </w:pPr>
      <w:r>
        <w:rPr>
          <w:rStyle w:val="CommentReference"/>
        </w:rPr>
        <w:annotationRef/>
      </w:r>
      <w:r>
        <w:t>Tony do you prefer “mid-century”?</w:t>
      </w:r>
    </w:p>
  </w:comment>
  <w:comment w:id="49" w:author="Amanda Droghini" w:date="2018-02-17T08:32:00Z" w:initials="AD">
    <w:p w14:paraId="383BDECE" w14:textId="178ACACB" w:rsidR="000E0809" w:rsidRDefault="000E0809">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51" w:author="Amanda Droghini" w:date="2018-01-31T07:34:00Z" w:initials="AD">
    <w:p w14:paraId="7C871970" w14:textId="3D1B072D" w:rsidR="000E0809" w:rsidRDefault="000E0809">
      <w:pPr>
        <w:pStyle w:val="CommentText"/>
      </w:pPr>
      <w:r>
        <w:rPr>
          <w:rStyle w:val="CommentReference"/>
        </w:rPr>
        <w:annotationRef/>
      </w:r>
      <w:r>
        <w:t>Whether to include this sentence + the next ones depends on what figures we are included in final MS. Should we use an ensemble approach?</w:t>
      </w:r>
    </w:p>
  </w:comment>
  <w:comment w:id="52" w:author="Amanda Droghini" w:date="2018-01-31T07:37:00Z" w:initials="AD">
    <w:p w14:paraId="7A0EF1F0" w14:textId="4659B9B4" w:rsidR="000E0809" w:rsidRDefault="000E0809">
      <w:pPr>
        <w:pStyle w:val="CommentText"/>
      </w:pPr>
      <w:r>
        <w:rPr>
          <w:rStyle w:val="CommentReference"/>
        </w:rPr>
        <w:annotationRef/>
      </w:r>
      <w:r>
        <w:t>Do we talk about “percent no change” in the results??</w:t>
      </w:r>
    </w:p>
  </w:comment>
  <w:comment w:id="56" w:author="Amanda Droghini" w:date="2018-02-08T21:45:00Z" w:initials="AD">
    <w:p w14:paraId="6A6279A6" w14:textId="77777777" w:rsidR="000E0809" w:rsidRDefault="000E0809"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61" w:author="Amanda Droghini" w:date="2018-02-17T08:35:00Z" w:initials="AD">
    <w:p w14:paraId="46CB7DE5" w14:textId="7E2CE28F" w:rsidR="000E0809" w:rsidRDefault="000E0809">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63" w:author="Amanda Droghini" w:date="2017-11-12T22:06:00Z" w:initials="">
    <w:p w14:paraId="045112CC" w14:textId="77777777" w:rsidR="000E0809" w:rsidRDefault="000E0809" w:rsidP="000C2CEA">
      <w:pPr>
        <w:widowControl w:val="0"/>
      </w:pPr>
      <w:r>
        <w:t>Graph of # of species x Week</w:t>
      </w:r>
    </w:p>
  </w:comment>
  <w:comment w:id="65" w:author="Amanda Droghini" w:date="2017-11-12T21:47:00Z" w:initials="">
    <w:p w14:paraId="3C5256F8" w14:textId="77777777" w:rsidR="000E0809" w:rsidRDefault="000E0809" w:rsidP="00125B66">
      <w:pPr>
        <w:widowControl w:val="0"/>
      </w:pPr>
      <w:r>
        <w:t>Not sure how to explain this + not sure if that is geographically correct?</w:t>
      </w:r>
    </w:p>
  </w:comment>
  <w:comment w:id="66" w:author="Amanda Droghini" w:date="2017-11-12T21:47:00Z" w:initials="">
    <w:p w14:paraId="7B1A96D3" w14:textId="77777777" w:rsidR="000E0809" w:rsidRDefault="000E0809">
      <w:pPr>
        <w:widowControl w:val="0"/>
      </w:pPr>
      <w:r>
        <w:t>Current/Future panel</w:t>
      </w:r>
    </w:p>
  </w:comment>
  <w:comment w:id="67" w:author="Amanda Droghini" w:date="2017-11-12T21:51:00Z" w:initials="">
    <w:p w14:paraId="5D62411C" w14:textId="77777777" w:rsidR="000E0809" w:rsidRDefault="000E0809" w:rsidP="008D29CF">
      <w:pPr>
        <w:widowControl w:val="0"/>
      </w:pPr>
      <w:r>
        <w:t>Change panels</w:t>
      </w:r>
    </w:p>
  </w:comment>
  <w:comment w:id="73" w:author="Amanda Droghini" w:date="2018-02-17T09:03:00Z" w:initials="AD">
    <w:p w14:paraId="0910F67F" w14:textId="1E8F6327" w:rsidR="000E0809" w:rsidRDefault="000E0809">
      <w:pPr>
        <w:pStyle w:val="CommentText"/>
      </w:pPr>
      <w:r>
        <w:rPr>
          <w:rStyle w:val="CommentReference"/>
        </w:rPr>
        <w:annotationRef/>
      </w:r>
      <w:r>
        <w:t>can you graph frequency distribution for this? # of species by # of consec weeks</w:t>
      </w:r>
    </w:p>
  </w:comment>
  <w:comment w:id="75" w:author="Amanda Droghini" w:date="2018-03-11T10:23:00Z" w:initials="AD">
    <w:p w14:paraId="30CF82E1" w14:textId="77777777" w:rsidR="000E0809" w:rsidRDefault="000E0809" w:rsidP="004E6C5F">
      <w:pPr>
        <w:pStyle w:val="CommentText"/>
      </w:pPr>
      <w:r>
        <w:rPr>
          <w:rStyle w:val="CommentReference"/>
        </w:rPr>
        <w:annotationRef/>
      </w:r>
      <w:r>
        <w:t>Need to flesh out results for repro. Hone in on the temperature thresholds – how many weeks if you need 10C, etc. etc.</w:t>
      </w:r>
    </w:p>
  </w:comment>
  <w:comment w:id="76" w:author="Amanda Droghini" w:date="2018-02-17T08:54:00Z" w:initials="AD">
    <w:p w14:paraId="429B70D9" w14:textId="77777777" w:rsidR="000E0809" w:rsidRDefault="000E0809"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77" w:author="Amanda Droghini" w:date="2018-02-17T08:55:00Z" w:initials="AD">
    <w:p w14:paraId="604503BB" w14:textId="77777777" w:rsidR="000E0809" w:rsidRDefault="000E0809" w:rsidP="0034065B">
      <w:pPr>
        <w:pStyle w:val="CommentText"/>
      </w:pPr>
      <w:r>
        <w:rPr>
          <w:rStyle w:val="CommentReference"/>
        </w:rPr>
        <w:annotationRef/>
      </w:r>
      <w:r>
        <w:t>do all 3 models agree on these 6? if so, say that insead.</w:t>
      </w:r>
    </w:p>
  </w:comment>
  <w:comment w:id="78" w:author="Amanda Droghini" w:date="2017-11-12T22:38:00Z" w:initials="">
    <w:p w14:paraId="62A7E6D0" w14:textId="1A1BA0E3" w:rsidR="000E0809" w:rsidRDefault="000E0809" w:rsidP="0034065B">
      <w:pPr>
        <w:widowControl w:val="0"/>
      </w:pPr>
      <w:r>
        <w:t xml:space="preserve">Alaska or Bering Sea? </w:t>
      </w:r>
    </w:p>
  </w:comment>
  <w:comment w:id="80" w:author="Amanda Droghini" w:date="2018-02-17T09:01:00Z" w:initials="AD">
    <w:p w14:paraId="7D70480F" w14:textId="77777777" w:rsidR="000E0809" w:rsidRDefault="000E0809"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81" w:author="Amanda Droghini" w:date="2017-11-12T22:41:00Z" w:initials="">
    <w:p w14:paraId="358C5A9B" w14:textId="77777777" w:rsidR="000E0809" w:rsidRDefault="000E0809" w:rsidP="0034065B">
      <w:pPr>
        <w:widowControl w:val="0"/>
      </w:pPr>
      <w:r>
        <w:t>Chord diagram - ballast water</w:t>
      </w:r>
    </w:p>
  </w:comment>
  <w:comment w:id="82" w:author="Amanda Droghini" w:date="2017-11-12T22:20:00Z" w:initials="">
    <w:p w14:paraId="4605BA59" w14:textId="77777777" w:rsidR="000E0809" w:rsidRDefault="000E0809" w:rsidP="0034065B">
      <w:pPr>
        <w:widowControl w:val="0"/>
      </w:pPr>
      <w:r>
        <w:t>Assuming I interpreted this right?</w:t>
      </w:r>
    </w:p>
  </w:comment>
  <w:comment w:id="83" w:author="Amanda Droghini" w:date="2017-11-12T22:27:00Z" w:initials="">
    <w:p w14:paraId="64CAC5C5" w14:textId="77777777" w:rsidR="000E0809" w:rsidRDefault="000E0809" w:rsidP="0034065B">
      <w:pPr>
        <w:widowControl w:val="0"/>
      </w:pPr>
      <w:r>
        <w:t>Chord diagram - ship arrivals</w:t>
      </w:r>
    </w:p>
  </w:comment>
  <w:comment w:id="88" w:author="Amanda Droghini" w:date="2018-03-13T08:23:00Z" w:initials="AD">
    <w:p w14:paraId="41BC26AE" w14:textId="4DC03FA3" w:rsidR="000E0809" w:rsidRDefault="000E0809">
      <w:pPr>
        <w:pStyle w:val="CommentText"/>
      </w:pPr>
      <w:r>
        <w:rPr>
          <w:rStyle w:val="CommentReference"/>
        </w:rPr>
        <w:annotationRef/>
      </w:r>
      <w:r>
        <w:t>Better intro phrase.</w:t>
      </w:r>
    </w:p>
  </w:comment>
  <w:comment w:id="89" w:author="Amanda Droghini" w:date="2018-03-08T07:44:00Z" w:initials="AD">
    <w:p w14:paraId="241EFCE1" w14:textId="357175F7" w:rsidR="000E0809" w:rsidRDefault="000E0809">
      <w:pPr>
        <w:pStyle w:val="CommentText"/>
      </w:pPr>
      <w:r>
        <w:rPr>
          <w:rStyle w:val="CommentReference"/>
        </w:rPr>
        <w:annotationRef/>
      </w:r>
      <w:r>
        <w:t>Maybe move to different part</w:t>
      </w:r>
    </w:p>
  </w:comment>
  <w:comment w:id="91" w:author="Amanda Droghini" w:date="2018-03-06T07:44:00Z" w:initials="AD">
    <w:p w14:paraId="1235C04F" w14:textId="77777777" w:rsidR="000E0809" w:rsidRDefault="000E0809" w:rsidP="008F5B16">
      <w:pPr>
        <w:pStyle w:val="CommentText"/>
      </w:pPr>
      <w:r>
        <w:rPr>
          <w:rStyle w:val="CommentReference"/>
        </w:rPr>
        <w:annotationRef/>
      </w:r>
      <w:r>
        <w:t>Not sure where to put this? I want to put it at the beginning but then I feel like it diminishes our findngs?!?</w:t>
      </w:r>
    </w:p>
  </w:comment>
  <w:comment w:id="95" w:author="Amanda Droghini" w:date="2018-03-07T08:30:00Z" w:initials="AD">
    <w:p w14:paraId="223E7107" w14:textId="77777777" w:rsidR="000E0809" w:rsidRDefault="000E0809" w:rsidP="00114E82">
      <w:pPr>
        <w:pStyle w:val="CommentText"/>
      </w:pPr>
      <w:r>
        <w:rPr>
          <w:rStyle w:val="CommentReference"/>
        </w:rPr>
        <w:annotationRef/>
      </w:r>
      <w:r>
        <w:t xml:space="preserve">as high as 19C on MODIS (2017) </w:t>
      </w:r>
      <w:r w:rsidRPr="009D2B00">
        <w:t>https://neo.sci.gsfc.nasa.gov/analysis/index.php</w:t>
      </w:r>
    </w:p>
  </w:comment>
  <w:comment w:id="96" w:author="Amanda Droghini" w:date="2018-03-07T08:20:00Z" w:initials="AD">
    <w:p w14:paraId="5082D051" w14:textId="77777777" w:rsidR="000E0809" w:rsidRDefault="000E0809" w:rsidP="00114E82">
      <w:pPr>
        <w:pStyle w:val="CommentText"/>
      </w:pPr>
      <w:r>
        <w:rPr>
          <w:rStyle w:val="CommentReference"/>
        </w:rPr>
        <w:annotationRef/>
      </w:r>
      <w:r>
        <w:t>Need to actually read Fetzer paper</w:t>
      </w:r>
    </w:p>
  </w:comment>
  <w:comment w:id="107" w:author="Amanda Droghini" w:date="2018-03-12T08:23:00Z" w:initials="AD">
    <w:p w14:paraId="7C1DAED8" w14:textId="44CFBCF3" w:rsidR="000E0809" w:rsidRDefault="000E0809">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0E0809" w:rsidRDefault="000E0809">
      <w:pPr>
        <w:pStyle w:val="CommentText"/>
      </w:pPr>
      <w:r>
        <w:t>Cite Wasson et a. 2001 Biological invasions of estuaries without international shipping: the importance of intraregional transport</w:t>
      </w:r>
    </w:p>
  </w:comment>
  <w:comment w:id="109" w:author="Amanda Droghini" w:date="2018-02-06T05:47:00Z" w:initials="AD">
    <w:p w14:paraId="1AEE5B5C" w14:textId="77777777" w:rsidR="000E0809" w:rsidRDefault="000E0809" w:rsidP="006A7E99">
      <w:pPr>
        <w:pStyle w:val="CommentText"/>
      </w:pPr>
      <w:r>
        <w:rPr>
          <w:rStyle w:val="CommentReference"/>
        </w:rPr>
        <w:annotationRef/>
      </w:r>
      <w:r>
        <w:t>More references needed + check that these say what you want them to say. L-R is for fouling species</w:t>
      </w:r>
    </w:p>
  </w:comment>
  <w:comment w:id="110" w:author="Amanda Droghini" w:date="2018-03-05T07:34:00Z" w:initials="AD">
    <w:p w14:paraId="2BF6D9EB" w14:textId="51753112" w:rsidR="000E0809" w:rsidRDefault="000E0809">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0E0809" w:rsidRDefault="000E0809">
      <w:pPr>
        <w:pStyle w:val="CommentText"/>
      </w:pPr>
    </w:p>
    <w:p w14:paraId="0FBBCFFC" w14:textId="3B25B524" w:rsidR="000E0809" w:rsidRDefault="000E0809">
      <w:pPr>
        <w:pStyle w:val="CommentText"/>
      </w:pPr>
      <w:r>
        <w:t>**From these studies + ours which shows broad survival, the transport stage may be the most limiting??</w:t>
      </w:r>
    </w:p>
  </w:comment>
  <w:comment w:id="115" w:author="Amanda Droghini" w:date="2018-02-06T12:55:00Z" w:initials="AD">
    <w:p w14:paraId="57CE005C" w14:textId="77777777" w:rsidR="000E0809" w:rsidRDefault="000E0809" w:rsidP="00B31FD6">
      <w:pPr>
        <w:pStyle w:val="CommentText"/>
      </w:pPr>
      <w:r>
        <w:rPr>
          <w:rStyle w:val="CommentReference"/>
        </w:rPr>
        <w:annotationRef/>
      </w:r>
      <w:r>
        <w:t>Thieltges et al 2004 ++ see who cites them!</w:t>
      </w:r>
    </w:p>
    <w:p w14:paraId="14F0A1EA" w14:textId="77777777" w:rsidR="000E0809" w:rsidRDefault="000E0809" w:rsidP="00B31FD6">
      <w:pPr>
        <w:pStyle w:val="CommentText"/>
      </w:pPr>
    </w:p>
    <w:p w14:paraId="6E805556" w14:textId="77777777" w:rsidR="000E0809" w:rsidRDefault="000E0809"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0E0809" w:rsidRDefault="000E0809" w:rsidP="00B31FD6">
      <w:pPr>
        <w:pStyle w:val="CommentText"/>
      </w:pPr>
    </w:p>
    <w:p w14:paraId="37482056" w14:textId="77777777" w:rsidR="000E0809" w:rsidRPr="00453DA1" w:rsidRDefault="000E0809"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0E0809" w:rsidRDefault="000E0809" w:rsidP="00B31FD6">
      <w:pPr>
        <w:pStyle w:val="CommentText"/>
      </w:pPr>
    </w:p>
    <w:p w14:paraId="49A8039B" w14:textId="77777777" w:rsidR="000E0809" w:rsidRPr="00453DA1" w:rsidRDefault="000E0809"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0E0809" w:rsidRDefault="000E0809" w:rsidP="00B31FD6">
      <w:pPr>
        <w:pStyle w:val="CommentText"/>
      </w:pPr>
    </w:p>
    <w:p w14:paraId="7015EDA7" w14:textId="77777777" w:rsidR="000E0809" w:rsidRPr="00DF1768" w:rsidRDefault="000E0809"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0E0809" w:rsidRDefault="000E0809" w:rsidP="00B31FD6">
      <w:pPr>
        <w:pStyle w:val="CommentText"/>
      </w:pPr>
    </w:p>
    <w:p w14:paraId="1F4F3424" w14:textId="77777777" w:rsidR="000E0809" w:rsidRPr="00DF1768" w:rsidRDefault="000E0809"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0E0809" w:rsidRDefault="000E0809" w:rsidP="00B31FD6">
      <w:pPr>
        <w:pStyle w:val="CommentText"/>
      </w:pPr>
    </w:p>
  </w:comment>
  <w:comment w:id="119" w:author="Amanda Droghini" w:date="2018-03-12T08:26:00Z" w:initials="AD">
    <w:p w14:paraId="326093C0" w14:textId="07DC7638" w:rsidR="000E0809" w:rsidRDefault="000E0809">
      <w:pPr>
        <w:pStyle w:val="CommentText"/>
      </w:pPr>
      <w:r>
        <w:rPr>
          <w:rStyle w:val="CommentReference"/>
        </w:rPr>
        <w:annotationRef/>
      </w:r>
      <w:r>
        <w:t>Reword to omit ranking system?</w:t>
      </w:r>
    </w:p>
  </w:comment>
  <w:comment w:id="129" w:author="Jordan Watson - NOAA Federal" w:date="2017-10-02T17:35:00Z" w:initials="">
    <w:p w14:paraId="70283FEF" w14:textId="77777777" w:rsidR="00A85C6F" w:rsidRDefault="00A85C6F"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40E74B83" w15:done="0"/>
  <w15:commentEx w15:paraId="62A1653D" w15:done="0"/>
  <w15:commentEx w15:paraId="4CBFD47C" w15:done="0"/>
  <w15:commentEx w15:paraId="031AF4C5" w15:done="0"/>
  <w15:commentEx w15:paraId="0194CAA3" w15:done="0"/>
  <w15:commentEx w15:paraId="3BD84A3A" w15:done="0"/>
  <w15:commentEx w15:paraId="1EEAE8D5" w15:done="0"/>
  <w15:commentEx w15:paraId="5A222526" w15:done="0"/>
  <w15:commentEx w15:paraId="57EC4D09" w15:done="0"/>
  <w15:commentEx w15:paraId="0BD049B1" w15:done="0"/>
  <w15:commentEx w15:paraId="7575D2C0" w15:done="0"/>
  <w15:commentEx w15:paraId="027A361D"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0910F67F"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41BC26AE"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40E74B83" w16cid:durableId="1E364EA9"/>
  <w16cid:commentId w16cid:paraId="62A1653D" w16cid:durableId="1E534AB2"/>
  <w16cid:commentId w16cid:paraId="4CBFD47C" w16cid:durableId="1E520686"/>
  <w16cid:commentId w16cid:paraId="031AF4C5" w16cid:durableId="1E4A1957"/>
  <w16cid:commentId w16cid:paraId="0194CAA3" w16cid:durableId="1E364EAF"/>
  <w16cid:commentId w16cid:paraId="3BD84A3A" w16cid:durableId="1E4B659A"/>
  <w16cid:commentId w16cid:paraId="1EEAE8D5" w16cid:durableId="1E3659BD"/>
  <w16cid:commentId w16cid:paraId="5A222526" w16cid:durableId="1E3C04D3"/>
  <w16cid:commentId w16cid:paraId="0BD049B1" w16cid:durableId="1E53562C"/>
  <w16cid:commentId w16cid:paraId="7575D2C0" w16cid:durableId="1E364EB2"/>
  <w16cid:commentId w16cid:paraId="027A361D" w16cid:durableId="1E3BA136"/>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0910F67F" w16cid:durableId="1E364EC0"/>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41BC26AE" w16cid:durableId="1E520914"/>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CC54B" w14:textId="77777777" w:rsidR="0000633C" w:rsidRDefault="0000633C">
      <w:r>
        <w:separator/>
      </w:r>
    </w:p>
  </w:endnote>
  <w:endnote w:type="continuationSeparator" w:id="0">
    <w:p w14:paraId="20E5A306" w14:textId="77777777" w:rsidR="0000633C" w:rsidRDefault="00006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0E0809" w:rsidRDefault="000E08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0E0809" w:rsidRDefault="000E08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0E0809" w:rsidRDefault="000E0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7856F" w14:textId="77777777" w:rsidR="0000633C" w:rsidRDefault="0000633C">
      <w:r>
        <w:separator/>
      </w:r>
    </w:p>
  </w:footnote>
  <w:footnote w:type="continuationSeparator" w:id="0">
    <w:p w14:paraId="43338552" w14:textId="77777777" w:rsidR="0000633C" w:rsidRDefault="0000633C">
      <w:r>
        <w:continuationSeparator/>
      </w:r>
    </w:p>
  </w:footnote>
  <w:footnote w:id="1">
    <w:p w14:paraId="5E4E9233" w14:textId="77777777" w:rsidR="000E0809" w:rsidRDefault="000E0809" w:rsidP="0034065B">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p w14:paraId="074BAA2A" w14:textId="77777777" w:rsidR="000E0809" w:rsidRDefault="000E0809" w:rsidP="0034065B">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0E0809" w:rsidRDefault="000E08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0E0809" w:rsidRDefault="000E08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0E0809" w:rsidRDefault="000E08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4B8D"/>
    <w:rsid w:val="00072C07"/>
    <w:rsid w:val="00073FE7"/>
    <w:rsid w:val="00087EE3"/>
    <w:rsid w:val="000926F1"/>
    <w:rsid w:val="000937EC"/>
    <w:rsid w:val="0009596A"/>
    <w:rsid w:val="000A2F1F"/>
    <w:rsid w:val="000A44EE"/>
    <w:rsid w:val="000A4DAA"/>
    <w:rsid w:val="000A60D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B38"/>
    <w:rsid w:val="003E3EA5"/>
    <w:rsid w:val="003E4928"/>
    <w:rsid w:val="003E6B44"/>
    <w:rsid w:val="003F73D7"/>
    <w:rsid w:val="003F748B"/>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6D70"/>
    <w:rsid w:val="005D39C3"/>
    <w:rsid w:val="005D4867"/>
    <w:rsid w:val="005D5F3A"/>
    <w:rsid w:val="005E3B17"/>
    <w:rsid w:val="00605DD9"/>
    <w:rsid w:val="00616D82"/>
    <w:rsid w:val="006173A1"/>
    <w:rsid w:val="006244EA"/>
    <w:rsid w:val="00631367"/>
    <w:rsid w:val="006344A4"/>
    <w:rsid w:val="00636605"/>
    <w:rsid w:val="00640B2B"/>
    <w:rsid w:val="00641ABE"/>
    <w:rsid w:val="0064468A"/>
    <w:rsid w:val="00646038"/>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4A99"/>
    <w:rsid w:val="007F1753"/>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6F2B"/>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19BF"/>
    <w:rsid w:val="009833D1"/>
    <w:rsid w:val="0098580B"/>
    <w:rsid w:val="0098675B"/>
    <w:rsid w:val="00990C86"/>
    <w:rsid w:val="00991C54"/>
    <w:rsid w:val="009A16DF"/>
    <w:rsid w:val="009A3C6C"/>
    <w:rsid w:val="009A4A26"/>
    <w:rsid w:val="009A7F3D"/>
    <w:rsid w:val="009B1665"/>
    <w:rsid w:val="009B4D52"/>
    <w:rsid w:val="009C5838"/>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2D8B"/>
    <w:rsid w:val="00A42F5D"/>
    <w:rsid w:val="00A430E8"/>
    <w:rsid w:val="00A430F8"/>
    <w:rsid w:val="00A431FA"/>
    <w:rsid w:val="00A51E49"/>
    <w:rsid w:val="00A53CE0"/>
    <w:rsid w:val="00A60002"/>
    <w:rsid w:val="00A605D0"/>
    <w:rsid w:val="00A64CFB"/>
    <w:rsid w:val="00A76D27"/>
    <w:rsid w:val="00A85C6F"/>
    <w:rsid w:val="00A86D06"/>
    <w:rsid w:val="00A86F2C"/>
    <w:rsid w:val="00A93919"/>
    <w:rsid w:val="00A94BAC"/>
    <w:rsid w:val="00A9669C"/>
    <w:rsid w:val="00AB1A7E"/>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72753"/>
    <w:rsid w:val="00C72BF0"/>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77BE"/>
    <w:rsid w:val="00D10BCD"/>
    <w:rsid w:val="00D1665D"/>
    <w:rsid w:val="00D173FF"/>
    <w:rsid w:val="00D20E3F"/>
    <w:rsid w:val="00D22B78"/>
    <w:rsid w:val="00D31C66"/>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95A52"/>
    <w:rsid w:val="00D96044"/>
    <w:rsid w:val="00D9788D"/>
    <w:rsid w:val="00DA017D"/>
    <w:rsid w:val="00DA3713"/>
    <w:rsid w:val="00DA3A4A"/>
    <w:rsid w:val="00DA4A1A"/>
    <w:rsid w:val="00DA6BD5"/>
    <w:rsid w:val="00DB1341"/>
    <w:rsid w:val="00DB1BC2"/>
    <w:rsid w:val="00DB339D"/>
    <w:rsid w:val="00DC7539"/>
    <w:rsid w:val="00DC7E4C"/>
    <w:rsid w:val="00DD3EDE"/>
    <w:rsid w:val="00DD53F4"/>
    <w:rsid w:val="00DD6600"/>
    <w:rsid w:val="00DE0EDD"/>
    <w:rsid w:val="00DE385F"/>
    <w:rsid w:val="00DE6141"/>
    <w:rsid w:val="00DF0749"/>
    <w:rsid w:val="00DF1768"/>
    <w:rsid w:val="00DF5E73"/>
    <w:rsid w:val="00E016D1"/>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4EA9"/>
    <w:rsid w:val="00F25BE1"/>
    <w:rsid w:val="00F26EDC"/>
    <w:rsid w:val="00F36BD7"/>
    <w:rsid w:val="00F44D82"/>
    <w:rsid w:val="00F5590F"/>
    <w:rsid w:val="00F57583"/>
    <w:rsid w:val="00F62A45"/>
    <w:rsid w:val="00F63567"/>
    <w:rsid w:val="00F65059"/>
    <w:rsid w:val="00F71DB3"/>
    <w:rsid w:val="00F7502E"/>
    <w:rsid w:val="00F753FC"/>
    <w:rsid w:val="00F80632"/>
    <w:rsid w:val="00F843E2"/>
    <w:rsid w:val="00F8746F"/>
    <w:rsid w:val="00F93C4A"/>
    <w:rsid w:val="00F9449F"/>
    <w:rsid w:val="00F970C5"/>
    <w:rsid w:val="00FA27FD"/>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A135BA-5A79-714D-BD40-77BD1912A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36</Pages>
  <Words>44052</Words>
  <Characters>251097</Characters>
  <Application>Microsoft Office Word</Application>
  <DocSecurity>0</DocSecurity>
  <Lines>2092</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35</cp:revision>
  <dcterms:created xsi:type="dcterms:W3CDTF">2018-03-08T01:35:00Z</dcterms:created>
  <dcterms:modified xsi:type="dcterms:W3CDTF">2018-03-15T16:13:00Z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