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7E30F94B" w:rsidR="001F394D" w:rsidRPr="001F394D" w:rsidRDefault="00684C61" w:rsidP="001F394D">
      <w:pPr>
        <w:spacing w:line="360" w:lineRule="auto"/>
        <w:contextualSpacing/>
      </w:pPr>
      <w:r>
        <w:t>Minimal shipping traffic and c</w:t>
      </w:r>
      <w:del w:id="10"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1" w:author="Amanda Droghini" w:date="2018-03-22T08:19:00Z">
        <w:r w:rsidR="001F394D" w:rsidDel="00684C61">
          <w:delText xml:space="preserve">and </w:delText>
        </w:r>
      </w:del>
      <w:del w:id="12" w:author="Amanda Droghini" w:date="2018-03-16T09:20:00Z">
        <w:r w:rsidR="001F394D" w:rsidDel="000B0DC8">
          <w:delText xml:space="preserve">low </w:delText>
        </w:r>
      </w:del>
      <w:del w:id="13"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4" w:author="Amanda Droghini" w:date="2018-03-16T09:22:00Z">
        <w:r w:rsidR="000B0DC8">
          <w:t xml:space="preserve">evaluations of </w:t>
        </w:r>
      </w:ins>
      <w:r w:rsidR="001F394D">
        <w:t>th</w:t>
      </w:r>
      <w:ins w:id="15" w:author="Amanda Droghini" w:date="2018-03-16T09:20:00Z">
        <w:r w:rsidR="000B0DC8">
          <w:t xml:space="preserve">is expectation </w:t>
        </w:r>
      </w:ins>
      <w:ins w:id="16" w:author="Amanda Droghini" w:date="2018-03-16T09:22:00Z">
        <w:r w:rsidR="000B0DC8">
          <w:t>across multiple taxa and life stages are lacking.</w:t>
        </w:r>
      </w:ins>
      <w:del w:id="17" w:author="Amanda Droghini" w:date="2018-03-16T09:21:00Z">
        <w:r w:rsidR="001F394D" w:rsidDel="000B0DC8">
          <w:delText>have</w:delText>
        </w:r>
        <w:r w:rsidR="00816CE9" w:rsidDel="000B0DC8">
          <w:delText xml:space="preserve"> </w:delText>
        </w:r>
      </w:del>
      <w:del w:id="18"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19"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0" w:author="Amanda Droghini" w:date="2018-03-22T08:21:00Z">
        <w:r w:rsidR="001F394D" w:rsidDel="00684C61">
          <w:delText>, by (1)</w:delText>
        </w:r>
      </w:del>
      <w:del w:id="21"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2" w:author="Amanda Droghini" w:date="2018-03-22T08:21:00Z">
        <w:r w:rsidR="001F394D" w:rsidDel="00684C61">
          <w:delText>; and (2)</w:delText>
        </w:r>
      </w:del>
      <w:ins w:id="23" w:author="Amanda Droghini" w:date="2018-03-22T08:21:00Z">
        <w:r>
          <w:t>. We also</w:t>
        </w:r>
      </w:ins>
      <w:r w:rsidR="001F394D">
        <w:t xml:space="preserve"> quantif</w:t>
      </w:r>
      <w:ins w:id="24" w:author="Amanda Droghini" w:date="2018-03-22T08:21:00Z">
        <w:r>
          <w:t>ied</w:t>
        </w:r>
      </w:ins>
      <w:del w:id="25" w:author="Amanda Droghini" w:date="2018-03-22T08:21:00Z">
        <w:r w:rsidR="001F394D" w:rsidDel="00684C61">
          <w:delText>ying</w:delText>
        </w:r>
      </w:del>
      <w:r w:rsidR="001F394D">
        <w:t xml:space="preserve"> </w:t>
      </w:r>
      <w:del w:id="26" w:author="Amanda Droghini" w:date="2018-03-22T08:22:00Z">
        <w:r w:rsidR="001F394D" w:rsidDel="00684C61">
          <w:delText>vessel t</w:delText>
        </w:r>
      </w:del>
      <w:ins w:id="27"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8"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29"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0" w:author="Amanda Droghini" w:date="2018-03-22T08:23:00Z">
        <w:r>
          <w:t xml:space="preserve">, </w:t>
        </w:r>
      </w:ins>
      <w:del w:id="31" w:author="Amanda Droghini" w:date="2018-03-22T08:23:00Z">
        <w:r w:rsidR="001F394D" w:rsidDel="00684C61">
          <w:delText>. We</w:delText>
        </w:r>
      </w:del>
      <w:ins w:id="32" w:author="Amanda Droghini" w:date="2018-03-22T08:23:00Z">
        <w:r>
          <w:t>and</w:t>
        </w:r>
      </w:ins>
      <w:r w:rsidR="002A27DE">
        <w:t xml:space="preserve"> </w:t>
      </w:r>
      <w:r w:rsidR="001F394D">
        <w:rPr>
          <w:rFonts w:eastAsia="Calibri"/>
        </w:rPr>
        <w:t xml:space="preserve">investigated </w:t>
      </w:r>
      <w:ins w:id="33" w:author="Amanda Droghini" w:date="2018-03-22T08:23:00Z">
        <w:r>
          <w:rPr>
            <w:rFonts w:eastAsia="Calibri"/>
          </w:rPr>
          <w:t xml:space="preserve">the effect of </w:t>
        </w:r>
      </w:ins>
      <w:r w:rsidR="00C06175">
        <w:rPr>
          <w:rFonts w:eastAsia="Calibri"/>
        </w:rPr>
        <w:t>climate</w:t>
      </w:r>
      <w:del w:id="34"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5" w:author="Amanda Droghini" w:date="2018-03-22T08:23:00Z">
        <w:r w:rsidR="001F394D" w:rsidDel="00684C61">
          <w:rPr>
            <w:rFonts w:eastAsia="Calibri"/>
          </w:rPr>
          <w:delText xml:space="preserve">s in habitat suitability </w:delText>
        </w:r>
      </w:del>
      <w:ins w:id="36"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7" w:author="Amanda Droghini" w:date="2018-03-22T08:31:00Z">
        <w:r w:rsidR="00C547A1">
          <w:t xml:space="preserve">areas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8" w:author="Amanda Droghini" w:date="2018-03-22T08:29:00Z">
        <w:r w:rsidR="00C547A1">
          <w:t>aste</w:t>
        </w:r>
      </w:ins>
      <w:r w:rsidR="001F394D">
        <w:t>rn</w:t>
      </w:r>
      <w:r w:rsidR="001F394D" w:rsidRPr="00CA4945">
        <w:t xml:space="preserve"> Bering Sea</w:t>
      </w:r>
      <w:r w:rsidR="001F394D">
        <w:t>.</w:t>
      </w:r>
      <w:r w:rsidR="001F394D" w:rsidRPr="00CA4945">
        <w:t xml:space="preserve"> </w:t>
      </w:r>
      <w:del w:id="39"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0" w:author="Amanda Droghini" w:date="2018-03-16T09:25:00Z">
        <w:r w:rsidR="001F394D" w:rsidDel="000B0DC8">
          <w:delText xml:space="preserve">are </w:delText>
        </w:r>
      </w:del>
      <w:del w:id="41" w:author="Amanda Droghini" w:date="2018-03-22T08:26:00Z">
        <w:r w:rsidR="001F394D" w:rsidDel="00684C61">
          <w:delText xml:space="preserve">annually covered by sea ice and </w:delText>
        </w:r>
      </w:del>
      <w:del w:id="42" w:author="Amanda Droghini" w:date="2018-03-22T08:31:00Z">
        <w:r w:rsidR="001F394D" w:rsidDel="00C547A1">
          <w:delText>have</w:delText>
        </w:r>
      </w:del>
      <w:del w:id="43" w:author="Amanda Droghini" w:date="2018-03-22T08:26:00Z">
        <w:r w:rsidR="001F394D" w:rsidDel="00684C61">
          <w:delText xml:space="preserve"> </w:delText>
        </w:r>
      </w:del>
      <w:del w:id="44"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5" w:author="Amanda Droghini" w:date="2018-03-16T09:25:00Z">
        <w:r w:rsidR="001F394D" w:rsidDel="000B0DC8">
          <w:delText>are</w:delText>
        </w:r>
      </w:del>
      <w:del w:id="46"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7" w:author="Amanda Droghini" w:date="2018-03-22T08:29:00Z" w:name="move509470705"/>
      <w:moveFrom w:id="48"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49" w:author="Amanda Droghini" w:date="2018-03-22T08:31:00Z">
          <w:r w:rsidR="001F394D" w:rsidDel="00C547A1">
            <w:delText xml:space="preserve"> </w:delText>
          </w:r>
        </w:del>
      </w:moveFrom>
      <w:moveFromRangeEnd w:id="47"/>
      <w:del w:id="50"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1" w:author="Amanda Droghini" w:date="2018-03-22T08:31:00Z">
        <w:r w:rsidR="00C547A1">
          <w:t xml:space="preserve">This area of high suitability is also </w:t>
        </w:r>
      </w:ins>
      <w:ins w:id="52" w:author="Amanda Droghini" w:date="2018-03-22T08:32:00Z">
        <w:r w:rsidR="00C547A1">
          <w:t>home to</w:t>
        </w:r>
      </w:ins>
      <w:ins w:id="53" w:author="Amanda Droghini" w:date="2018-03-22T08:31:00Z">
        <w:r w:rsidR="00C547A1">
          <w:t xml:space="preserve"> the port of Dutch </w:t>
        </w:r>
      </w:ins>
      <w:ins w:id="54" w:author="Amanda Droghini" w:date="2018-03-22T08:32:00Z">
        <w:r w:rsidR="00C547A1">
          <w:t xml:space="preserve">Harbor, which </w:t>
        </w:r>
      </w:ins>
      <w:del w:id="55" w:author="Amanda Droghini" w:date="2018-03-22T08:32:00Z">
        <w:r w:rsidR="001F394D" w:rsidDel="00C547A1">
          <w:delText xml:space="preserve">. </w:delText>
        </w:r>
      </w:del>
      <w:del w:id="56" w:author="Amanda Droghini" w:date="2018-03-22T08:27:00Z">
        <w:r w:rsidR="0064363B" w:rsidDel="00684C61">
          <w:delText>We found substantial trans-oceanic cargo and fishing vessel traffic and ballast water discharge, with the greatest amount occurring in</w:delText>
        </w:r>
      </w:del>
      <w:del w:id="57" w:author="Amanda Droghini" w:date="2018-03-22T08:32:00Z">
        <w:r w:rsidR="0064363B" w:rsidDel="00C547A1">
          <w:delText xml:space="preserve"> Dutch Harbor</w:delText>
        </w:r>
      </w:del>
      <w:ins w:id="58" w:author="Amanda Droghini" w:date="2018-03-22T08:27:00Z">
        <w:r>
          <w:t xml:space="preserve">received the greatest amount of </w:t>
        </w:r>
        <w:r w:rsidR="00C547A1">
          <w:t>vessel traffic and ballast water discharge</w:t>
        </w:r>
      </w:ins>
      <w:r w:rsidR="0064363B">
        <w:t xml:space="preserve">, </w:t>
      </w:r>
      <w:ins w:id="59" w:author="Amanda Droghini" w:date="2018-03-22T08:32:00Z">
        <w:r w:rsidR="00C547A1">
          <w:t xml:space="preserve">and </w:t>
        </w:r>
      </w:ins>
      <w:r w:rsidR="0064363B">
        <w:t xml:space="preserve">which serves as a hub connected to local ports throughout the Bering Sea. </w:t>
      </w:r>
      <w:ins w:id="60" w:author="Amanda Droghini" w:date="2018-03-22T08:32:00Z">
        <w:r w:rsidR="00C547A1">
          <w:t>While suitable reproductive temperatures exist for many of the taxa considered, the short summer season may limit those that require more than six weeks to complete development.</w:t>
        </w:r>
        <w:r w:rsidR="00C547A1" w:rsidDel="00C547A1">
          <w:t xml:space="preserve"> </w:t>
        </w:r>
      </w:ins>
      <w:del w:id="61"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2" w:author="Amanda Droghini" w:date="2018-03-22T08:29:00Z" w:name="move509470705"/>
      <w:moveTo w:id="63"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2"/>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4" w:name="_pbl1j7mdidxp" w:colFirst="0" w:colLast="0"/>
      <w:bookmarkStart w:id="65" w:name="_voybw5xrckbg" w:colFirst="0" w:colLast="0"/>
      <w:bookmarkEnd w:id="64"/>
      <w:bookmarkEnd w:id="65"/>
      <w:commentRangeStart w:id="66"/>
      <w:r w:rsidRPr="00CA4945">
        <w:lastRenderedPageBreak/>
        <w:t>Introduction</w:t>
      </w:r>
      <w:commentRangeEnd w:id="66"/>
      <w:r w:rsidR="006466BF">
        <w:rPr>
          <w:rStyle w:val="CommentReference"/>
          <w:rFonts w:ascii="Arial" w:hAnsi="Arial" w:cs="Arial"/>
          <w:b w:val="0"/>
        </w:rPr>
        <w:commentReference w:id="66"/>
      </w:r>
    </w:p>
    <w:p w14:paraId="6CF7C39A" w14:textId="7D90DE74" w:rsidR="000200CF" w:rsidRDefault="005D58EC" w:rsidP="000200CF">
      <w:pPr>
        <w:spacing w:line="360" w:lineRule="auto"/>
      </w:pPr>
      <w:bookmarkStart w:id="67" w:name="_bfvbetu0f9fx" w:colFirst="0" w:colLast="0"/>
      <w:bookmarkEnd w:id="67"/>
      <w:r>
        <w:rPr>
          <w:highlight w:val="cyan"/>
        </w:rPr>
        <w:t>Non-indigenous species (NIS) are a global concern, and the ability to predict the factors that limit or promote invasions is….</w:t>
      </w:r>
      <w:r w:rsidRPr="005D58EC">
        <w:rPr>
          <w:highlight w:val="cyan"/>
        </w:rPr>
        <w:t>.</w:t>
      </w:r>
      <w:r>
        <w:t xml:space="preserve"> In marine systems, vessel traffic and water</w:t>
      </w:r>
      <w:r w:rsidR="000E0809">
        <w:rPr>
          <w:rStyle w:val="CommentReference"/>
          <w:rFonts w:ascii="Arial" w:eastAsia="Arial" w:hAnsi="Arial" w:cs="Arial"/>
          <w:color w:val="000000"/>
          <w:lang w:val="en-US" w:eastAsia="en-US"/>
        </w:rPr>
        <w:commentReference w:id="68"/>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DB2412">
        <w:t xml:space="preserve">Nowadays, ships are the main vectors by which NIS are </w:t>
      </w:r>
      <w:r w:rsidR="00CD3939">
        <w:t>transported</w:t>
      </w:r>
      <w:r w:rsidR="00DB2412">
        <w:t xml:space="preserve"> to new regions</w:t>
      </w:r>
      <w:r w:rsidR="00CD3939">
        <w:t xml:space="preserve">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rsidR="00CD3939">
        <w:t xml:space="preserve">. </w:t>
      </w:r>
      <w:r w:rsidR="00DB2412">
        <w:t>A</w:t>
      </w:r>
      <w:del w:id="69" w:author="Amanda Droghini" w:date="2018-03-21T22:13:00Z">
        <w:r w:rsidR="00DB2412" w:rsidDel="00DB2412">
          <w:delText xml:space="preserve">Because higher rates of introductions increases the probability of a successful invasion </w:delText>
        </w:r>
      </w:del>
      <w:r w:rsidR="00DB2412">
        <w:t>reas with little shipping traffic are therefore predicted to be less at risk than high-traffic regions, though this relationship is not without its complexities</w:t>
      </w:r>
      <w:r w:rsidR="00AF36F2">
        <w:t xml:space="preserve"> </w:t>
      </w:r>
      <w:r w:rsidR="00AF36F2">
        <w:fldChar w:fldCharType="begin" w:fldLock="1"/>
      </w:r>
      <w:r w:rsidR="00FF6353">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AF36F2">
        <w:fldChar w:fldCharType="separate"/>
      </w:r>
      <w:r w:rsidR="00AF36F2" w:rsidRPr="00AF36F2">
        <w:rPr>
          <w:noProof/>
        </w:rPr>
        <w:t>(Verling et al. 2005)</w:t>
      </w:r>
      <w:r w:rsidR="00AF36F2">
        <w:fldChar w:fldCharType="end"/>
      </w:r>
      <w:r w:rsidR="00DB2412">
        <w:t>.</w:t>
      </w:r>
      <w:r>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r w:rsidR="00D55E42">
        <w:t xml:space="preserve">Because most NIS originate from temperate and tropical regions, their optimal thermal ranges are several degrees warmer than the minimum water temperatures encountered in cold-temperate or polar systems </w:t>
      </w:r>
      <w:r w:rsidR="00D55E42" w:rsidRPr="00B37649">
        <w:rPr>
          <w:highlight w:val="yellow"/>
        </w:rPr>
        <w:fldChar w:fldCharType="begin" w:fldLock="1"/>
      </w:r>
      <w:r w:rsidR="00D55E4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D55E42" w:rsidRPr="00B37649">
        <w:rPr>
          <w:highlight w:val="yellow"/>
        </w:rPr>
        <w:fldChar w:fldCharType="separate"/>
      </w:r>
      <w:r w:rsidR="00D55E42" w:rsidRPr="00B37649">
        <w:rPr>
          <w:noProof/>
          <w:highlight w:val="yellow"/>
        </w:rPr>
        <w:t>(Lord et al. 2015)</w:t>
      </w:r>
      <w:r w:rsidR="00D55E42" w:rsidRPr="00B37649">
        <w:rPr>
          <w:highlight w:val="yellow"/>
        </w:rPr>
        <w:fldChar w:fldCharType="end"/>
      </w:r>
      <w:r w:rsidR="00D55E42" w:rsidRPr="00B37649">
        <w:rPr>
          <w:highlight w:val="yellow"/>
        </w:rPr>
        <w:t>.</w:t>
      </w:r>
      <w:r w:rsidR="00D55E42">
        <w:t xml:space="preserve">  Water </w:t>
      </w:r>
      <w:r w:rsidR="00D55E42" w:rsidRPr="00D55E42">
        <w:t>temperatures</w:t>
      </w:r>
      <w:r w:rsidR="00977402" w:rsidRPr="00D55E42">
        <w:t xml:space="preserve"> below optimal thresholds</w:t>
      </w:r>
      <w:r w:rsidR="00D55E42" w:rsidRPr="00D55E42">
        <w:t xml:space="preserve"> can have a negative effect on</w:t>
      </w:r>
      <w:r w:rsidR="00977402" w:rsidRPr="00D55E42">
        <w:t xml:space="preserve"> behavioural, metabolic, and cellular processes; if temperatures drop below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70"/>
      <w:commentRangeStart w:id="71"/>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70"/>
      <w:r w:rsidR="00AF591D">
        <w:rPr>
          <w:rStyle w:val="CommentReference"/>
          <w:rFonts w:ascii="Arial" w:eastAsia="Arial" w:hAnsi="Arial" w:cs="Arial"/>
          <w:color w:val="000000"/>
          <w:lang w:val="en-US" w:eastAsia="en-US"/>
        </w:rPr>
        <w:commentReference w:id="70"/>
      </w:r>
      <w:commentRangeEnd w:id="71"/>
      <w:r w:rsidR="003E257A">
        <w:rPr>
          <w:rStyle w:val="CommentReference"/>
          <w:rFonts w:ascii="Arial" w:eastAsia="Arial" w:hAnsi="Arial" w:cs="Arial"/>
          <w:color w:val="000000"/>
          <w:lang w:val="en-US" w:eastAsia="en-US"/>
        </w:rPr>
        <w:commentReference w:id="71"/>
      </w:r>
      <w:r w:rsidR="00A05012">
        <w:t xml:space="preserve">. </w:t>
      </w:r>
      <w:r w:rsidR="00AF36F2">
        <w:t>Some</w:t>
      </w:r>
      <w:commentRangeStart w:id="72"/>
      <w:r w:rsidR="00B76A2B">
        <w:t xml:space="preserve"> </w:t>
      </w:r>
      <w:commentRangeEnd w:id="72"/>
      <w:r w:rsidR="003D7A91">
        <w:rPr>
          <w:rStyle w:val="CommentReference"/>
        </w:rPr>
        <w:commentReference w:id="72"/>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w:t>
      </w:r>
      <w:r w:rsidR="00AF36F2">
        <w:t xml:space="preserve">may not have undergo full or proper development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73"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4" w:author="Amanda Droghini" w:date="2018-03-07T17:43:00Z">
        <w:r w:rsidR="003D7A91" w:rsidDel="00122499">
          <w:delText>Th</w:delText>
        </w:r>
        <w:r w:rsidR="00C90B04" w:rsidDel="00122499">
          <w:delText xml:space="preserve">e breakdown of function at cold temperatures for temperate species, </w:delText>
        </w:r>
      </w:del>
      <w:del w:id="75" w:author="Amanda Droghini" w:date="2018-03-07T16:48:00Z">
        <w:r w:rsidR="00C90B04" w:rsidDel="000200CF">
          <w:delText xml:space="preserve">and the high specialization of native Arctic species, </w:delText>
        </w:r>
      </w:del>
      <w:del w:id="76"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77"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78"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3915380A" w:rsidR="001564A4" w:rsidRDefault="00A84A54" w:rsidP="00136228">
      <w:pPr>
        <w:spacing w:line="360" w:lineRule="auto"/>
        <w:contextualSpacing/>
      </w:pPr>
      <w:r>
        <w:t xml:space="preserve">Arctic systems have </w:t>
      </w:r>
      <w:r w:rsidR="005D58EC">
        <w:t xml:space="preserve">historically </w:t>
      </w:r>
      <w:r>
        <w:t>experienced relatively low rates of invasion</w:t>
      </w:r>
      <w:r w:rsidR="00DB2412">
        <w:t>, and it is generally</w:t>
      </w:r>
      <w:r>
        <w:t xml:space="preserve"> </w:t>
      </w:r>
      <w:r w:rsidR="005D58EC">
        <w:t xml:space="preserve">assumed that </w:t>
      </w:r>
      <w:r w:rsidR="00DB2412">
        <w:t xml:space="preserve">this results from </w:t>
      </w:r>
      <w:r w:rsidR="005D58EC">
        <w:t>low vessel traffic and cold water temperatures</w:t>
      </w:r>
      <w:r w:rsidR="00DB2412">
        <w:t>. 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79"/>
      <w:r w:rsidR="00F84B86" w:rsidRPr="00F84B86">
        <w:rPr>
          <w:highlight w:val="cyan"/>
          <w:lang w:val="en-US"/>
        </w:rPr>
        <w:t>The role of cold water temperatures ….</w:t>
      </w:r>
      <w:r w:rsidR="00F84B86">
        <w:rPr>
          <w:lang w:val="en-US"/>
        </w:rPr>
        <w:t xml:space="preserve"> </w:t>
      </w:r>
      <w:commentRangeEnd w:id="79"/>
      <w:r w:rsidR="00F84B86">
        <w:rPr>
          <w:rStyle w:val="CommentReference"/>
          <w:rFonts w:ascii="Arial" w:eastAsia="Arial" w:hAnsi="Arial" w:cs="Arial"/>
          <w:color w:val="000000"/>
          <w:lang w:val="en-US" w:eastAsia="en-US"/>
        </w:rPr>
        <w:commentReference w:id="79"/>
      </w:r>
      <w:del w:id="80"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1" w:author="Amanda Droghini" w:date="2018-03-16T09:52:00Z">
        <w:r w:rsidR="003F4971">
          <w:t xml:space="preserve"> </w:t>
        </w:r>
        <w:commentRangeStart w:id="82"/>
        <w:commentRangeStart w:id="83"/>
        <w:r w:rsidR="003F4971">
          <w:t>elsewhere</w:t>
        </w:r>
        <w:commentRangeEnd w:id="82"/>
        <w:r w:rsidR="003F4971">
          <w:rPr>
            <w:rStyle w:val="CommentReference"/>
            <w:rFonts w:ascii="Arial" w:eastAsia="Arial" w:hAnsi="Arial" w:cs="Arial"/>
            <w:color w:val="000000"/>
            <w:lang w:val="en-US" w:eastAsia="en-US"/>
          </w:rPr>
          <w:commentReference w:id="82"/>
        </w:r>
      </w:ins>
      <w:commentRangeEnd w:id="83"/>
      <w:r w:rsidR="0064363B">
        <w:rPr>
          <w:rStyle w:val="CommentReference"/>
          <w:rFonts w:ascii="Arial" w:eastAsia="Arial" w:hAnsi="Arial" w:cs="Arial"/>
          <w:color w:val="000000"/>
          <w:lang w:val="en-US" w:eastAsia="en-US"/>
        </w:rPr>
        <w:commentReference w:id="83"/>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4"/>
      </w:r>
      <w:r w:rsidR="00DD1D1C">
        <w:rPr>
          <w:rStyle w:val="CommentReference"/>
          <w:rFonts w:ascii="Arial" w:eastAsia="Arial" w:hAnsi="Arial" w:cs="Arial"/>
          <w:color w:val="000000"/>
          <w:lang w:val="en-US" w:eastAsia="en-US"/>
        </w:rPr>
        <w:commentReference w:id="8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6" w:author="Amanda Droghini" w:date="2018-02-14T07:41:00Z"/>
        </w:rPr>
      </w:pPr>
      <w:bookmarkStart w:id="87" w:name="_m7oo5zak2jfc" w:colFirst="0" w:colLast="0"/>
      <w:bookmarkStart w:id="88" w:name="_rq0l47zex3zr" w:colFirst="0" w:colLast="0"/>
      <w:bookmarkEnd w:id="87"/>
      <w:bookmarkEnd w:id="88"/>
    </w:p>
    <w:p w14:paraId="5ECBACE1" w14:textId="1AED0734" w:rsidR="00723773" w:rsidDel="00D655FC" w:rsidRDefault="00874591" w:rsidP="00D655FC">
      <w:pPr>
        <w:spacing w:before="200" w:line="360" w:lineRule="auto"/>
        <w:contextualSpacing/>
        <w:rPr>
          <w:del w:id="89" w:author="Amanda Droghini" w:date="2018-02-14T07:41:00Z"/>
          <w:highlight w:val="white"/>
        </w:rPr>
      </w:pPr>
      <w:del w:id="9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1" w:name="_8ktb2c9fr4av" w:colFirst="0" w:colLast="0"/>
      <w:bookmarkEnd w:id="91"/>
    </w:p>
    <w:p w14:paraId="62CE6144" w14:textId="4BB022B9" w:rsidR="004403F9" w:rsidRDefault="00463580" w:rsidP="004403F9">
      <w:pPr>
        <w:spacing w:before="200" w:line="360" w:lineRule="auto"/>
        <w:contextualSpacing/>
      </w:pPr>
      <w:r>
        <w:t xml:space="preserve">In this paper, </w:t>
      </w:r>
      <w:del w:id="9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lastRenderedPageBreak/>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93" w:author="Amanda Droghini" w:date="2018-02-21T16:41:00Z">
        <w:r w:rsidR="00F24EA9" w:rsidDel="00F24EA9">
          <w:delText xml:space="preserve">We and </w:delText>
        </w:r>
        <w:r w:rsidR="00874591" w:rsidRPr="00CA4945" w:rsidDel="00F24EA9">
          <w:delText xml:space="preserve"> </w:delText>
        </w:r>
        <w:commentRangeStart w:id="94"/>
        <w:r w:rsidR="00433E19" w:rsidRPr="00433E19" w:rsidDel="00F24EA9">
          <w:rPr>
            <w:color w:val="FF0000"/>
          </w:rPr>
          <w:delText xml:space="preserve">species-specific </w:delText>
        </w:r>
        <w:commentRangeEnd w:id="94"/>
        <w:r w:rsidR="00D9788D" w:rsidDel="00F24EA9">
          <w:rPr>
            <w:rStyle w:val="CommentReference"/>
          </w:rPr>
          <w:commentReference w:id="9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95" w:author="Amanda Droghini" w:date="2018-03-17T18:34:00Z">
        <w:r w:rsidR="008A5823" w:rsidDel="006466BF">
          <w:delText>habitat requirements</w:delText>
        </w:r>
      </w:del>
      <w:ins w:id="9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9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100" w:name="_8bc9cfv03n6p" w:colFirst="0" w:colLast="0"/>
      <w:bookmarkEnd w:id="100"/>
      <w:r w:rsidRPr="00BB5655">
        <w:t>Methods</w:t>
      </w:r>
    </w:p>
    <w:p w14:paraId="36636D33" w14:textId="77777777" w:rsidR="00723773" w:rsidRPr="00BB5655" w:rsidRDefault="00874591" w:rsidP="00BB5655">
      <w:pPr>
        <w:pStyle w:val="Heading2"/>
      </w:pPr>
      <w:bookmarkStart w:id="101" w:name="_kncwpiu8qj9q" w:colFirst="0" w:colLast="0"/>
      <w:bookmarkEnd w:id="101"/>
      <w:r w:rsidRPr="00BB5655">
        <w:t>Study area</w:t>
      </w:r>
    </w:p>
    <w:p w14:paraId="5ECF60A5" w14:textId="166ACEB9" w:rsidR="00274537" w:rsidRPr="00CA4945" w:rsidRDefault="00874591" w:rsidP="00CA4945">
      <w:pPr>
        <w:spacing w:before="200" w:line="360" w:lineRule="auto"/>
        <w:contextualSpacing/>
      </w:pPr>
      <w:bookmarkStart w:id="102" w:name="_a71bbqx0je6i" w:colFirst="0" w:colLast="0"/>
      <w:bookmarkEnd w:id="10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103" w:name="_hngxq6xkmksq" w:colFirst="0" w:colLast="0"/>
      <w:bookmarkStart w:id="104" w:name="_7quuthb2m275" w:colFirst="0" w:colLast="0"/>
      <w:bookmarkEnd w:id="103"/>
      <w:bookmarkEnd w:id="104"/>
      <w:r>
        <w:lastRenderedPageBreak/>
        <w:t xml:space="preserve">Defining </w:t>
      </w:r>
      <w:r w:rsidR="004D0EA5">
        <w:t xml:space="preserve">taxa-specific </w:t>
      </w:r>
      <w:r>
        <w:t>tolerances</w:t>
      </w:r>
    </w:p>
    <w:p w14:paraId="7A4308D9" w14:textId="25049737" w:rsidR="00411758" w:rsidRPr="00CA4945" w:rsidRDefault="000011D7" w:rsidP="00CA4945">
      <w:pPr>
        <w:spacing w:line="360" w:lineRule="auto"/>
        <w:contextualSpacing/>
      </w:pPr>
      <w:commentRangeStart w:id="105"/>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105"/>
      <w:r w:rsidR="004D0EA5">
        <w:rPr>
          <w:rStyle w:val="CommentReference"/>
        </w:rPr>
        <w:commentReference w:id="105"/>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commentRangeStart w:id="106"/>
      <w:r w:rsidR="00652AE1" w:rsidRPr="00E32670">
        <w:rPr>
          <w:highlight w:val="yellow"/>
        </w:rPr>
        <w:t>Fofonoff et al. 2003</w:t>
      </w:r>
      <w:commentRangeEnd w:id="106"/>
      <w:r w:rsidR="00E32670">
        <w:rPr>
          <w:rStyle w:val="CommentReference"/>
          <w:rFonts w:ascii="Arial" w:eastAsia="Arial" w:hAnsi="Arial" w:cs="Arial"/>
          <w:color w:val="000000"/>
          <w:lang w:val="en-US" w:eastAsia="en-US"/>
        </w:rPr>
        <w:commentReference w:id="106"/>
      </w:r>
      <w:r w:rsidR="00652AE1" w:rsidRPr="00CA4945">
        <w:t xml:space="preserve">) and the Nonindigenous Aquatic Species Database (NAS; </w:t>
      </w:r>
      <w:r w:rsidR="00652AE1" w:rsidRPr="00E32670">
        <w:rPr>
          <w:highlight w:val="yellow"/>
        </w:rPr>
        <w:t>Fuller and Benson 2013</w:t>
      </w:r>
      <w:r w:rsidR="00652AE1" w:rsidRPr="00CA4945">
        <w:t>)</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5F155E">
        <w:t xml:space="preserve"> restricted to euhaline or eury</w:t>
      </w:r>
      <w:r w:rsidR="00411758" w:rsidRPr="00CA4945">
        <w:t xml:space="preserve">haline species </w:t>
      </w:r>
      <w:r w:rsidR="005F155E">
        <w:t>with a minimum survival salinity tolerance ≥</w:t>
      </w:r>
      <w:r w:rsidR="00411758" w:rsidRPr="00CA4945">
        <w:t>30 parts per trillion (ppt).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w:t>
      </w:r>
      <w:r w:rsidR="00D95A52" w:rsidRPr="00E32670">
        <w:rPr>
          <w:highlight w:val="yellow"/>
        </w:rPr>
        <w:t>Reimer et al. 201</w:t>
      </w:r>
      <w:r w:rsidR="00E32670" w:rsidRPr="00E32670">
        <w:rPr>
          <w:highlight w:val="yellow"/>
        </w:rPr>
        <w:t>7</w:t>
      </w:r>
      <w:r w:rsidR="00D95A52" w:rsidRPr="00CA4945">
        <w:t>).</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lastRenderedPageBreak/>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7" w:name="_65lsst1yvtve" w:colFirst="0" w:colLast="0"/>
      <w:bookmarkEnd w:id="107"/>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108"/>
      <w:r w:rsidRPr="00CA4945">
        <w:rPr>
          <w:rFonts w:eastAsia="Calibri"/>
        </w:rPr>
        <w:lastRenderedPageBreak/>
        <w:t xml:space="preserve">and </w:t>
      </w:r>
      <w:r w:rsidRPr="001D23FF">
        <w:rPr>
          <w:rFonts w:eastAsia="Calibri"/>
          <w:highlight w:val="yellow"/>
        </w:rPr>
        <w:t>to the top seven ocean layers</w:t>
      </w:r>
      <w:r w:rsidRPr="00CA4945">
        <w:rPr>
          <w:rFonts w:eastAsia="Calibri"/>
        </w:rPr>
        <w:t xml:space="preserve"> </w:t>
      </w:r>
      <w:commentRangeEnd w:id="108"/>
      <w:r w:rsidR="001D23FF">
        <w:rPr>
          <w:rStyle w:val="CommentReference"/>
          <w:rFonts w:ascii="Arial" w:eastAsia="Arial" w:hAnsi="Arial" w:cs="Arial"/>
          <w:color w:val="000000"/>
          <w:lang w:val="en-US" w:eastAsia="en-US"/>
        </w:rPr>
        <w:commentReference w:id="108"/>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109"/>
      <w:r w:rsidRPr="00CA4945">
        <w:rPr>
          <w:rFonts w:eastAsia="Calibri"/>
          <w:highlight w:val="cyan"/>
        </w:rPr>
        <w:t>future</w:t>
      </w:r>
      <w:commentRangeEnd w:id="109"/>
      <w:r w:rsidR="00C167D4" w:rsidRPr="00CA4945">
        <w:rPr>
          <w:rStyle w:val="CommentReference"/>
          <w:sz w:val="24"/>
          <w:szCs w:val="24"/>
        </w:rPr>
        <w:commentReference w:id="109"/>
      </w:r>
      <w:r w:rsidRPr="00CA4945">
        <w:rPr>
          <w:rFonts w:eastAsia="Calibri"/>
        </w:rPr>
        <w:t xml:space="preserve"> (2030-2039)</w:t>
      </w:r>
      <w:bookmarkStart w:id="110" w:name="_4v4jhbwuqx9t" w:colFirst="0" w:colLast="0"/>
      <w:bookmarkEnd w:id="110"/>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111" w:name="_go101y7lehct" w:colFirst="0" w:colLast="0"/>
      <w:bookmarkEnd w:id="111"/>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2"/>
      <w:r w:rsidRPr="00CA4945">
        <w:rPr>
          <w:rFonts w:ascii="Times New Roman" w:hAnsi="Times New Roman" w:cs="Times New Roman"/>
          <w:sz w:val="24"/>
          <w:szCs w:val="24"/>
        </w:rPr>
        <w:t xml:space="preserve">1) year-round survival, 2) weekly survival, and 3) weekly reproduction. </w:t>
      </w:r>
      <w:commentRangeEnd w:id="112"/>
      <w:r w:rsidR="004D0EA5">
        <w:rPr>
          <w:rStyle w:val="CommentReference"/>
        </w:rPr>
        <w:commentReference w:id="112"/>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113" w:name="_tsqvpqt531zu" w:colFirst="0" w:colLast="0"/>
      <w:bookmarkEnd w:id="113"/>
      <w:r w:rsidRPr="00CA4945">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4"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5"/>
      <w:del w:id="116"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5"/>
        <w:r w:rsidR="002440E1" w:rsidRPr="00CA4945" w:rsidDel="00E32670">
          <w:rPr>
            <w:rStyle w:val="CommentReference"/>
            <w:sz w:val="24"/>
            <w:szCs w:val="24"/>
          </w:rPr>
          <w:commentReference w:id="115"/>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7"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8"/>
      <w:r w:rsidRPr="00CA4945">
        <w:t xml:space="preserve">positive change </w:t>
      </w:r>
      <w:commentRangeEnd w:id="118"/>
      <w:r w:rsidR="00E32670">
        <w:rPr>
          <w:rStyle w:val="CommentReference"/>
          <w:rFonts w:ascii="Arial" w:eastAsia="Arial" w:hAnsi="Arial" w:cs="Arial"/>
          <w:color w:val="000000"/>
          <w:lang w:val="en-US" w:eastAsia="en-US"/>
        </w:rPr>
        <w:commentReference w:id="118"/>
      </w:r>
      <w:r w:rsidRPr="00CA4945">
        <w:t xml:space="preserve">by the total number of pixels in our study area, and multiplying by 100. </w:t>
      </w:r>
      <w:commentRangeStart w:id="119"/>
      <w:r w:rsidRPr="00CA4945">
        <w:t xml:space="preserve">Percent decrease </w:t>
      </w:r>
      <w:commentRangeEnd w:id="119"/>
      <w:r w:rsidR="002440E1" w:rsidRPr="00CA4945">
        <w:rPr>
          <w:rStyle w:val="CommentReference"/>
          <w:sz w:val="24"/>
          <w:szCs w:val="24"/>
        </w:rPr>
        <w:commentReference w:id="119"/>
      </w:r>
      <w:del w:id="120" w:author="Amanda Droghini" w:date="2018-03-21T22:21:00Z">
        <w:r w:rsidRPr="00CA4945" w:rsidDel="00E32670">
          <w:delText>in suitable area</w:delText>
        </w:r>
      </w:del>
      <w:r w:rsidRPr="00CA4945">
        <w:t xml:space="preserve"> was similarly calculated</w:t>
      </w:r>
      <w:del w:id="121"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w:t>
      </w:r>
      <w:r w:rsidRPr="00CA4945">
        <w:lastRenderedPageBreak/>
        <w:t xml:space="preserve">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2" w:name="_rop02eo1ktca" w:colFirst="0" w:colLast="0"/>
      <w:bookmarkEnd w:id="122"/>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3" w:name="_3wi5gvsme5f5" w:colFirst="0" w:colLast="0"/>
      <w:bookmarkEnd w:id="123"/>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2B70C0CE"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4" w:author="Amanda Droghini" w:date="2018-03-21T22:22:00Z">
        <w:r w:rsidRPr="00CA4945" w:rsidDel="00E32670">
          <w:delText>For vessel landings, w</w:delText>
        </w:r>
      </w:del>
      <w:ins w:id="125" w:author="Amanda Droghini" w:date="2018-03-21T22:22:00Z">
        <w:r w:rsidR="00E32670">
          <w:t>W</w:t>
        </w:r>
      </w:ins>
      <w:r w:rsidRPr="00CA4945">
        <w:t xml:space="preserve">e queried Ship Arrival Records </w:t>
      </w:r>
      <w:ins w:id="126"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7" w:author="Amanda Droghini" w:date="2018-03-21T22:22:00Z">
        <w:r w:rsidRPr="00CA4945" w:rsidDel="00E32670">
          <w:delText>,</w:delText>
        </w:r>
      </w:del>
      <w:del w:id="128"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9"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130" w:name="_5gdnwtfpo87" w:colFirst="0" w:colLast="0"/>
      <w:bookmarkEnd w:id="130"/>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31"/>
      <w:ins w:id="132" w:author="Amanda Droghini" w:date="2018-02-08T21:44:00Z">
        <w:r w:rsidR="00AC39F9">
          <w:t>1/3 of the taxa we considered had minimum temperature toleranc</w:t>
        </w:r>
      </w:ins>
      <w:ins w:id="133" w:author="Amanda Droghini" w:date="2018-02-08T21:45:00Z">
        <w:r w:rsidR="00AC39F9">
          <w:t>es</w:t>
        </w:r>
      </w:ins>
      <w:ins w:id="134" w:author="Amanda Droghini" w:date="2018-02-08T21:44:00Z">
        <w:r w:rsidR="00AC39F9">
          <w:t xml:space="preserve"> </w:t>
        </w:r>
      </w:ins>
      <w:ins w:id="135" w:author="Amanda Droghini" w:date="2018-02-08T21:45:00Z">
        <w:r w:rsidR="00AC39F9">
          <w:t xml:space="preserve">of 0C </w:t>
        </w:r>
        <w:commentRangeEnd w:id="131"/>
        <w:r w:rsidR="00AC39F9">
          <w:rPr>
            <w:rStyle w:val="CommentReference"/>
          </w:rPr>
          <w:commentReference w:id="131"/>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6"/>
      <w:r>
        <w:rPr>
          <w:rFonts w:eastAsia="Calibri"/>
        </w:rPr>
        <w:t>Species with max salinity tolerances &lt;=30ppt have little survival habitat.</w:t>
      </w:r>
      <w:commentRangeEnd w:id="136"/>
      <w:r>
        <w:rPr>
          <w:rStyle w:val="CommentReference"/>
          <w:rFonts w:ascii="Arial" w:eastAsia="Arial" w:hAnsi="Arial" w:cs="Arial"/>
          <w:color w:val="000000"/>
          <w:lang w:val="en-US" w:eastAsia="en-US"/>
        </w:rPr>
        <w:commentReference w:id="136"/>
      </w:r>
      <w:r>
        <w:rPr>
          <w:rFonts w:eastAsia="Calibri"/>
        </w:rPr>
        <w:t xml:space="preserve"> </w:t>
      </w:r>
      <w:r w:rsidRPr="00CA4945">
        <w:rPr>
          <w:rFonts w:eastAsia="Calibri"/>
        </w:rPr>
        <w:t xml:space="preserve">In general, the ROMS </w:t>
      </w:r>
      <w:r w:rsidRPr="00CA4945">
        <w:rPr>
          <w:rFonts w:eastAsia="Calibri"/>
        </w:rPr>
        <w:lastRenderedPageBreak/>
        <w:t xml:space="preserve">project a northward expansion of suitable habitat in the southeastern Bering Sea, and eastward into Bristol Bay </w:t>
      </w:r>
      <w:commentRangeStart w:id="137"/>
      <w:r w:rsidRPr="00CA4945">
        <w:rPr>
          <w:rFonts w:eastAsia="Calibri"/>
        </w:rPr>
        <w:t xml:space="preserve">(Figure </w:t>
      </w:r>
      <w:r w:rsidR="00FE742F">
        <w:rPr>
          <w:rFonts w:eastAsia="Calibri"/>
        </w:rPr>
        <w:t>3</w:t>
      </w:r>
      <w:r w:rsidRPr="00CA4945">
        <w:rPr>
          <w:rFonts w:eastAsia="Calibri"/>
        </w:rPr>
        <w:t>)</w:t>
      </w:r>
      <w:commentRangeEnd w:id="137"/>
      <w:r w:rsidR="00FE742F">
        <w:rPr>
          <w:rStyle w:val="CommentReference"/>
          <w:rFonts w:ascii="Arial" w:eastAsia="Arial" w:hAnsi="Arial" w:cs="Arial"/>
          <w:color w:val="000000"/>
          <w:lang w:val="en-US" w:eastAsia="en-US"/>
        </w:rPr>
        <w:commentReference w:id="137"/>
      </w:r>
      <w:r w:rsidRPr="00CA4945">
        <w:rPr>
          <w:rFonts w:eastAsia="Calibri"/>
        </w:rPr>
        <w:t xml:space="preserve">. By 2039, </w:t>
      </w:r>
      <w:commentRangeStart w:id="138"/>
      <w:r w:rsidR="00FE742F">
        <w:rPr>
          <w:rFonts w:eastAsia="Calibri"/>
        </w:rPr>
        <w:t>76.6%</w:t>
      </w:r>
      <w:commentRangeEnd w:id="138"/>
      <w:r w:rsidR="00FE742F">
        <w:rPr>
          <w:rStyle w:val="CommentReference"/>
          <w:rFonts w:ascii="Arial" w:eastAsia="Arial" w:hAnsi="Arial" w:cs="Arial"/>
          <w:color w:val="000000"/>
          <w:lang w:val="en-US" w:eastAsia="en-US"/>
        </w:rPr>
        <w:commentReference w:id="138"/>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9"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40"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41" w:author="Amanda Droghini" w:date="2018-02-17T08:51:00Z"/>
        </w:rPr>
        <w:pPrChange w:id="142" w:author="Amanda Droghini" w:date="2018-02-17T08:51:00Z">
          <w:pPr>
            <w:spacing w:before="200" w:line="360" w:lineRule="auto"/>
            <w:contextualSpacing/>
          </w:pPr>
        </w:pPrChange>
      </w:pPr>
      <w:del w:id="143"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4"/>
      <w:r w:rsidRPr="00CA4945">
        <w:t>Figure 4</w:t>
      </w:r>
      <w:commentRangeEnd w:id="144"/>
      <w:r w:rsidRPr="00CA4945">
        <w:commentReference w:id="144"/>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45"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6" w:author="Amanda Droghini" w:date="2018-02-04T09:17:00Z"/>
        </w:rPr>
      </w:pPr>
      <w:commentRangeStart w:id="147"/>
      <w:del w:id="148"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7"/>
    <w:p w14:paraId="64C2349D" w14:textId="5D951227" w:rsidR="001B0CB7" w:rsidRPr="004E6C5F" w:rsidRDefault="000436EB" w:rsidP="004E6C5F">
      <w:pPr>
        <w:spacing w:line="360" w:lineRule="auto"/>
        <w:contextualSpacing/>
        <w:rPr>
          <w:lang w:val="en-US"/>
        </w:rPr>
      </w:pPr>
      <w:r>
        <w:rPr>
          <w:rStyle w:val="CommentReference"/>
        </w:rPr>
        <w:commentReference w:id="147"/>
      </w:r>
      <w:r w:rsidR="00AF4943" w:rsidRPr="00CA4945">
        <w:t>Suitable habitat for reproduction was identified for 20 to 24 species (</w:t>
      </w:r>
      <w:commentRangeStart w:id="149"/>
      <w:r w:rsidR="00AF4943" w:rsidRPr="00CA4945">
        <w:t>out of 29</w:t>
      </w:r>
      <w:commentRangeEnd w:id="149"/>
      <w:r w:rsidR="000B2DA9">
        <w:rPr>
          <w:rStyle w:val="CommentReference"/>
          <w:rFonts w:ascii="Arial" w:eastAsia="Arial" w:hAnsi="Arial" w:cs="Arial"/>
          <w:color w:val="000000"/>
          <w:lang w:val="en-US" w:eastAsia="en-US"/>
        </w:rPr>
        <w:commentReference w:id="149"/>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50"/>
      <w:r w:rsidR="004E6C5F" w:rsidRPr="004E6C5F">
        <w:rPr>
          <w:highlight w:val="yellow"/>
        </w:rPr>
        <w:t>Species that require temperatures</w:t>
      </w:r>
      <w:commentRangeEnd w:id="150"/>
      <w:r w:rsidR="004E6C5F" w:rsidRPr="004E6C5F">
        <w:rPr>
          <w:rStyle w:val="CommentReference"/>
          <w:rFonts w:ascii="Arial" w:eastAsia="Arial" w:hAnsi="Arial" w:cs="Arial"/>
          <w:color w:val="000000"/>
          <w:highlight w:val="yellow"/>
          <w:lang w:val="en-US" w:eastAsia="en-US"/>
        </w:rPr>
        <w:commentReference w:id="150"/>
      </w:r>
      <w:r w:rsidR="004E6C5F" w:rsidRPr="004E6C5F">
        <w:rPr>
          <w:highlight w:val="yellow"/>
        </w:rPr>
        <w:t xml:space="preserve"> </w:t>
      </w:r>
      <w:r w:rsidR="004E6C5F" w:rsidRPr="004E6C5F">
        <w:rPr>
          <w:highlight w:val="yellow"/>
          <w:lang w:val="en-US"/>
        </w:rPr>
        <w:t>&gt;= 15</w:t>
      </w:r>
      <w:r w:rsidR="004E6C5F" w:rsidRPr="004E6C5F">
        <w:rPr>
          <w:highlight w:val="yellow"/>
        </w:rPr>
        <w:t>°C</w:t>
      </w:r>
      <w:del w:id="151" w:author="Amanda Droghini" w:date="2018-03-16T10:29:00Z">
        <w:r w:rsidR="004E6C5F" w:rsidRPr="004E6C5F" w:rsidDel="00E52D10">
          <w:rPr>
            <w:highlight w:val="yellow"/>
          </w:rPr>
          <w:delText xml:space="preserve"> </w:delText>
        </w:r>
      </w:del>
      <w:ins w:id="152" w:author="Amanda Droghini" w:date="2018-03-16T10:29:00Z">
        <w:r w:rsidR="00E52D10">
          <w:rPr>
            <w:highlight w:val="yellow"/>
          </w:rPr>
          <w:t xml:space="preserve">, were not found to have </w:t>
        </w:r>
      </w:ins>
      <w:ins w:id="153" w:author="Amanda Droghini" w:date="2018-03-16T10:31:00Z">
        <w:r w:rsidR="009C74B1">
          <w:rPr>
            <w:highlight w:val="yellow"/>
          </w:rPr>
          <w:t xml:space="preserve">suitable </w:t>
        </w:r>
      </w:ins>
      <w:ins w:id="154" w:author="Amanda Droghini" w:date="2018-03-16T10:29:00Z">
        <w:r w:rsidR="00E52D10">
          <w:rPr>
            <w:highlight w:val="yellow"/>
          </w:rPr>
          <w:t>reproductive conditions</w:t>
        </w:r>
      </w:ins>
      <w:del w:id="155"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6" w:author="Amanda Droghini" w:date="2018-03-16T10:31:00Z">
        <w:r w:rsidR="009C74B1">
          <w:rPr>
            <w:highlight w:val="yellow"/>
          </w:rPr>
          <w:t xml:space="preserve">NIS that only required </w:t>
        </w:r>
      </w:ins>
      <w:del w:id="157" w:author="Amanda Droghini" w:date="2018-03-16T10:31:00Z">
        <w:r w:rsidR="004E6C5F" w:rsidRPr="004E6C5F" w:rsidDel="009C74B1">
          <w:rPr>
            <w:highlight w:val="yellow"/>
          </w:rPr>
          <w:delText>Species =</w:delText>
        </w:r>
      </w:del>
      <w:r w:rsidR="004E6C5F" w:rsidRPr="004E6C5F">
        <w:rPr>
          <w:highlight w:val="yellow"/>
        </w:rPr>
        <w:t xml:space="preserve"> 12C</w:t>
      </w:r>
      <w:ins w:id="158"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9" w:author="Amanda Droghini" w:date="2018-03-16T10:31:00Z">
        <w:r w:rsidR="009C74B1">
          <w:rPr>
            <w:highlight w:val="yellow"/>
          </w:rPr>
          <w:t xml:space="preserve"> of reprodutction within the study area.  </w:t>
        </w:r>
      </w:ins>
      <w:ins w:id="160" w:author="Amanda Droghini" w:date="2018-03-16T10:32:00Z">
        <w:r w:rsidR="009C74B1">
          <w:rPr>
            <w:highlight w:val="yellow"/>
          </w:rPr>
          <w:t xml:space="preserve">While NIS that required only </w:t>
        </w:r>
      </w:ins>
      <w:del w:id="161" w:author="Amanda Droghini" w:date="2018-03-16T10:32:00Z">
        <w:r w:rsidR="004E6C5F" w:rsidRPr="004E6C5F" w:rsidDel="009C74B1">
          <w:rPr>
            <w:highlight w:val="yellow"/>
          </w:rPr>
          <w:delText>, while species =</w:delText>
        </w:r>
      </w:del>
      <w:r w:rsidR="004E6C5F" w:rsidRPr="004E6C5F">
        <w:rPr>
          <w:highlight w:val="yellow"/>
        </w:rPr>
        <w:t xml:space="preserve">10C </w:t>
      </w:r>
      <w:ins w:id="162"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3"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64"/>
      <w:r w:rsidR="0034065B" w:rsidRPr="00CA4945">
        <w:t>several species had less than one week of suitable habitat</w:t>
      </w:r>
      <w:commentRangeEnd w:id="164"/>
      <w:r w:rsidR="0034065B">
        <w:rPr>
          <w:rStyle w:val="CommentReference"/>
        </w:rPr>
        <w:commentReference w:id="164"/>
      </w:r>
      <w:r w:rsidR="0034065B" w:rsidRPr="00CA4945">
        <w:t xml:space="preserve">, and </w:t>
      </w:r>
      <w:commentRangeStart w:id="165"/>
      <w:r w:rsidR="0034065B" w:rsidRPr="00CA4945">
        <w:t xml:space="preserve">an average of </w:t>
      </w:r>
      <w:commentRangeEnd w:id="165"/>
      <w:r w:rsidR="0034065B">
        <w:rPr>
          <w:rStyle w:val="CommentReference"/>
        </w:rPr>
        <w:commentReference w:id="165"/>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66" w:author="Amanda Droghini" w:date="2018-03-16T10:33:00Z">
        <w:r w:rsidR="009C74B1">
          <w:t xml:space="preserve">were primarily limited by salt conditions, </w:t>
        </w:r>
      </w:ins>
      <w:r w:rsidR="0034065B" w:rsidRPr="00CA4945">
        <w:t>requir</w:t>
      </w:r>
      <w:ins w:id="167" w:author="Amanda Droghini" w:date="2018-03-16T10:33:00Z">
        <w:r w:rsidR="009C74B1">
          <w:t>ing</w:t>
        </w:r>
      </w:ins>
      <w:del w:id="168"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9"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70"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71"/>
      <w:r w:rsidR="0034065B" w:rsidRPr="00CA4945">
        <w:rPr>
          <w:rFonts w:eastAsia="Calibri"/>
          <w:highlight w:val="white"/>
        </w:rPr>
        <w:t>Alaska</w:t>
      </w:r>
      <w:commentRangeEnd w:id="171"/>
      <w:r w:rsidR="0034065B" w:rsidRPr="00CA4945">
        <w:commentReference w:id="171"/>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2"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3"/>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3"/>
      <w:r w:rsidR="00E05BC2">
        <w:rPr>
          <w:rStyle w:val="CommentReference"/>
        </w:rPr>
        <w:commentReference w:id="173"/>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4"/>
      <w:r w:rsidR="0034065B" w:rsidRPr="00CA4945">
        <w:rPr>
          <w:rFonts w:eastAsia="Calibri"/>
          <w:highlight w:val="white"/>
        </w:rPr>
        <w:t>Figure 6</w:t>
      </w:r>
      <w:commentRangeEnd w:id="174"/>
      <w:r w:rsidR="0034065B" w:rsidRPr="00CA4945">
        <w:commentReference w:id="174"/>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0BD9AD7D" w:rsidR="00530190" w:rsidRPr="00E05BC2" w:rsidRDefault="0034065B" w:rsidP="00E05BC2">
      <w:pPr>
        <w:spacing w:before="200" w:line="360" w:lineRule="auto"/>
        <w:contextualSpacing/>
        <w:rPr>
          <w:highlight w:val="white"/>
        </w:rPr>
      </w:pPr>
      <w:commentRangeStart w:id="175"/>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5"/>
      <w:r w:rsidRPr="00CA4945">
        <w:commentReference w:id="175"/>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6"/>
      <w:r w:rsidRPr="00CA4945">
        <w:rPr>
          <w:rFonts w:eastAsia="Calibri"/>
          <w:highlight w:val="white"/>
        </w:rPr>
        <w:t>Figure 5a</w:t>
      </w:r>
      <w:commentRangeEnd w:id="176"/>
      <w:r w:rsidRPr="00CA4945">
        <w:commentReference w:id="176"/>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7" w:author="Amanda Droghini" w:date="2018-03-21T22:24:00Z">
        <w:r w:rsidRPr="00CA4945" w:rsidDel="00E32670">
          <w:rPr>
            <w:rFonts w:eastAsia="Calibri"/>
            <w:highlight w:val="white"/>
          </w:rPr>
          <w:delText>Ballast water exchange data revealed a different pattern than the ship arrival records: w</w:delText>
        </w:r>
      </w:del>
      <w:ins w:id="178"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9" w:name="_wsrma7mknuak" w:colFirst="0" w:colLast="0"/>
      <w:bookmarkEnd w:id="179"/>
      <w:r w:rsidRPr="00CA4945">
        <w:lastRenderedPageBreak/>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80"/>
      <w:r w:rsidR="004D442F">
        <w:t>[..]</w:t>
      </w:r>
      <w:commentRangeEnd w:id="180"/>
      <w:r w:rsidR="004D442F">
        <w:rPr>
          <w:rStyle w:val="CommentReference"/>
          <w:rFonts w:ascii="Arial" w:eastAsia="Arial" w:hAnsi="Arial" w:cs="Arial"/>
          <w:color w:val="000000"/>
          <w:lang w:val="en-US" w:eastAsia="en-US"/>
        </w:rPr>
        <w:commentReference w:id="180"/>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bookmarkStart w:id="181" w:name="_GoBack"/>
      <w:bookmarkEnd w:id="181"/>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5B814991" w:rsidR="007909FD" w:rsidRDefault="00E46D10" w:rsidP="00E46D10">
      <w:pPr>
        <w:spacing w:line="360" w:lineRule="auto"/>
        <w:contextualSpacing/>
        <w:rPr>
          <w:ins w:id="182"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83" w:author="Amanda Droghini" w:date="2018-03-21T22:31:00Z">
        <w:r>
          <w:t xml:space="preserve">, both in terms of </w:t>
        </w:r>
      </w:ins>
      <w:r>
        <w:t xml:space="preserve">its </w:t>
      </w:r>
      <w:ins w:id="184" w:author="Amanda Droghini" w:date="2018-03-21T22:31:00Z">
        <w:r>
          <w:t>hydrolog</w:t>
        </w:r>
      </w:ins>
      <w:r>
        <w:t xml:space="preserve">y </w:t>
      </w:r>
      <w:ins w:id="185" w:author="Amanda Droghini" w:date="2018-03-21T22:31:00Z">
        <w:r>
          <w:t xml:space="preserve">and </w:t>
        </w:r>
      </w:ins>
      <w:r>
        <w:t xml:space="preserve">its </w:t>
      </w:r>
      <w:ins w:id="186" w:author="Amanda Droghini" w:date="2018-03-21T22:31:00Z">
        <w:r>
          <w:t>species assemblage,</w:t>
        </w:r>
      </w:ins>
      <w:r>
        <w:t xml:space="preserve"> and its seasonal dynamics are driven, to a large extent, by the presence, timing, and extent of sea ice </w:t>
      </w:r>
      <w:r>
        <w:fldChar w:fldCharType="begin" w:fldLock="1"/>
      </w:r>
      <w: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w:instrText>
      </w:r>
      <w:r w:rsidRPr="00E46D10">
        <w:rPr>
          <w:lang w:val="fr-CA"/>
        </w:rPr>
        <w:instrText xml:space="preserve">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"(Wyllie-Echeverria and Wooster 1998,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w:t>
      </w:r>
      <w:r w:rsidRPr="00E46D10">
        <w:rPr>
          <w:lang w:val="fr-CA"/>
        </w:rPr>
        <w:t xml:space="preserve"> </w:t>
      </w:r>
      <w:commentRangeStart w:id="187"/>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87"/>
      <w:r>
        <w:rPr>
          <w:rStyle w:val="CommentReference"/>
          <w:rFonts w:ascii="Arial" w:eastAsia="Arial" w:hAnsi="Arial" w:cs="Arial"/>
          <w:color w:val="000000"/>
          <w:lang w:val="en-US" w:eastAsia="en-US"/>
        </w:rPr>
        <w:commentReference w:id="187"/>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lastRenderedPageBreak/>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88"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426FC546" w14:textId="61A2CDAE" w:rsidR="004D36DB" w:rsidRDefault="00072121" w:rsidP="00114E82">
      <w:pPr>
        <w:spacing w:line="360" w:lineRule="auto"/>
        <w:contextualSpacing/>
        <w:rPr>
          <w:ins w:id="189" w:author="Amanda Droghini" w:date="2018-03-21T22:30:00Z"/>
        </w:rPr>
      </w:pPr>
      <w:r>
        <w:t>S</w:t>
      </w:r>
      <w:r>
        <w:t>uitable</w:t>
      </w:r>
      <w:r>
        <w:t xml:space="preserve"> habitat</w:t>
      </w:r>
      <w:r>
        <w:t xml:space="preserve"> for reproduction and development also exist, </w:t>
      </w:r>
      <w:r>
        <w:rPr>
          <w:highlight w:val="cyan"/>
        </w:rPr>
        <w:t>and</w:t>
      </w:r>
      <w:r w:rsidRPr="000A4DAA">
        <w:rPr>
          <w:highlight w:val="cyan"/>
        </w:rPr>
        <w:t xml:space="preserve"> most (21 of 29) of the </w:t>
      </w:r>
      <w:r>
        <w:rPr>
          <w:highlight w:val="cyan"/>
        </w:rPr>
        <w:t>taxa we evaluated</w:t>
      </w:r>
      <w:r w:rsidRPr="000A4DAA">
        <w:rPr>
          <w:highlight w:val="cyan"/>
        </w:rPr>
        <w:t xml:space="preserve"> had at least one week of suitable reproductive habitat</w:t>
      </w:r>
      <w:r>
        <w:rPr>
          <w:highlight w:val="cyan"/>
        </w:rPr>
        <w:t xml:space="preserve">. </w:t>
      </w:r>
      <w:r>
        <w:t xml:space="preserve">However, </w:t>
      </w:r>
      <w:r>
        <w:t xml:space="preserve">taxa with long brooding or development periods may be limited by the Bering Sea’s short summer season. </w:t>
      </w:r>
      <w:r w:rsidR="0026340C">
        <w:rPr>
          <w:highlight w:val="cyan"/>
        </w:rPr>
        <w:t xml:space="preserve">Very few studies have modeled potential reproductive habitat in the Arctic, despite the potential for cold temperatures to affect larval survival, development, and recruitment (de Rivera et al. 2007.. need more) </w:t>
      </w:r>
      <w:r w:rsidR="00FF6353">
        <w:rPr>
          <w:highlight w:val="cyan"/>
        </w:rPr>
        <w:t>T</w:t>
      </w:r>
      <w:r w:rsidR="004E6C5F">
        <w:rPr>
          <w:highlight w:val="cyan"/>
        </w:rPr>
        <w:t xml:space="preserve">axa that require </w:t>
      </w:r>
      <w:r w:rsidR="00FF6353">
        <w:rPr>
          <w:highlight w:val="cyan"/>
        </w:rPr>
        <w:t xml:space="preserve">salinities &lt; 30 ppt or </w:t>
      </w:r>
      <w:r w:rsidR="004E6C5F">
        <w:rPr>
          <w:highlight w:val="cyan"/>
        </w:rPr>
        <w:t>temperatures above 10C</w:t>
      </w:r>
      <w:r w:rsidR="00FF6353">
        <w:rPr>
          <w:highlight w:val="cyan"/>
        </w:rPr>
        <w:t xml:space="preserve"> for reproduction or development</w:t>
      </w:r>
      <w:r w:rsidR="004E6C5F">
        <w:rPr>
          <w:highlight w:val="cyan"/>
        </w:rPr>
        <w:t xml:space="preserve">, </w:t>
      </w:r>
      <w:r w:rsidR="00FF6353">
        <w:rPr>
          <w:highlight w:val="cyan"/>
        </w:rPr>
        <w:t xml:space="preserve">have limited suitable habitat in </w:t>
      </w:r>
      <w:r w:rsidR="00A41DF2" w:rsidRPr="000A4DAA">
        <w:rPr>
          <w:highlight w:val="cyan"/>
        </w:rPr>
        <w:t xml:space="preserve">the Bering </w:t>
      </w:r>
      <w:r w:rsidR="00FF6353">
        <w:rPr>
          <w:highlight w:val="cyan"/>
        </w:rPr>
        <w:t>Sea</w:t>
      </w:r>
      <w:r w:rsidR="00A41DF2" w:rsidRPr="000A4DAA">
        <w:rPr>
          <w:highlight w:val="cyan"/>
        </w:rPr>
        <w:t xml:space="preserve">. </w:t>
      </w:r>
      <w:r w:rsidR="00FF6353">
        <w:rPr>
          <w:highlight w:val="cyan"/>
        </w:rPr>
        <w:t>S</w:t>
      </w:r>
      <w:r w:rsidR="00FF6353" w:rsidRPr="000A4DAA">
        <w:rPr>
          <w:highlight w:val="cyan"/>
        </w:rPr>
        <w:t xml:space="preserve">everal </w:t>
      </w:r>
      <w:r w:rsidR="00FF6353">
        <w:rPr>
          <w:highlight w:val="cyan"/>
        </w:rPr>
        <w:t>prominent invaders</w:t>
      </w:r>
      <w:r w:rsidR="00FF6353" w:rsidRPr="000A4DAA">
        <w:rPr>
          <w:highlight w:val="cyan"/>
        </w:rPr>
        <w:t xml:space="preserve"> (e.g. </w:t>
      </w:r>
      <w:r w:rsidR="00FF6353" w:rsidRPr="004E6C5F">
        <w:rPr>
          <w:i/>
          <w:highlight w:val="cyan"/>
        </w:rPr>
        <w:t>Amphibalanus amphitrite</w:t>
      </w:r>
      <w:r w:rsidR="00FF6353">
        <w:rPr>
          <w:highlight w:val="cyan"/>
        </w:rPr>
        <w:t xml:space="preserve">, </w:t>
      </w:r>
      <w:r w:rsidR="00FF6353" w:rsidRPr="000A4DAA">
        <w:rPr>
          <w:i/>
          <w:highlight w:val="cyan"/>
        </w:rPr>
        <w:t>Botrylloides violaceus</w:t>
      </w:r>
      <w:r w:rsidR="00FF6353" w:rsidRPr="000A4DAA">
        <w:rPr>
          <w:highlight w:val="cyan"/>
        </w:rPr>
        <w:t xml:space="preserve">, </w:t>
      </w:r>
      <w:r w:rsidR="00FF6353" w:rsidRPr="000A4DAA">
        <w:rPr>
          <w:i/>
          <w:iCs/>
          <w:highlight w:val="cyan"/>
        </w:rPr>
        <w:t>Carcinus maenas</w:t>
      </w:r>
      <w:r w:rsidR="00FF6353" w:rsidRPr="000A4DAA">
        <w:rPr>
          <w:highlight w:val="cyan"/>
        </w:rPr>
        <w:t>)</w:t>
      </w:r>
      <w:r w:rsidR="00FF6353">
        <w:rPr>
          <w:highlight w:val="cyan"/>
        </w:rPr>
        <w:t xml:space="preserve"> either do not have suitable temperatures or do not have enough time</w:t>
      </w:r>
      <w:r w:rsidR="00FF6353" w:rsidRPr="000A4DAA">
        <w:rPr>
          <w:highlight w:val="cyan"/>
        </w:rPr>
        <w:t xml:space="preserve"> </w:t>
      </w:r>
      <w:r w:rsidR="00FF6353">
        <w:t>to complete development</w:t>
      </w:r>
      <w:r w:rsidR="00FF6353" w:rsidRPr="00CA4945">
        <w:t xml:space="preserve">, despite having the capacity to live year-round across moderately large areas of the shelf </w:t>
      </w:r>
      <w:del w:id="190" w:author="Amanda Droghini" w:date="2018-03-22T08:51:00Z">
        <w:r w:rsidR="00AF36F2" w:rsidDel="00FF6353">
          <w:delText xml:space="preserve">For ((many)) organisms, there is a strong link between temperature and time to development: in general, the colder the temperature, the longer it takes for larvae to develop and metamorphose into adults </w:delText>
        </w:r>
      </w:del>
      <w:r w:rsidR="00AF36F2">
        <w:fldChar w:fldCharType="begin" w:fldLock="1"/>
      </w:r>
      <w:r w:rsidR="00E46D10">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rsidR="00AF36F2">
        <w:fldChar w:fldCharType="separate"/>
      </w:r>
      <w:r w:rsidR="00FF6353" w:rsidRPr="00FF6353">
        <w:rPr>
          <w:noProof/>
        </w:rPr>
        <w:t>(de Rivera et al. 2007, Westerman et al. 2009)</w:t>
      </w:r>
      <w:r w:rsidR="00AF36F2">
        <w:fldChar w:fldCharType="end"/>
      </w:r>
      <w:r w:rsidR="00AF36F2">
        <w:t xml:space="preserve"> – can go into detail for Carcinus maenas –. </w:t>
      </w:r>
      <w:ins w:id="191" w:author="Amanda Droghini" w:date="2018-03-21T22:30:00Z">
        <w:r w:rsidR="004D36DB">
          <w:t xml:space="preserve">Interestingly, the two </w:t>
        </w:r>
      </w:ins>
      <w:r w:rsidR="00FF6353">
        <w:t>NIS</w:t>
      </w:r>
      <w:ins w:id="192" w:author="Amanda Droghini" w:date="2018-03-21T22:30:00Z">
        <w:r w:rsidR="004D36DB">
          <w:t xml:space="preserve"> that are established in the Bering Sea</w:t>
        </w:r>
      </w:ins>
      <w:r w:rsidR="00FF6353">
        <w:t xml:space="preserve"> (</w:t>
      </w:r>
      <w:r w:rsidR="00FF6353">
        <w:rPr>
          <w:i/>
        </w:rPr>
        <w:t xml:space="preserve">Caprella mutica </w:t>
      </w:r>
      <w:r w:rsidR="00FF6353">
        <w:t xml:space="preserve">and </w:t>
      </w:r>
      <w:r w:rsidR="00FF6353">
        <w:rPr>
          <w:i/>
        </w:rPr>
        <w:t>Mya arenaria</w:t>
      </w:r>
      <w:r w:rsidR="00FF6353">
        <w:t>)</w:t>
      </w:r>
      <w:r w:rsidR="00FF6353">
        <w:rPr>
          <w:i/>
        </w:rPr>
        <w:t xml:space="preserve"> </w:t>
      </w:r>
      <w:ins w:id="193" w:author="Amanda Droghini" w:date="2018-03-21T22:30:00Z">
        <w:r w:rsidR="004D36DB">
          <w:t xml:space="preserve">were the two outliers in our </w:t>
        </w:r>
      </w:ins>
      <w:r w:rsidR="00FF6353">
        <w:t>dataset</w:t>
      </w:r>
      <w:ins w:id="194" w:author="Amanda Droghini" w:date="2018-03-21T22:30:00Z">
        <w:r w:rsidR="004D36DB">
          <w:t xml:space="preserve"> that had nearly year-round reproductive habitat as well (between 49 and 52 consecutive weeks of suitable repro habitats). </w:t>
        </w:r>
      </w:ins>
    </w:p>
    <w:p w14:paraId="5DC44D98" w14:textId="251479F2" w:rsidR="004D36DB" w:rsidRDefault="004D36DB" w:rsidP="00114E82">
      <w:pPr>
        <w:spacing w:line="360" w:lineRule="auto"/>
        <w:contextualSpacing/>
      </w:pPr>
    </w:p>
    <w:p w14:paraId="421CE852" w14:textId="01E6AD1C" w:rsidR="00072121" w:rsidRPr="00114E82" w:rsidRDefault="00072121" w:rsidP="00072121">
      <w:pPr>
        <w:spacing w:line="360" w:lineRule="auto"/>
        <w:contextualSpacing/>
      </w:pPr>
      <w:r>
        <w:t xml:space="preserve">Given the resolution of the climate models we used, our habitat models may underestimate summer water temperatures near the coastlines and in </w:t>
      </w:r>
      <w:ins w:id="195" w:author="Amanda Droghini" w:date="2018-03-21T22:29:00Z">
        <w:r>
          <w:t xml:space="preserve">shallow waters </w:t>
        </w:r>
      </w:ins>
      <w:del w:id="196" w:author="Amanda Droghini" w:date="2018-03-21T22:29:00Z">
        <w:r w:rsidDel="004D36DB">
          <w:delText>lack resolution in shallow waters (</w:delText>
        </w:r>
      </w:del>
      <w:r>
        <w:t>&lt; 10 m deep</w:t>
      </w:r>
      <w:ins w:id="197" w:author="Amanda Droghini" w:date="2018-03-21T22:29:00Z">
        <w:r>
          <w:t>.</w:t>
        </w:r>
      </w:ins>
      <w:del w:id="198" w:author="Amanda Droghini" w:date="2018-03-21T22:29:00Z">
        <w:r w:rsidDel="004D36DB">
          <w:delText>), and models do not reach the shoreline, often falling several kilometers short.</w:delText>
        </w:r>
      </w:del>
      <w:r>
        <w:t xml:space="preserve"> </w:t>
      </w:r>
      <w:del w:id="199" w:author="Amanda Droghini" w:date="2018-03-07T08:26:00Z">
        <w:r w:rsidDel="00FE07CC">
          <w:delText xml:space="preserve">Thus, for many areas along the coast, we simply have no predictions of water temperature and salinity. </w:delText>
        </w:r>
      </w:del>
      <w:del w:id="200" w:author="Amanda Droghini" w:date="2018-02-28T21:49:00Z">
        <w:r w:rsidDel="00216F05">
          <w:delText xml:space="preserve">In addition, because of </w:delText>
        </w:r>
        <w:r w:rsidRPr="00FF40BC" w:rsidDel="00216F05">
          <w:rPr>
            <w:highlight w:val="cyan"/>
          </w:rPr>
          <w:delText>numerical limitations</w:delText>
        </w:r>
        <w:r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201"/>
      <w:r>
        <w:t xml:space="preserve">19°C </w:t>
      </w:r>
      <w:commentRangeEnd w:id="201"/>
      <w:r>
        <w:rPr>
          <w:rStyle w:val="CommentReference"/>
          <w:rFonts w:ascii="Arial" w:eastAsia="Arial" w:hAnsi="Arial" w:cs="Arial"/>
          <w:color w:val="000000"/>
          <w:lang w:val="en-US" w:eastAsia="en-US"/>
        </w:rPr>
        <w:commentReference w:id="201"/>
      </w:r>
      <w:r>
        <w:t>near the Yukon River. Local dynamics such as freshwater runoff influences salinity and temperature and is likely to affect species’ distribution and persistence</w:t>
      </w:r>
      <w:commentRangeStart w:id="202"/>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202"/>
      <w:r>
        <w:rPr>
          <w:rStyle w:val="CommentReference"/>
          <w:rFonts w:ascii="Arial" w:eastAsia="Arial" w:hAnsi="Arial" w:cs="Arial"/>
          <w:color w:val="000000"/>
          <w:lang w:val="en-US" w:eastAsia="en-US"/>
        </w:rPr>
        <w:commentReference w:id="202"/>
      </w:r>
      <w:r>
        <w:t xml:space="preserve">. </w:t>
      </w:r>
      <w:r>
        <w:t xml:space="preserve">However… results for year-round survival still supported … </w:t>
      </w:r>
      <w:del w:id="203" w:author="Amanda Droghini" w:date="2018-03-21T22:30:00Z">
        <w:r w:rsidDel="004D36DB">
          <w:delText xml:space="preserve">We did not consider the potential for asexual reproduction, and there are instances of some species establishing self-sustaining populations based on asexual reproduction alone (e.g. </w:delText>
        </w:r>
        <w:r w:rsidDel="004D36DB">
          <w:rPr>
            <w:i/>
          </w:rPr>
          <w:delText>Nematostella vectensis</w:delText>
        </w:r>
        <w:r w:rsidDel="004D36DB">
          <w:delText>; Hand 1994—need cit).</w:delText>
        </w:r>
      </w:del>
    </w:p>
    <w:p w14:paraId="1D96ED5E" w14:textId="77777777" w:rsidR="00072121" w:rsidRDefault="00072121" w:rsidP="00114E82">
      <w:pPr>
        <w:spacing w:line="360" w:lineRule="auto"/>
        <w:contextualSpacing/>
        <w:rPr>
          <w:ins w:id="204" w:author="Amanda Droghini" w:date="2018-03-21T22:30:00Z"/>
        </w:rPr>
      </w:pPr>
    </w:p>
    <w:p w14:paraId="0FD70C81" w14:textId="77777777" w:rsidR="00072121" w:rsidRDefault="00786E0A" w:rsidP="00072121">
      <w:pPr>
        <w:spacing w:line="360" w:lineRule="auto"/>
        <w:contextualSpacing/>
        <w:rPr>
          <w:ins w:id="205" w:author="Amanda Droghini" w:date="2018-03-21T22:30:00Z"/>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206"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207" w:author="Amanda Droghini" w:date="2018-03-21T22:26:00Z">
        <w:r w:rsidDel="00E32670">
          <w:delText>The limitations of considering only one or a few variables (e.g. temperature, salinity) in isolation have been discussed elsewhere; beyond the need to consider additional factors such as availability of food resources and substrate, t</w:delText>
        </w:r>
      </w:del>
      <w:ins w:id="208" w:author="Amanda Droghini" w:date="2018-03-21T22:26:00Z">
        <w:r>
          <w:t>T</w:t>
        </w:r>
      </w:ins>
      <w:r>
        <w:t xml:space="preserve">here is also the potential for interactions </w:t>
      </w:r>
      <w:ins w:id="209" w:author="Amanda Droghini" w:date="2018-03-21T22:26:00Z">
        <w:r>
          <w:t xml:space="preserve">with other variables which we did not consider (e.g. wind for intertidal organisms), </w:t>
        </w:r>
      </w:ins>
      <w:r>
        <w:t xml:space="preserve">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r w:rsidR="00072121">
        <w:t xml:space="preserve"> </w:t>
      </w:r>
      <w:r w:rsidR="00072121">
        <w:t>more research is needed to determine development rates of NIS under different temperature conditions,  c</w:t>
      </w:r>
      <w:ins w:id="210" w:author="Amanda Droghini" w:date="2018-03-21T22:30:00Z">
        <w:r w:rsidR="00072121">
          <w:t xml:space="preserve">onsider the potential for asexual reproduction, </w:t>
        </w:r>
      </w:ins>
      <w:r w:rsidR="00072121">
        <w:t>and examine the various facets of reproduction, as fertilization, brooding, and development stages may all require different temperature thresholds, and such information is unavailable for most NIS.</w:t>
      </w:r>
    </w:p>
    <w:p w14:paraId="4EE4A9DA" w14:textId="3DB97C01" w:rsidR="00786E0A" w:rsidRPr="00EC58C3" w:rsidRDefault="00786E0A" w:rsidP="00786E0A">
      <w:pPr>
        <w:spacing w:line="360" w:lineRule="auto"/>
        <w:contextualSpacing/>
        <w:rPr>
          <w:color w:val="FF0000"/>
        </w:rPr>
      </w:pPr>
      <w:del w:id="211" w:author="Amanda Droghini" w:date="2018-03-21T22:27:00Z">
        <w:r w:rsidDel="00E32670">
          <w:delText xml:space="preserve"> </w:delText>
        </w:r>
      </w:del>
      <w:del w:id="212" w:author="Amanda Droghini" w:date="2018-03-21T22:26:00Z">
        <w:r w:rsidDel="00E32670">
          <w:delText xml:space="preserve"> </w:delText>
        </w:r>
        <w:r w:rsidDel="00E32670">
          <w:rPr>
            <w:color w:val="FF0000"/>
          </w:rPr>
          <w:delText xml:space="preserve">We also recognize that sea temperatures do not tell us about the organism’s body temperature (the true limiting factor), which can also be affected by a multitude of environmental factors e.g. wind (Monaco and Helmuth 2011). </w:delText>
        </w:r>
      </w:del>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213" w:author="Amanda Droghini" w:date="2018-03-11T10:39:00Z"/>
        </w:rPr>
      </w:pPr>
      <w:del w:id="214"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15"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383D28C" w:rsidR="00432C42" w:rsidRDefault="00DA6BD5" w:rsidP="004C0817">
      <w:pPr>
        <w:rPr>
          <w:ins w:id="216"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217"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18"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ins w:id="219" w:author="Amanda Droghini" w:date="2018-03-20T11:55:00Z">
        <w:r w:rsidR="004C0817">
          <w:t xml:space="preserve">We extend work by McGee et al. </w:t>
        </w:r>
        <w:r w:rsidR="004C0817">
          <w:fldChar w:fldCharType="begin" w:fldLock="1"/>
        </w:r>
        <w:r w:rsidR="004C0817">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4C0817">
          <w:fldChar w:fldCharType="separate"/>
        </w:r>
        <w:r w:rsidR="004C0817" w:rsidRPr="004C0817">
          <w:rPr>
            <w:noProof/>
          </w:rPr>
          <w:t>(2006)</w:t>
        </w:r>
        <w:r w:rsidR="004C0817">
          <w:fldChar w:fldCharType="end"/>
        </w:r>
        <w:r w:rsidR="004C0817">
          <w:t xml:space="preserve"> by quantifying the fishing vessel traffic in the region. While these boats do not carry ballast water, they may be important vectors of biofouling. </w:t>
        </w:r>
      </w:ins>
      <w:ins w:id="220" w:author="Amanda Droghini" w:date="2018-03-20T12:00:00Z">
        <w:r w:rsidR="004C0817">
          <w:t xml:space="preserve">Organisms </w:t>
        </w:r>
      </w:ins>
      <w:ins w:id="221" w:author="Amanda Droghini" w:date="2018-03-20T11:59:00Z">
        <w:r w:rsidR="004C0817">
          <w:t>such as barnacles</w:t>
        </w:r>
      </w:ins>
      <w:ins w:id="222" w:author="Amanda Droghini" w:date="2018-03-20T12:00:00Z">
        <w:r w:rsidR="004C0817">
          <w:t>, copepods, and algae can be transported via fouling</w:t>
        </w:r>
      </w:ins>
      <w:ins w:id="223" w:author="Amanda Droghini" w:date="2018-03-20T12:01:00Z">
        <w:r w:rsidR="004C0817">
          <w:t xml:space="preserve">; while much attention has been placed on ballast water, a study in the Canadian Arctic found </w:t>
        </w:r>
        <w:r w:rsidR="008A7393">
          <w:t xml:space="preserve">a greater abundance and richness of hull </w:t>
        </w:r>
      </w:ins>
      <w:ins w:id="224" w:author="Amanda Droghini" w:date="2018-03-20T12:02:00Z">
        <w:r w:rsidR="008A7393">
          <w:t>foulers</w:t>
        </w:r>
      </w:ins>
      <w:ins w:id="225" w:author="Amanda Droghini" w:date="2018-03-20T12:01:00Z">
        <w:r w:rsidR="008A7393">
          <w:t xml:space="preserve"> compared to ballast water</w:t>
        </w:r>
      </w:ins>
      <w:ins w:id="226" w:author="Amanda Droghini" w:date="2018-03-20T12:02:00Z">
        <w:r w:rsidR="008A7393">
          <w:t xml:space="preserve"> organisms, suggesting that biofouling may be </w:t>
        </w:r>
      </w:ins>
      <w:ins w:id="227" w:author="Amanda Droghini" w:date="2018-03-20T12:03:00Z">
        <w:r w:rsidR="008A7393">
          <w:t xml:space="preserve">a greater contributor to </w:t>
        </w:r>
      </w:ins>
      <w:ins w:id="228" w:author="Amanda Droghini" w:date="2018-03-20T12:04:00Z">
        <w:r w:rsidR="008A7393">
          <w:t xml:space="preserve">introductions than ballast water </w:t>
        </w:r>
        <w:r w:rsidR="008A7393">
          <w:fldChar w:fldCharType="begin" w:fldLock="1"/>
        </w:r>
      </w:ins>
      <w:r w:rsidR="008A73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8A7393">
        <w:fldChar w:fldCharType="separate"/>
      </w:r>
      <w:r w:rsidR="008A7393" w:rsidRPr="008A7393">
        <w:rPr>
          <w:noProof/>
        </w:rPr>
        <w:t>(Chan et al. 2015)</w:t>
      </w:r>
      <w:ins w:id="229" w:author="Amanda Droghini" w:date="2018-03-20T12:04:00Z">
        <w:r w:rsidR="008A7393">
          <w:fldChar w:fldCharType="end"/>
        </w:r>
        <w:r w:rsidR="008A7393">
          <w:t>.</w:t>
        </w:r>
      </w:ins>
      <w:ins w:id="230" w:author="Amanda Droghini" w:date="2018-03-20T11:59:00Z">
        <w:r w:rsidR="004C0817">
          <w:t xml:space="preserve"> </w:t>
        </w:r>
      </w:ins>
      <w:del w:id="231"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32" w:author="Amanda Droghini" w:date="2018-03-20T11:59:00Z">
        <w:r w:rsidR="001220E6" w:rsidDel="004C0817">
          <w:delText xml:space="preserve">Moreover, </w:delText>
        </w:r>
        <w:r w:rsidRPr="00CA4945" w:rsidDel="004C0817">
          <w:delText>t</w:delText>
        </w:r>
      </w:del>
      <w:ins w:id="233" w:author="Amanda Droghini" w:date="2018-03-20T11:59:00Z">
        <w:r w:rsidR="004C0817">
          <w:t>T</w:t>
        </w:r>
      </w:ins>
      <w:r w:rsidRPr="00CA4945">
        <w:t xml:space="preserve">he connectivity of Dutch Harbor to other Bering Sea ports, like </w:t>
      </w:r>
      <w:r w:rsidRPr="00CA4945">
        <w:lastRenderedPageBreak/>
        <w:t>those of the Pribilof Islands, Bristol Bay, and Akutan</w:t>
      </w:r>
      <w:r w:rsidR="00571CAF">
        <w:t>,</w:t>
      </w:r>
      <w:r w:rsidRPr="00CA4945">
        <w:t xml:space="preserve"> </w:t>
      </w:r>
      <w:commentRangeStart w:id="234"/>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34"/>
      <w:r w:rsidR="00432C42">
        <w:rPr>
          <w:rStyle w:val="CommentReference"/>
          <w:rFonts w:ascii="Arial" w:eastAsia="Arial" w:hAnsi="Arial" w:cs="Arial"/>
          <w:color w:val="000000"/>
          <w:lang w:val="en-US" w:eastAsia="en-US"/>
        </w:rPr>
        <w:commentReference w:id="234"/>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7D81F45F" w:rsidR="00EF5CA5" w:rsidRPr="00432C42" w:rsidRDefault="00EF5CA5" w:rsidP="00432C42">
      <w:pPr>
        <w:rPr>
          <w:ins w:id="235"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236"/>
      <w:r w:rsidR="006A7E99" w:rsidRPr="00EF5CA5">
        <w:rPr>
          <w:highlight w:val="yellow"/>
        </w:rPr>
        <w:t>(e.g. Lord et al. 2015; Lacoursière-Roussel et al. 2016)</w:t>
      </w:r>
      <w:commentRangeEnd w:id="236"/>
      <w:r w:rsidR="006A7E99" w:rsidRPr="00EF5CA5">
        <w:rPr>
          <w:rStyle w:val="CommentReference"/>
          <w:b/>
          <w:highlight w:val="yellow"/>
        </w:rPr>
        <w:commentReference w:id="236"/>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37" w:author="Amanda Droghini" w:date="2018-03-20T11:27:00Z">
        <w:r w:rsidR="0058344F">
          <w:t xml:space="preserve">Propagule pressure and conditions encountered during the voyage may play a greater </w:t>
        </w:r>
      </w:ins>
      <w:ins w:id="238" w:author="Amanda Droghini" w:date="2018-03-20T11:28:00Z">
        <w:r w:rsidR="0058344F">
          <w:t xml:space="preserve">role than conditions encountered </w:t>
        </w:r>
      </w:ins>
      <w:ins w:id="239" w:author="Amanda Droghini" w:date="2018-03-20T11:29:00Z">
        <w:r w:rsidR="0058344F">
          <w:t xml:space="preserve">upon arrival. Historically low propagule pressure (pre-1970) </w:t>
        </w:r>
      </w:ins>
      <w:r w:rsidR="007909FD">
        <w:t xml:space="preserve">is </w:t>
      </w:r>
      <w:ins w:id="240"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41" w:author="Amanda Droghini" w:date="2018-03-20T11:31:00Z">
        <w:r w:rsidR="0058344F">
          <w:t xml:space="preserve"> </w:t>
        </w:r>
      </w:ins>
      <w:ins w:id="242"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43" w:author="Amanda Droghini" w:date="2018-03-20T11:29:00Z">
        <w:r w:rsidR="0058344F">
          <w:fldChar w:fldCharType="separate"/>
        </w:r>
      </w:ins>
      <w:r w:rsidR="0058344F" w:rsidRPr="0058344F">
        <w:rPr>
          <w:noProof/>
        </w:rPr>
        <w:t>(Ruiz et al. 2000)</w:t>
      </w:r>
      <w:ins w:id="244" w:author="Amanda Droghini" w:date="2018-03-20T11:29:00Z">
        <w:r w:rsidR="0058344F">
          <w:fldChar w:fldCharType="end"/>
        </w:r>
      </w:ins>
      <w:ins w:id="245" w:author="Amanda Droghini" w:date="2018-03-20T11:31:00Z">
        <w:r w:rsidR="0058344F">
          <w:t xml:space="preserve">. </w:t>
        </w:r>
      </w:ins>
      <w:r w:rsidR="007909FD">
        <w:t xml:space="preserve">Conditions encountered </w:t>
      </w:r>
      <w:r w:rsidR="007909FD">
        <w:lastRenderedPageBreak/>
        <w:t>during the voyage may also play a role. S</w:t>
      </w:r>
      <w:ins w:id="246" w:author="Amanda Droghini" w:date="2018-03-20T11:31:00Z">
        <w:r w:rsidR="0058344F">
          <w:t xml:space="preserve">tudies from the Canadian Arctic </w:t>
        </w:r>
      </w:ins>
      <w:r w:rsidR="007909FD">
        <w:t>suggest</w:t>
      </w:r>
      <w:ins w:id="247"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48" w:author="Amanda Droghini" w:date="2018-03-20T11:32:00Z">
        <w:r w:rsidR="0058344F">
          <w:t xml:space="preserve"> Chan et al. </w:t>
        </w:r>
      </w:ins>
      <w:ins w:id="249"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50" w:author="Amanda Droghini" w:date="2018-03-20T11:34:00Z">
        <w:r w:rsidR="0058344F">
          <w:fldChar w:fldCharType="end"/>
        </w:r>
        <w:r w:rsidR="0058344F">
          <w:t xml:space="preserve"> found that ballast water age</w:t>
        </w:r>
      </w:ins>
      <w:ins w:id="251"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52" w:author="Amanda Droghini" w:date="2018-03-12T08:06:00Z">
        <w:r w:rsidRPr="00EF5CA5">
          <w:t xml:space="preserve"> </w:t>
        </w:r>
      </w:ins>
    </w:p>
    <w:p w14:paraId="36347131" w14:textId="27B8A295" w:rsidR="00475A9D" w:rsidRPr="00EF5CA5" w:rsidDel="00EF5CA5" w:rsidRDefault="00B31FD6" w:rsidP="00B31FD6">
      <w:pPr>
        <w:pStyle w:val="Heading2"/>
        <w:rPr>
          <w:del w:id="253" w:author="Amanda Droghini" w:date="2018-03-12T08:06:00Z"/>
        </w:rPr>
      </w:pPr>
      <w:r>
        <w:t>Effects of climate change on invasion risk</w:t>
      </w:r>
      <w:del w:id="254"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28BBB44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255"/>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55"/>
      <w:r w:rsidR="00B31FD6">
        <w:rPr>
          <w:rStyle w:val="CommentReference"/>
        </w:rPr>
        <w:commentReference w:id="255"/>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 xml:space="preserve">(Stachowicz et al. 2002, Saunders </w:t>
      </w:r>
      <w:r w:rsidRPr="00C72753">
        <w:rPr>
          <w:noProof/>
          <w:highlight w:val="yellow"/>
        </w:rPr>
        <w:lastRenderedPageBreak/>
        <w:t>and Metaxas 2007, Valdizan et al. 2011, Lord 2017)</w:t>
      </w:r>
      <w:r w:rsidRPr="00C72753">
        <w:rPr>
          <w:highlight w:val="yellow"/>
        </w:rPr>
        <w:fldChar w:fldCharType="end"/>
      </w:r>
      <w:r w:rsidRPr="00C72753">
        <w:rPr>
          <w:highlight w:val="yellow"/>
        </w:rPr>
        <w:t>.</w:t>
      </w:r>
      <w:r w:rsidR="005D39C3">
        <w:t xml:space="preserve"> </w:t>
      </w:r>
      <w:ins w:id="256" w:author="Amanda Droghini" w:date="2018-03-03T19:08:00Z">
        <w:r w:rsidR="005D39C3">
          <w:t xml:space="preserve">((future climate change)) </w:t>
        </w:r>
      </w:ins>
      <w:del w:id="257"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258"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24DE1C82" w:rsidR="00B31FD6" w:rsidDel="004D36DB" w:rsidRDefault="00B31FD6" w:rsidP="00CE457C">
      <w:pPr>
        <w:pStyle w:val="NoSpacing"/>
        <w:spacing w:line="480" w:lineRule="auto"/>
        <w:rPr>
          <w:del w:id="259" w:author="Amanda Droghini" w:date="2018-03-21T22:32:00Z"/>
        </w:rPr>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60"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61" w:author="Amanda Droghini" w:date="2018-03-21T22:32:00Z"/>
          <w:rFonts w:ascii="Times New Roman" w:hAnsi="Times New Roman" w:cs="Times New Roman"/>
          <w:sz w:val="24"/>
        </w:rPr>
      </w:pPr>
    </w:p>
    <w:p w14:paraId="709CCDD5" w14:textId="2B883ECE" w:rsidR="00CE457C" w:rsidRDefault="00CE457C">
      <w:pPr>
        <w:pStyle w:val="NoSpacing"/>
        <w:spacing w:line="480" w:lineRule="auto"/>
        <w:rPr>
          <w:rFonts w:ascii="Times New Roman" w:hAnsi="Times New Roman" w:cs="Times New Roman"/>
          <w:sz w:val="24"/>
          <w:szCs w:val="24"/>
        </w:rPr>
      </w:pPr>
      <w:del w:id="262"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63" w:name="_j7rjor86myf4" w:colFirst="0" w:colLast="0"/>
      <w:bookmarkStart w:id="264" w:name="_wlyl2isgh4pt" w:colFirst="0" w:colLast="0"/>
      <w:bookmarkStart w:id="265" w:name="_9nos1ewn3on8" w:colFirst="0" w:colLast="0"/>
      <w:bookmarkStart w:id="266" w:name="_6eg1um4qsxm4" w:colFirst="0" w:colLast="0"/>
      <w:bookmarkEnd w:id="263"/>
      <w:bookmarkEnd w:id="264"/>
      <w:bookmarkEnd w:id="265"/>
      <w:bookmarkEnd w:id="266"/>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r w:rsidRPr="00CA4945">
        <w:lastRenderedPageBreak/>
        <w:t xml:space="preserve">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67"/>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67"/>
      <w:r w:rsidR="00304FD5">
        <w:rPr>
          <w:rStyle w:val="CommentReference"/>
          <w:rFonts w:ascii="Arial" w:eastAsia="Arial" w:hAnsi="Arial" w:cs="Arial"/>
          <w:color w:val="000000"/>
          <w:lang w:val="en-US" w:eastAsia="en-US"/>
        </w:rPr>
        <w:commentReference w:id="267"/>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68" w:name="_6u0eeeycv0oa" w:colFirst="0" w:colLast="0"/>
      <w:bookmarkEnd w:id="268"/>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7A5E300F" w14:textId="65D791FC" w:rsidR="00E46D10" w:rsidRPr="00E46D10" w:rsidRDefault="004D5A7F" w:rsidP="00E46D10">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E46D10" w:rsidRPr="00E46D10">
        <w:rPr>
          <w:noProof/>
          <w:lang w:val="en-US"/>
        </w:rPr>
        <w:t>Ashton, G. V., E. I. Riedlecker, and G. M. Ruiz. 2008. First non-native crustacean established in coastal waters of Alaska. Aquatic Biology 3:133–137.</w:t>
      </w:r>
    </w:p>
    <w:p w14:paraId="0A66B70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Barry, S. C., K. R. Hayes, C. L. Hewitt, H. L. Behrens, E. Dragsund, and S. M. Bakke. 2008. Ballast water risk assessment: principles, processes, and methods. ICES Journal of Marine Science 65:121–131.</w:t>
      </w:r>
    </w:p>
    <w:p w14:paraId="21871EB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Blackburn, T. M., P. Pyšek, S. Bacher, J. T. Carlton, R. P. Duncan, V. Jarošík, J. R. U. Wilson, and D. M. Richardson. 2011. A proposed unified framework for biological invasions. Trends in Ecology and Evolution 26:333–339.</w:t>
      </w:r>
    </w:p>
    <w:p w14:paraId="57B32B2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Byrne, M., M. Gall, K. Wolfe, and A. Agüera. 2016. From pole to pole: the potential for the Arctic seastar Asterias amurensis to invade a warming Southern Ocean. Global Change Biology 22:3874–3887.</w:t>
      </w:r>
    </w:p>
    <w:p w14:paraId="0F8B3FA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Carlton, J. T. 1996. Pattern, process, and prediction in marine invasion ecology. Biological Conservation 78:97–106.</w:t>
      </w:r>
    </w:p>
    <w:p w14:paraId="6C14A96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E. Briski, S. A. Bailey, and H. J. MacIsaac. 2014. Richness–abundance relationships for zooplankton in ballast water: temperate versus Arctic comparisons. ICES Journal of Marine Science 71:1876–1884.</w:t>
      </w:r>
    </w:p>
    <w:p w14:paraId="6FB3AAC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H. J. MacIsaac, and S. A. Bailey. 2016. Survival of ship biofouling assemblages during and after voyages to the Canadian Arctic. Marine Biology 163:250.</w:t>
      </w:r>
    </w:p>
    <w:p w14:paraId="5AACB1A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E28F1A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Colautti, R. I., I. A. Grigorovich, and H. J. MacIsaac. 2006. Propagule pressure: A null model for </w:t>
      </w:r>
      <w:r w:rsidRPr="00E46D10">
        <w:rPr>
          <w:noProof/>
          <w:lang w:val="en-US"/>
        </w:rPr>
        <w:lastRenderedPageBreak/>
        <w:t>biological invasions. Biological Invasions 8:1023–1037.</w:t>
      </w:r>
    </w:p>
    <w:p w14:paraId="73CC135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Eguíluz, V. M., J. Fernández-Gracia, X. Irigoien, and C. M. Duarte. 2016. A quantitative assessment of Arctic shipping in 2010-2014. Scientific Reports 6:3–8.</w:t>
      </w:r>
    </w:p>
    <w:p w14:paraId="770E27B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Fetzer, I., and W. E. Arntz. 2008. Reproductive strategies of benthic invertebrates in the Kara Sea (Russian Arctic): Adaptation of reproduction modes to cold water. Marine Ecology Progress Series 356:189–202.</w:t>
      </w:r>
    </w:p>
    <w:p w14:paraId="7515E20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638E1FC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Grebmeier, J. M., L. W. Cooper, H. M. Feder, and B. I. Sirenko. 2006a. Ecosystem dynamics of the Pacific-influenced Northern Bering and Chukchi Seas in the Amerasian Arctic. Progress in Oceanography 71:331–361.</w:t>
      </w:r>
    </w:p>
    <w:p w14:paraId="5E67114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Grebmeier, J. M., J. E. Overland, S. E. Moore, E. V Farley, E. C. Carmack, L. W. Cooper, K. E. Frey, J. H. Helle, F. A. McLaughlin, and S. L. McNutt. 2006b. A major ecosystem shift in the Northern Bering Sea. Science 311:1461–1464.</w:t>
      </w:r>
    </w:p>
    <w:p w14:paraId="330DC84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32C90138"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6440886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Hewitt, C. L., and K. R. Hayes. 2002. Risk assessment of marine biological invasions. Pages 456–466</w:t>
      </w:r>
      <w:r w:rsidRPr="00E46D10">
        <w:rPr>
          <w:i/>
          <w:iCs/>
          <w:noProof/>
          <w:lang w:val="en-US"/>
        </w:rPr>
        <w:t>in</w:t>
      </w:r>
      <w:r w:rsidRPr="00E46D10">
        <w:rPr>
          <w:noProof/>
          <w:lang w:val="en-US"/>
        </w:rPr>
        <w:t xml:space="preserve"> E. Leppäkoski, S. Gollasch, and S. Olenin, editors.Invasive Aquatic Species of Europe. Distribution, Impacts and Management. Springer Netherlands.</w:t>
      </w:r>
    </w:p>
    <w:p w14:paraId="1ABCAC3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Hines, A. H., G. M. Ruiz, N. G. Hitchcock, and C. E. de Rivera. 2004. Projecting range expansion of invasive European green crabs (Carcinus maenas) to Alaska: temperature and salinity tolerance of larvae. Edgewater, MD.</w:t>
      </w:r>
    </w:p>
    <w:p w14:paraId="53274538"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Huang, X., S. Li, P. Ni, Y. Gao, J. Bei, Z. Zhou, and A. Zhan. 2017. Rapid response to changing environments during biological invasions: DNA methylation perspectives. Molecular Ecology 12:3218–3221.</w:t>
      </w:r>
    </w:p>
    <w:p w14:paraId="249758A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Kassahn, K. S., R. H. Crozier, H. O. Pörtner, and M. J. Caley. 2009. Animal performance and stress: Responses and tolerance limits at different levels of biological organisation. Biological Reviews 84:277–292.</w:t>
      </w:r>
    </w:p>
    <w:p w14:paraId="5D2FBF7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0BD08A0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Lemke, P., J. Ren, R. B. Alley, I. Allison, J. Carrasco, G. Flato, Y. Fujii, G. Kaser, P. Mote, R. H. Thomas, and T. Zhang. 2007. Observations: Changes in snow, ice and frozen ground. Pages 337–383</w:t>
      </w:r>
      <w:r w:rsidRPr="00E46D10">
        <w:rPr>
          <w:i/>
          <w:iCs/>
          <w:noProof/>
          <w:lang w:val="en-US"/>
        </w:rPr>
        <w:t>in</w:t>
      </w:r>
      <w:r w:rsidRPr="00E46D10">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5A4AF91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Lord, J. P. 2017. Impact of seawater temperature on growth and recruitment of invasive fouling species at the global scale. Marine Ecology 38:1–10.</w:t>
      </w:r>
    </w:p>
    <w:p w14:paraId="0941DD9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Lord, J. P., J. M. Calini, and R. B. Whitlatch. 2015. Influence of seawater temperature and shipping on the spread and establishment of marine fouling species. Marine Biology 162:2481–2492.</w:t>
      </w:r>
    </w:p>
    <w:p w14:paraId="3EDDB5B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Matsuno, K., A. Yamaguchi, T. Hirawake, and I. Imai. 2011. Year-to-year changes of the mesozooplankton community in the Chukchi Sea during summers of 1991, 1992 and 2007, 2008. Polar Biology 34:1349–1360.</w:t>
      </w:r>
    </w:p>
    <w:p w14:paraId="5A91874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McGee, S., R. Piorkowski, and G. Ruiz. 2006. Analysis of recent vessel arrivals and ballast water discharge in Alaska: Toward assessing ship-mediated invasion risk. Marine Pollution Bulletin 52:1634–1645.</w:t>
      </w:r>
    </w:p>
    <w:p w14:paraId="1C00499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Miller, A. W., and G. M. Ruiz. 2014. Arctic shipping and marine invaders. Nature Climate Change 4:413–416.</w:t>
      </w:r>
    </w:p>
    <w:p w14:paraId="5213538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Miller, K. B. 2016. Forecasting at the edge of the niche: Didemnum vexillum in Southeast Alaska. Marine Biology 163:1–12.</w:t>
      </w:r>
    </w:p>
    <w:p w14:paraId="4A778A8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Molnar, J. L., R. L. Gamboa, C. Revenga, and M. D. Spalding. 2008. Assessing the global threat of invasive species to marine biodiversity. Frontiers in Ecology and the Environment 6:485–492.</w:t>
      </w:r>
    </w:p>
    <w:p w14:paraId="670A30E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Monaco, C. J., and B. Helmuth. 2011. Tipping Points, Thresholds and the Keystone Role of Physiology in Marine Climate Change Research. Page Advances in Marine Biology.</w:t>
      </w:r>
    </w:p>
    <w:p w14:paraId="0D02581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Mueter, F. J., and M. A. Litzow. 2008. Sea ice retreat alters the biogeography of the Bering Sea continental shelf. Ecological Applications 18:309–320.</w:t>
      </w:r>
    </w:p>
    <w:p w14:paraId="2DFB671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Nakićenović, N., J. Alcamo, G. Davis, B. de Vries, J. Fenhann, S. Gaffin, and K. Gregory. 2000. IPCC Special Report on Emissions Scenarios: A special report of Working Group III of the Intergovernmental Panel on Climate Change. Page Emissions Scenarios. Cambridge </w:t>
      </w:r>
      <w:r w:rsidRPr="00E46D10">
        <w:rPr>
          <w:noProof/>
          <w:lang w:val="en-US"/>
        </w:rPr>
        <w:lastRenderedPageBreak/>
        <w:t>University Press, Cambridge, UK.</w:t>
      </w:r>
    </w:p>
    <w:p w14:paraId="20ADCDC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Pörtner, H. 2001. Climate change and temperature-dependent biogeography: Oxygen limitation of thermal tolerance in animals. Naturwissenschaften 88:137–146.</w:t>
      </w:r>
    </w:p>
    <w:p w14:paraId="46BCBDB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Powers, S. P., M. A. Bishop, J. H. Grabowski, and C. H. Peterson. 2006. Distribution of the invasive bivalve Mya arenaria L. on intertidal flats of southcentral Alaska. Journal of Sea Research 55:207–216.</w:t>
      </w:r>
    </w:p>
    <w:p w14:paraId="51C5D3B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2D57F7F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Renaud, P. E., M. K. Sejr, B. A. Bluhm, B. Sirenko, and I. H. Ellingsen. 2015. The future of Arctic benthos: Expansion, invasion, and biodiversity. Progress in Oceanography 139:244–257.</w:t>
      </w:r>
    </w:p>
    <w:p w14:paraId="22D06219"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de Rivera, C. E., N. G. Hitchcock, S. J. Teck, B. P. Steves, A. H. Hines, and G. M. Ruiz. 2007. Larval development rate predicts range expansion of an introduced crab. Marine Biology 150:1275–1288.</w:t>
      </w:r>
    </w:p>
    <w:p w14:paraId="2F5028B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de Rivera, C. E., B. P. Steves, P. W. Fofonoff, A. H. Hines, and G. M. Ruiz. 2011. Potential for high-latitude marine invasions along western North America. Diversity and Distributions 17:1198–1209.</w:t>
      </w:r>
    </w:p>
    <w:p w14:paraId="31376AF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J. T. Carlton, E. D. Grosholz, and A. H. Hines. 1997. Global invasions of marine and estuarine habitats by non-indigenous species: Mechanisms, extent, and consequences. American Zoologist 37:621–632.</w:t>
      </w:r>
    </w:p>
    <w:p w14:paraId="3610830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Ruiz, G. M., P. W. Fofonoff, and J. T. Carlton. 2015. Invasion history and vector dynamics in </w:t>
      </w:r>
      <w:r w:rsidRPr="00E46D10">
        <w:rPr>
          <w:noProof/>
          <w:lang w:val="en-US"/>
        </w:rPr>
        <w:lastRenderedPageBreak/>
        <w:t>coastal marine ecosystems: a North American perspective. Aquatic Ecosystem Health &amp; Management 18:299–311.</w:t>
      </w:r>
    </w:p>
    <w:p w14:paraId="327FFEA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P. W. Fofonoff, J. T. Carlton, M. J. Wonham, and A. H. Hines. 2000. Invasion of coastal marine communities in North America: apparent patterns, processes, and biases. Annual Review of Ecology and Systematics 31:481–531.</w:t>
      </w:r>
    </w:p>
    <w:p w14:paraId="73586B2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and C. L. Hewitt. 2009. Latitudinal patterns of biological invasions in marine ecosystems: a polar perspective. Pages 347–358</w:t>
      </w:r>
      <w:r w:rsidRPr="00E46D10">
        <w:rPr>
          <w:i/>
          <w:iCs/>
          <w:noProof/>
          <w:lang w:val="en-US"/>
        </w:rPr>
        <w:t>in</w:t>
      </w:r>
      <w:r w:rsidRPr="00E46D10">
        <w:rPr>
          <w:noProof/>
          <w:lang w:val="en-US"/>
        </w:rPr>
        <w:t xml:space="preserve"> I. Krupnik, M. A. Lang, and S. E. Miller, editors.Smithsonian at the Poles: Contributions to International Polar Year Science. Smithsonian Institution Scholarly Press, Washington, DC.</w:t>
      </w:r>
    </w:p>
    <w:p w14:paraId="2214DE3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Saunders, M., and A. Metaxas. 2007. Temperature explains settlement patterns of the introduced bryozoan Membranipora membranacea in Nova Scotia, Canada. Marine Ecology Progress Series 344:95–106.</w:t>
      </w:r>
    </w:p>
    <w:p w14:paraId="159DAC7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Sorte, C. J. B. 2014. Synergies between climate change and species invasions: Evidence from marine systems. Invasive Species and Global Climate Change:101–116.</w:t>
      </w:r>
    </w:p>
    <w:p w14:paraId="5CED10F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Sorte, C. J. B., S. J. Jones, and L. P. Miller. 2011. Geographic variation in temperature tolerance as an indicator of potential population responses to climate change. Journal of Experimental Marine Biology and Ecology 400:209–217.</w:t>
      </w:r>
    </w:p>
    <w:p w14:paraId="0DB0AA2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4D7B51A9"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N. A. Bond, and S. A. Salo. 2007. On the recent warming of the southeastern Bering Sea shelf. Deep-Sea Research Part II: Topical Studies in Oceanography 54:2599–</w:t>
      </w:r>
      <w:r w:rsidRPr="00E46D10">
        <w:rPr>
          <w:noProof/>
          <w:lang w:val="en-US"/>
        </w:rPr>
        <w:lastRenderedPageBreak/>
        <w:t>2618.</w:t>
      </w:r>
    </w:p>
    <w:p w14:paraId="0EF8978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71DA461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J. D. Schumacher, and K. Ohtani. 1999. The physical oceanography of the Bering Sea. Pages 1–28</w:t>
      </w:r>
      <w:r w:rsidRPr="00E46D10">
        <w:rPr>
          <w:i/>
          <w:iCs/>
          <w:noProof/>
          <w:lang w:val="en-US"/>
        </w:rPr>
        <w:t>in</w:t>
      </w:r>
      <w:r w:rsidRPr="00E46D10">
        <w:rPr>
          <w:noProof/>
          <w:lang w:val="en-US"/>
        </w:rPr>
        <w:t xml:space="preserve"> T. R. Loughlin and K. Ohtani, editors.Dynamics of the Bering Sea. University of Alaska Sea Grant, Fairbanks, AK.</w:t>
      </w:r>
    </w:p>
    <w:p w14:paraId="5DC10DE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23FD78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Stroeve, J. C., M. C. Serreze, M. M. Holland, J. E. Kay, J. Malanik, and A. P. Barrett. 2012. The Arctic’s rapidly shrinking sea ice cover: A research synthesis. Climatic Change 110:1005–1027.</w:t>
      </w:r>
    </w:p>
    <w:p w14:paraId="763CF444"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1B73CFD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Verling, E., G. M. Ruiz, L. D. Smith, B. Galil, A. W. Miller, and K. R. Murphy. 2005. Supply-side invasion ecology: characterizing propagule pressure in coastal ecosystems. Proceedings of the Royal Society B: Biological Sciences 272:1249–1257.</w:t>
      </w:r>
    </w:p>
    <w:p w14:paraId="44F822D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Verna, D., B. Harris, K. Holzer, and M. Minton. 2016. Ballast-borne marine invasive species: exploring the risk to coastal Alaska, USA. Management of Biological Invasions 7:199–211.</w:t>
      </w:r>
    </w:p>
    <w:p w14:paraId="7E5CBE55"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Wang, M., J. E. Overland, and N. A. Bond. 2010. Climate projections for selected large marine ecosystems. Journal of Marine Systems 79:258–266.</w:t>
      </w:r>
    </w:p>
    <w:p w14:paraId="46FEC03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Wang, M., J. E. Overland, and P. Stabeno. 2012. Future climate of the Bering and Chukchi Seas projected by global climate models. Deep-Sea Research Part II: Topical Studies in Oceanography 65–70:46–57.</w:t>
      </w:r>
    </w:p>
    <w:p w14:paraId="3621934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Ware, C., J. Berge, A. Jelmert, S. M. Olsen, L. Pellissier, M. Wisz, D. Kriticos, G. Semenov, S. Kwaśniewski, and I. G. Alsos. 2016. Biological introduction risks from shipping in a warming Arctic. Journal of Applied Ecology 53:340–349.</w:t>
      </w:r>
    </w:p>
    <w:p w14:paraId="411C616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78D0F53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Watson, J. T., and A. C. Haynie. 2016. Using vessel monitoring system data to identify and characterize trips made by fishing vessels in the United States North Pacific. PLoS ONE 11:1–20.</w:t>
      </w:r>
    </w:p>
    <w:p w14:paraId="035B5E0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Westerman, E. L., R. Whitlatch, J. A. Dijkstra, and L. G. Harris. 2009. Variation in brooding period masks similarities in response to changing temperatures. Marine Ecology Progress Series 391:13–19.</w:t>
      </w:r>
    </w:p>
    <w:p w14:paraId="6332E485"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Witte, S., C. Buschbaum, J. E. E. van Beusekom, and K. Reise. 2010. Does climatic warming explain why an introduced barnacle finally takes over after a lag of more than 50 years? Biological Invasions 12:3579–3589.</w:t>
      </w:r>
    </w:p>
    <w:p w14:paraId="3275A213" w14:textId="77777777" w:rsidR="00E46D10" w:rsidRPr="00E46D10" w:rsidRDefault="00E46D10" w:rsidP="00E46D10">
      <w:pPr>
        <w:widowControl w:val="0"/>
        <w:autoSpaceDE w:val="0"/>
        <w:autoSpaceDN w:val="0"/>
        <w:adjustRightInd w:val="0"/>
        <w:ind w:left="480" w:hanging="480"/>
        <w:rPr>
          <w:noProof/>
        </w:rPr>
      </w:pPr>
      <w:r w:rsidRPr="00E46D10">
        <w:rPr>
          <w:noProof/>
          <w:lang w:val="en-US"/>
        </w:rPr>
        <w:t>Wyllie-Echeverria, T., and W. S. Wooster. 1998. Year-to-year variations in Bering Sea ice cover and some consequences for fish distributions. Fisheries Oceanography 7:159–170.</w:t>
      </w:r>
    </w:p>
    <w:p w14:paraId="54B3EFE2" w14:textId="74D5A78D" w:rsidR="004D5A7F" w:rsidRDefault="004D5A7F" w:rsidP="00E46D10">
      <w:pPr>
        <w:widowControl w:val="0"/>
        <w:autoSpaceDE w:val="0"/>
        <w:autoSpaceDN w:val="0"/>
        <w:adjustRightInd w:val="0"/>
        <w:ind w:left="480" w:hanging="480"/>
      </w:pPr>
      <w:r>
        <w:lastRenderedPageBreak/>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9" w:name="_91zzxnwcm8d4" w:colFirst="0" w:colLast="0"/>
      <w:bookmarkStart w:id="270" w:name="OLE_LINK1"/>
      <w:bookmarkStart w:id="271" w:name="OLE_LINK2"/>
      <w:bookmarkEnd w:id="269"/>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72"/>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72"/>
      <w:r w:rsidRPr="00CA4945">
        <w:commentReference w:id="272"/>
      </w:r>
      <w:bookmarkEnd w:id="270"/>
      <w:bookmarkEnd w:id="271"/>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A44B6F" w:rsidRDefault="00A44B6F">
      <w:pPr>
        <w:widowControl w:val="0"/>
      </w:pPr>
      <w:r>
        <w:t>Preferences?</w:t>
      </w:r>
    </w:p>
  </w:comment>
  <w:comment w:id="2" w:author="Amanda Droghini" w:date="2018-03-21T07:42:00Z" w:initials="AD">
    <w:p w14:paraId="37676222" w14:textId="72AFBCD0" w:rsidR="00A44B6F" w:rsidRDefault="00A44B6F">
      <w:pPr>
        <w:pStyle w:val="CommentText"/>
      </w:pPr>
      <w:r>
        <w:rPr>
          <w:rStyle w:val="CommentReference"/>
        </w:rPr>
        <w:annotationRef/>
      </w:r>
      <w:r>
        <w:t>Across a strong latitudinal gradient?</w:t>
      </w:r>
    </w:p>
  </w:comment>
  <w:comment w:id="3" w:author="Amanda Droghini" w:date="2017-10-19T16:50:00Z" w:initials="">
    <w:p w14:paraId="4B7A938A" w14:textId="77777777" w:rsidR="00A44B6F" w:rsidRDefault="00A44B6F">
      <w:pPr>
        <w:widowControl w:val="0"/>
      </w:pPr>
      <w:r>
        <w:t>Other authors on this? Author order?</w:t>
      </w:r>
    </w:p>
  </w:comment>
  <w:comment w:id="4" w:author="Amanda Droghini" w:date="2018-03-16T09:17:00Z" w:initials="AD">
    <w:p w14:paraId="12C77586" w14:textId="5C8BCC2E" w:rsidR="00A44B6F" w:rsidRDefault="00A44B6F">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7D6291C8" w:rsidR="00A44B6F" w:rsidRDefault="00A44B6F">
      <w:pPr>
        <w:pStyle w:val="CommentText"/>
      </w:pPr>
      <w:r>
        <w:rPr>
          <w:rStyle w:val="CommentReference"/>
        </w:rPr>
        <w:annotationRef/>
      </w:r>
      <w:r>
        <w:t>Word count: 266</w:t>
      </w:r>
    </w:p>
  </w:comment>
  <w:comment w:id="66" w:author="Amanda Droghini" w:date="2018-03-17T18:36:00Z" w:initials="AD">
    <w:p w14:paraId="690DF08D" w14:textId="5A67B1E3" w:rsidR="00A44B6F" w:rsidRDefault="00A44B6F">
      <w:pPr>
        <w:pStyle w:val="CommentText"/>
      </w:pPr>
      <w:r>
        <w:rPr>
          <w:rStyle w:val="CommentReference"/>
        </w:rPr>
        <w:annotationRef/>
      </w:r>
      <w:r>
        <w:t>Standardize entire text to read “NIS”</w:t>
      </w:r>
    </w:p>
  </w:comment>
  <w:comment w:id="68" w:author="Amanda Droghini" w:date="2018-03-14T07:16:00Z" w:initials="AD">
    <w:p w14:paraId="62A1653D" w14:textId="119C79CC" w:rsidR="00A44B6F" w:rsidRDefault="00A44B6F">
      <w:pPr>
        <w:pStyle w:val="CommentText"/>
      </w:pPr>
      <w:r>
        <w:rPr>
          <w:rStyle w:val="CommentReference"/>
        </w:rPr>
        <w:annotationRef/>
      </w:r>
      <w:r>
        <w:t>Need to fix citations for entire paragraph</w:t>
      </w:r>
    </w:p>
  </w:comment>
  <w:comment w:id="70" w:author="Amanda Droghini" w:date="2018-03-07T07:55:00Z" w:initials="AD">
    <w:p w14:paraId="031AF4C5" w14:textId="7D007620" w:rsidR="00A44B6F" w:rsidRDefault="00A44B6F">
      <w:pPr>
        <w:pStyle w:val="CommentText"/>
      </w:pPr>
      <w:r>
        <w:rPr>
          <w:rStyle w:val="CommentReference"/>
        </w:rPr>
        <w:annotationRef/>
      </w:r>
      <w:r>
        <w:t>Need more citations</w:t>
      </w:r>
    </w:p>
  </w:comment>
  <w:comment w:id="71" w:author="Amanda Droghini" w:date="2018-03-16T09:36:00Z" w:initials="AD">
    <w:p w14:paraId="476ED5EF" w14:textId="61A8C5C4" w:rsidR="00A44B6F" w:rsidRDefault="00A44B6F">
      <w:pPr>
        <w:pStyle w:val="CommentText"/>
      </w:pPr>
      <w:r>
        <w:rPr>
          <w:rStyle w:val="CommentReference"/>
        </w:rPr>
        <w:annotationRef/>
      </w:r>
      <w:r>
        <w:t>ASF: Why, does de Rivera not generally address these statements?</w:t>
      </w:r>
    </w:p>
  </w:comment>
  <w:comment w:id="72" w:author="Amanda Droghini" w:date="2018-02-19T06:57:00Z" w:initials="AD">
    <w:p w14:paraId="0194CAA3" w14:textId="2B6FC23F" w:rsidR="00A44B6F" w:rsidRDefault="00A44B6F">
      <w:pPr>
        <w:pStyle w:val="CommentText"/>
      </w:pPr>
      <w:r>
        <w:rPr>
          <w:rStyle w:val="CommentReference"/>
        </w:rPr>
        <w:annotationRef/>
      </w:r>
      <w:r>
        <w:t>Need citations for this whole section</w:t>
      </w:r>
    </w:p>
  </w:comment>
  <w:comment w:id="79" w:author="Amanda Droghini" w:date="2018-03-21T21:48:00Z" w:initials="AD">
    <w:p w14:paraId="505DEBC7" w14:textId="3F56F213" w:rsidR="00A44B6F" w:rsidRDefault="00A44B6F">
      <w:pPr>
        <w:pStyle w:val="CommentText"/>
      </w:pPr>
      <w:r>
        <w:rPr>
          <w:rStyle w:val="CommentReference"/>
        </w:rPr>
        <w:annotationRef/>
      </w:r>
      <w:r>
        <w:t>What do these 3 papers conclude about temperature?</w:t>
      </w:r>
    </w:p>
  </w:comment>
  <w:comment w:id="82" w:author="Amanda Droghini" w:date="2018-03-16T09:52:00Z" w:initials="AD">
    <w:p w14:paraId="1A495C67" w14:textId="66AAD34B" w:rsidR="00A44B6F" w:rsidRDefault="00A44B6F">
      <w:pPr>
        <w:pStyle w:val="CommentText"/>
      </w:pPr>
      <w:r>
        <w:rPr>
          <w:rStyle w:val="CommentReference"/>
        </w:rPr>
        <w:annotationRef/>
      </w:r>
      <w:r>
        <w:t>ASF: Is this correct?</w:t>
      </w:r>
    </w:p>
    <w:p w14:paraId="5E7FC74B" w14:textId="477F555F" w:rsidR="00A44B6F" w:rsidRDefault="00A44B6F">
      <w:pPr>
        <w:pStyle w:val="CommentText"/>
      </w:pPr>
      <w:r>
        <w:t>If it is actually been found here in the Bering Sea, can we still make a strong case that we are contributing new knowledge that temperatures matters for marine invasive invasions?</w:t>
      </w:r>
    </w:p>
  </w:comment>
  <w:comment w:id="83" w:author="Amanda Droghini" w:date="2018-03-17T18:30:00Z" w:initials="AD">
    <w:p w14:paraId="7A228909" w14:textId="6306A037" w:rsidR="00A44B6F" w:rsidRDefault="00A44B6F">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4" w:author="Amanda Droghini" w:date="2018-02-05T07:29:00Z" w:initials="AD">
    <w:p w14:paraId="57EC4D09" w14:textId="77777777" w:rsidR="00A44B6F" w:rsidRDefault="00A44B6F" w:rsidP="006244EA">
      <w:pPr>
        <w:pStyle w:val="CommentText"/>
      </w:pPr>
      <w:r>
        <w:rPr>
          <w:rStyle w:val="CommentReference"/>
        </w:rPr>
        <w:annotationRef/>
      </w:r>
      <w:r>
        <w:t>Missing reference</w:t>
      </w:r>
    </w:p>
  </w:comment>
  <w:comment w:id="85" w:author="Amanda Droghini" w:date="2018-03-16T09:56:00Z" w:initials="AD">
    <w:p w14:paraId="517531A4" w14:textId="51FF788C" w:rsidR="00A44B6F" w:rsidRDefault="00A44B6F">
      <w:pPr>
        <w:pStyle w:val="CommentText"/>
      </w:pPr>
      <w:r>
        <w:rPr>
          <w:rStyle w:val="CommentReference"/>
        </w:rPr>
        <w:annotationRef/>
      </w:r>
      <w:r>
        <w:t>ASF: Ask Fischbach for references on this.</w:t>
      </w:r>
    </w:p>
  </w:comment>
  <w:comment w:id="94" w:author="Amanda Droghini" w:date="2018-02-18T10:10:00Z" w:initials="AD">
    <w:p w14:paraId="2991A3C9" w14:textId="77777777" w:rsidR="00A44B6F" w:rsidRDefault="00A44B6F">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A44B6F" w:rsidRDefault="00A44B6F">
      <w:pPr>
        <w:pStyle w:val="CommentText"/>
      </w:pPr>
      <w:r>
        <w:t>methods intro?</w:t>
      </w:r>
    </w:p>
  </w:comment>
  <w:comment w:id="105" w:author="Amanda Droghini" w:date="2018-02-17T08:31:00Z" w:initials="AD">
    <w:p w14:paraId="0935B76E" w14:textId="366C5730" w:rsidR="00A44B6F" w:rsidRDefault="00A44B6F">
      <w:pPr>
        <w:pStyle w:val="CommentText"/>
      </w:pPr>
      <w:r>
        <w:rPr>
          <w:rStyle w:val="CommentReference"/>
        </w:rPr>
        <w:annotationRef/>
      </w:r>
      <w:r>
        <w:t>Needs reworking</w:t>
      </w:r>
    </w:p>
  </w:comment>
  <w:comment w:id="106" w:author="Amanda Droghini" w:date="2018-03-21T22:19:00Z" w:initials="AD">
    <w:p w14:paraId="3C29DC91" w14:textId="41BD8F96" w:rsidR="00A44B6F" w:rsidRDefault="00A44B6F">
      <w:pPr>
        <w:pStyle w:val="CommentText"/>
      </w:pPr>
      <w:r>
        <w:rPr>
          <w:rStyle w:val="CommentReference"/>
        </w:rPr>
        <w:annotationRef/>
      </w:r>
      <w:r>
        <w:t>Create citation</w:t>
      </w:r>
    </w:p>
  </w:comment>
  <w:comment w:id="108" w:author="Amanda Droghini" w:date="2018-03-08T07:19:00Z" w:initials="AD">
    <w:p w14:paraId="728CEE87" w14:textId="49E37471" w:rsidR="00A44B6F" w:rsidRDefault="00A44B6F">
      <w:pPr>
        <w:pStyle w:val="CommentText"/>
      </w:pPr>
      <w:r>
        <w:rPr>
          <w:rStyle w:val="CommentReference"/>
        </w:rPr>
        <w:annotationRef/>
      </w:r>
      <w:r>
        <w:t>Just write up to 40…. I don’t think the model can actually predict &lt;10m</w:t>
      </w:r>
    </w:p>
  </w:comment>
  <w:comment w:id="109" w:author="Amanda Droghini" w:date="2018-01-31T07:24:00Z" w:initials="AD">
    <w:p w14:paraId="30497116" w14:textId="4A06224A" w:rsidR="00A44B6F" w:rsidRDefault="00A44B6F">
      <w:pPr>
        <w:pStyle w:val="CommentText"/>
      </w:pPr>
      <w:r>
        <w:rPr>
          <w:rStyle w:val="CommentReference"/>
        </w:rPr>
        <w:annotationRef/>
      </w:r>
      <w:r>
        <w:t>Tony do you prefer “mid-century”?</w:t>
      </w:r>
    </w:p>
  </w:comment>
  <w:comment w:id="112" w:author="Amanda Droghini" w:date="2018-02-17T08:32:00Z" w:initials="AD">
    <w:p w14:paraId="383BDECE" w14:textId="178ACACB" w:rsidR="00A44B6F" w:rsidRDefault="00A44B6F">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5" w:author="Amanda Droghini" w:date="2018-01-31T07:34:00Z" w:initials="AD">
    <w:p w14:paraId="7C871970" w14:textId="3D1B072D" w:rsidR="00A44B6F" w:rsidRDefault="00A44B6F">
      <w:pPr>
        <w:pStyle w:val="CommentText"/>
      </w:pPr>
      <w:r>
        <w:rPr>
          <w:rStyle w:val="CommentReference"/>
        </w:rPr>
        <w:annotationRef/>
      </w:r>
      <w:r>
        <w:t>Whether to include this sentence + the next ones depends on what figures we are included in final MS. Should we use an ensemble approach?</w:t>
      </w:r>
    </w:p>
  </w:comment>
  <w:comment w:id="118" w:author="Amanda Droghini" w:date="2018-03-21T22:21:00Z" w:initials="AD">
    <w:p w14:paraId="44361182" w14:textId="66B223C5" w:rsidR="00A44B6F" w:rsidRDefault="00A44B6F">
      <w:pPr>
        <w:pStyle w:val="CommentText"/>
      </w:pPr>
      <w:r>
        <w:rPr>
          <w:rStyle w:val="CommentReference"/>
        </w:rPr>
        <w:annotationRef/>
      </w:r>
      <w:r>
        <w:t>Need to define if getting rid of other sentence</w:t>
      </w:r>
    </w:p>
  </w:comment>
  <w:comment w:id="119" w:author="Amanda Droghini" w:date="2018-01-31T07:37:00Z" w:initials="AD">
    <w:p w14:paraId="7A0EF1F0" w14:textId="4659B9B4" w:rsidR="00A44B6F" w:rsidRDefault="00A44B6F">
      <w:pPr>
        <w:pStyle w:val="CommentText"/>
      </w:pPr>
      <w:r>
        <w:rPr>
          <w:rStyle w:val="CommentReference"/>
        </w:rPr>
        <w:annotationRef/>
      </w:r>
      <w:r>
        <w:t>Do we talk about “percent no change” in the results??</w:t>
      </w:r>
    </w:p>
  </w:comment>
  <w:comment w:id="131" w:author="Amanda Droghini" w:date="2018-02-08T21:45:00Z" w:initials="AD">
    <w:p w14:paraId="6A6279A6" w14:textId="77777777" w:rsidR="00A44B6F" w:rsidRDefault="00A44B6F"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36" w:author="Amanda Droghini" w:date="2018-03-19T12:37:00Z" w:initials="AD">
    <w:p w14:paraId="0B6EE9B7" w14:textId="77777777" w:rsidR="00A44B6F" w:rsidRDefault="00A44B6F"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7" w:author="Amanda Droghini" w:date="2018-03-19T12:45:00Z" w:initials="AD">
    <w:p w14:paraId="7BC2976E" w14:textId="697CA442" w:rsidR="00A44B6F" w:rsidRDefault="00A44B6F">
      <w:pPr>
        <w:pStyle w:val="CommentText"/>
      </w:pPr>
      <w:r>
        <w:rPr>
          <w:rStyle w:val="CommentReference"/>
        </w:rPr>
        <w:annotationRef/>
      </w:r>
      <w:r>
        <w:t>Change figure would be interesting here – shows band really nicely</w:t>
      </w:r>
    </w:p>
  </w:comment>
  <w:comment w:id="138" w:author="Amanda Droghini" w:date="2018-03-19T12:47:00Z" w:initials="AD">
    <w:p w14:paraId="404DE3CB" w14:textId="3EA71162" w:rsidR="00A44B6F" w:rsidRDefault="00A44B6F">
      <w:pPr>
        <w:pStyle w:val="CommentText"/>
      </w:pPr>
      <w:r>
        <w:rPr>
          <w:rStyle w:val="CommentReference"/>
        </w:rPr>
        <w:annotationRef/>
      </w:r>
      <w:r>
        <w:t>Need to double check this</w:t>
      </w:r>
    </w:p>
  </w:comment>
  <w:comment w:id="144" w:author="Amanda Droghini" w:date="2017-11-12T22:06:00Z" w:initials="">
    <w:p w14:paraId="045112CC" w14:textId="77777777" w:rsidR="00A44B6F" w:rsidRDefault="00A44B6F" w:rsidP="000C2CEA">
      <w:pPr>
        <w:widowControl w:val="0"/>
      </w:pPr>
      <w:r>
        <w:t>Graph of # of species x Week</w:t>
      </w:r>
    </w:p>
  </w:comment>
  <w:comment w:id="147" w:author="Amanda Droghini" w:date="2018-02-17T09:03:00Z" w:initials="AD">
    <w:p w14:paraId="0910F67F" w14:textId="1E8F6327" w:rsidR="00A44B6F" w:rsidRDefault="00A44B6F">
      <w:pPr>
        <w:pStyle w:val="CommentText"/>
      </w:pPr>
      <w:r>
        <w:rPr>
          <w:rStyle w:val="CommentReference"/>
        </w:rPr>
        <w:annotationRef/>
      </w:r>
      <w:r>
        <w:t>can you graph frequency distribution for this? # of species by # of consec weeks</w:t>
      </w:r>
    </w:p>
  </w:comment>
  <w:comment w:id="149" w:author="Amanda Droghini" w:date="2018-03-16T10:27:00Z" w:initials="AD">
    <w:p w14:paraId="69EB6004" w14:textId="45C69674" w:rsidR="00A44B6F" w:rsidRDefault="00A44B6F">
      <w:pPr>
        <w:pStyle w:val="CommentText"/>
      </w:pPr>
      <w:r>
        <w:rPr>
          <w:rStyle w:val="CommentReference"/>
        </w:rPr>
        <w:annotationRef/>
      </w:r>
      <w:r>
        <w:t>ASF: detail why this is not n = 42.  Was this because we only had detailed reproductive habitat tolerance information for 29 NIS under consideration?</w:t>
      </w:r>
    </w:p>
  </w:comment>
  <w:comment w:id="150" w:author="Amanda Droghini" w:date="2018-03-11T10:23:00Z" w:initials="AD">
    <w:p w14:paraId="30CF82E1" w14:textId="77777777" w:rsidR="00A44B6F" w:rsidRDefault="00A44B6F" w:rsidP="004E6C5F">
      <w:pPr>
        <w:pStyle w:val="CommentText"/>
      </w:pPr>
      <w:r>
        <w:rPr>
          <w:rStyle w:val="CommentReference"/>
        </w:rPr>
        <w:annotationRef/>
      </w:r>
      <w:r>
        <w:t>Need to flesh out results for repro. Hone in on the temperature thresholds – how many weeks if you need 10C, etc. etc.</w:t>
      </w:r>
    </w:p>
  </w:comment>
  <w:comment w:id="164" w:author="Amanda Droghini" w:date="2018-02-17T08:54:00Z" w:initials="AD">
    <w:p w14:paraId="429B70D9" w14:textId="77777777" w:rsidR="00A44B6F" w:rsidRDefault="00A44B6F"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5" w:author="Amanda Droghini" w:date="2018-02-17T08:55:00Z" w:initials="AD">
    <w:p w14:paraId="604503BB" w14:textId="77777777" w:rsidR="00A44B6F" w:rsidRDefault="00A44B6F" w:rsidP="0034065B">
      <w:pPr>
        <w:pStyle w:val="CommentText"/>
      </w:pPr>
      <w:r>
        <w:rPr>
          <w:rStyle w:val="CommentReference"/>
        </w:rPr>
        <w:annotationRef/>
      </w:r>
      <w:r>
        <w:t>do all 3 models agree on these 6? if so, say that insead.</w:t>
      </w:r>
    </w:p>
  </w:comment>
  <w:comment w:id="171" w:author="Amanda Droghini" w:date="2017-11-12T22:38:00Z" w:initials="">
    <w:p w14:paraId="62A7E6D0" w14:textId="1A1BA0E3" w:rsidR="00A44B6F" w:rsidRDefault="00A44B6F" w:rsidP="0034065B">
      <w:pPr>
        <w:widowControl w:val="0"/>
      </w:pPr>
      <w:r>
        <w:t xml:space="preserve">Alaska or Bering Sea? </w:t>
      </w:r>
    </w:p>
  </w:comment>
  <w:comment w:id="173" w:author="Amanda Droghini" w:date="2018-02-17T09:01:00Z" w:initials="AD">
    <w:p w14:paraId="7D70480F" w14:textId="77777777" w:rsidR="00A44B6F" w:rsidRDefault="00A44B6F"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74" w:author="Amanda Droghini" w:date="2017-11-12T22:41:00Z" w:initials="">
    <w:p w14:paraId="358C5A9B" w14:textId="77777777" w:rsidR="00A44B6F" w:rsidRDefault="00A44B6F" w:rsidP="0034065B">
      <w:pPr>
        <w:widowControl w:val="0"/>
      </w:pPr>
      <w:r>
        <w:t>Chord diagram - ballast water</w:t>
      </w:r>
    </w:p>
  </w:comment>
  <w:comment w:id="175" w:author="Amanda Droghini" w:date="2017-11-12T22:20:00Z" w:initials="">
    <w:p w14:paraId="4605BA59" w14:textId="77777777" w:rsidR="00A44B6F" w:rsidRDefault="00A44B6F" w:rsidP="0034065B">
      <w:pPr>
        <w:widowControl w:val="0"/>
      </w:pPr>
      <w:r>
        <w:t>Assuming I interpreted this right?</w:t>
      </w:r>
    </w:p>
  </w:comment>
  <w:comment w:id="176" w:author="Amanda Droghini" w:date="2017-11-12T22:27:00Z" w:initials="">
    <w:p w14:paraId="64CAC5C5" w14:textId="77777777" w:rsidR="00A44B6F" w:rsidRDefault="00A44B6F" w:rsidP="0034065B">
      <w:pPr>
        <w:widowControl w:val="0"/>
      </w:pPr>
      <w:r>
        <w:t>Chord diagram - ship arrivals</w:t>
      </w:r>
    </w:p>
  </w:comment>
  <w:comment w:id="180" w:author="Amanda Droghini" w:date="2018-03-16T10:57:00Z" w:initials="AD">
    <w:p w14:paraId="14143BE2" w14:textId="39B33E99" w:rsidR="00A44B6F" w:rsidRDefault="00A44B6F">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7" w:author="Amanda Droghini" w:date="2018-03-06T07:44:00Z" w:initials="AD">
    <w:p w14:paraId="72CF6DE9" w14:textId="77777777" w:rsidR="00E46D10" w:rsidRDefault="00E46D10" w:rsidP="00E46D10">
      <w:pPr>
        <w:pStyle w:val="CommentText"/>
      </w:pPr>
      <w:r>
        <w:rPr>
          <w:rStyle w:val="CommentReference"/>
        </w:rPr>
        <w:annotationRef/>
      </w:r>
      <w:r>
        <w:t xml:space="preserve">Not sure where to put this? </w:t>
      </w:r>
    </w:p>
  </w:comment>
  <w:comment w:id="201" w:author="Amanda Droghini" w:date="2018-03-07T08:30:00Z" w:initials="AD">
    <w:p w14:paraId="6A095BF7" w14:textId="77777777" w:rsidR="00072121" w:rsidRDefault="00072121" w:rsidP="00072121">
      <w:pPr>
        <w:pStyle w:val="CommentText"/>
      </w:pPr>
      <w:r>
        <w:rPr>
          <w:rStyle w:val="CommentReference"/>
        </w:rPr>
        <w:annotationRef/>
      </w:r>
      <w:r>
        <w:t xml:space="preserve">as high as 19C on MODIS (2017) </w:t>
      </w:r>
      <w:r w:rsidRPr="009D2B00">
        <w:t>https://neo.sci.gsfc.nasa.gov/analysis/index.php</w:t>
      </w:r>
    </w:p>
  </w:comment>
  <w:comment w:id="202" w:author="Amanda Droghini" w:date="2018-03-07T08:20:00Z" w:initials="AD">
    <w:p w14:paraId="041A0C31" w14:textId="77777777" w:rsidR="00072121" w:rsidRDefault="00072121" w:rsidP="00072121">
      <w:pPr>
        <w:pStyle w:val="CommentText"/>
      </w:pPr>
      <w:r>
        <w:rPr>
          <w:rStyle w:val="CommentReference"/>
        </w:rPr>
        <w:annotationRef/>
      </w:r>
      <w:r>
        <w:t>Need to actually read Fetzer paper</w:t>
      </w:r>
    </w:p>
  </w:comment>
  <w:comment w:id="234" w:author="Amanda Droghini" w:date="2018-03-12T08:23:00Z" w:initials="AD">
    <w:p w14:paraId="7C1DAED8" w14:textId="44CFBCF3" w:rsidR="00A44B6F" w:rsidRDefault="00A44B6F">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A44B6F" w:rsidRDefault="00A44B6F">
      <w:pPr>
        <w:pStyle w:val="CommentText"/>
      </w:pPr>
      <w:r>
        <w:t>Cite Wasson et a. 2001 Biological invasions of estuaries without international shipping: the importance of intraregional transport</w:t>
      </w:r>
    </w:p>
  </w:comment>
  <w:comment w:id="236" w:author="Amanda Droghini" w:date="2018-02-06T05:47:00Z" w:initials="AD">
    <w:p w14:paraId="1AEE5B5C" w14:textId="77777777" w:rsidR="00A44B6F" w:rsidRDefault="00A44B6F" w:rsidP="006A7E99">
      <w:pPr>
        <w:pStyle w:val="CommentText"/>
      </w:pPr>
      <w:r>
        <w:rPr>
          <w:rStyle w:val="CommentReference"/>
        </w:rPr>
        <w:annotationRef/>
      </w:r>
      <w:r>
        <w:t>More references needed + check that these say what you want them to say. L-R is for fouling species</w:t>
      </w:r>
    </w:p>
  </w:comment>
  <w:comment w:id="255" w:author="Amanda Droghini" w:date="2018-02-06T12:55:00Z" w:initials="AD">
    <w:p w14:paraId="57CE005C" w14:textId="77777777" w:rsidR="00A44B6F" w:rsidRDefault="00A44B6F" w:rsidP="00B31FD6">
      <w:pPr>
        <w:pStyle w:val="CommentText"/>
      </w:pPr>
      <w:r>
        <w:rPr>
          <w:rStyle w:val="CommentReference"/>
        </w:rPr>
        <w:annotationRef/>
      </w:r>
      <w:r>
        <w:t>Thieltges et al 2004 ++ see who cites them!</w:t>
      </w:r>
    </w:p>
    <w:p w14:paraId="14F0A1EA" w14:textId="77777777" w:rsidR="00A44B6F" w:rsidRDefault="00A44B6F" w:rsidP="00B31FD6">
      <w:pPr>
        <w:pStyle w:val="CommentText"/>
      </w:pPr>
    </w:p>
    <w:p w14:paraId="6E805556" w14:textId="77777777" w:rsidR="00A44B6F" w:rsidRDefault="00A44B6F"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A44B6F" w:rsidRDefault="00A44B6F" w:rsidP="00B31FD6">
      <w:pPr>
        <w:pStyle w:val="CommentText"/>
      </w:pPr>
    </w:p>
    <w:p w14:paraId="37482056" w14:textId="77777777" w:rsidR="00A44B6F" w:rsidRPr="00453DA1" w:rsidRDefault="00A44B6F"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A44B6F" w:rsidRDefault="00A44B6F" w:rsidP="00B31FD6">
      <w:pPr>
        <w:pStyle w:val="CommentText"/>
      </w:pPr>
    </w:p>
    <w:p w14:paraId="49A8039B" w14:textId="77777777" w:rsidR="00A44B6F" w:rsidRPr="00453DA1" w:rsidRDefault="00A44B6F"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A44B6F" w:rsidRDefault="00A44B6F" w:rsidP="00B31FD6">
      <w:pPr>
        <w:pStyle w:val="CommentText"/>
      </w:pPr>
    </w:p>
    <w:p w14:paraId="7015EDA7" w14:textId="77777777" w:rsidR="00A44B6F" w:rsidRPr="00DF1768" w:rsidRDefault="00A44B6F"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A44B6F" w:rsidRDefault="00A44B6F" w:rsidP="00B31FD6">
      <w:pPr>
        <w:pStyle w:val="CommentText"/>
      </w:pPr>
    </w:p>
    <w:p w14:paraId="1F4F3424" w14:textId="77777777" w:rsidR="00A44B6F" w:rsidRPr="00DF1768" w:rsidRDefault="00A44B6F"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A44B6F" w:rsidRDefault="00A44B6F" w:rsidP="00B31FD6">
      <w:pPr>
        <w:pStyle w:val="CommentText"/>
      </w:pPr>
    </w:p>
  </w:comment>
  <w:comment w:id="267" w:author="Amanda Droghini" w:date="2018-03-12T08:26:00Z" w:initials="AD">
    <w:p w14:paraId="326093C0" w14:textId="07DC7638" w:rsidR="00A44B6F" w:rsidRDefault="00A44B6F">
      <w:pPr>
        <w:pStyle w:val="CommentText"/>
      </w:pPr>
      <w:r>
        <w:rPr>
          <w:rStyle w:val="CommentReference"/>
        </w:rPr>
        <w:annotationRef/>
      </w:r>
      <w:r>
        <w:t>Reword to omit ranking system?</w:t>
      </w:r>
    </w:p>
  </w:comment>
  <w:comment w:id="272" w:author="Jordan Watson - NOAA Federal" w:date="2017-10-02T17:35:00Z" w:initials="">
    <w:p w14:paraId="70283FEF" w14:textId="77777777" w:rsidR="00A44B6F" w:rsidRDefault="00A44B6F"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031AF4C5" w15:done="0"/>
  <w15:commentEx w15:paraId="476ED5EF" w15:paraIdParent="031AF4C5" w15:done="0"/>
  <w15:commentEx w15:paraId="0194CAA3"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0935B76E" w15:done="0"/>
  <w15:commentEx w15:paraId="3C29DC91" w15:done="0"/>
  <w15:commentEx w15:paraId="728CEE87" w15:done="0"/>
  <w15:commentEx w15:paraId="30497116"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6A095BF7" w15:done="0"/>
  <w15:commentEx w15:paraId="041A0C3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031AF4C5" w16cid:durableId="1E4A1957"/>
  <w16cid:commentId w16cid:paraId="476ED5EF" w16cid:durableId="1E560E85"/>
  <w16cid:commentId w16cid:paraId="0194CAA3" w16cid:durableId="1E364EAF"/>
  <w16cid:commentId w16cid:paraId="505DEBC7" w16cid:durableId="1E5D5197"/>
  <w16cid:commentId w16cid:paraId="5E7FC74B" w16cid:durableId="1E561272"/>
  <w16cid:commentId w16cid:paraId="7A228909" w16cid:durableId="1E57DD43"/>
  <w16cid:commentId w16cid:paraId="7575D2C0" w16cid:durableId="1E364EB2"/>
  <w16cid:commentId w16cid:paraId="0935B76E" w16cid:durableId="1E364EB4"/>
  <w16cid:commentId w16cid:paraId="3C29DC91" w16cid:durableId="1E5D58DA"/>
  <w16cid:commentId w16cid:paraId="728CEE87" w16cid:durableId="1E4B6274"/>
  <w16cid:commentId w16cid:paraId="30497116"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6A095BF7" w16cid:durableId="1E4A21B2"/>
  <w16cid:commentId w16cid:paraId="041A0C3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1A7E3" w14:textId="77777777" w:rsidR="0067135B" w:rsidRDefault="0067135B">
      <w:r>
        <w:separator/>
      </w:r>
    </w:p>
  </w:endnote>
  <w:endnote w:type="continuationSeparator" w:id="0">
    <w:p w14:paraId="127BE195" w14:textId="77777777" w:rsidR="0067135B" w:rsidRDefault="00671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A44B6F" w:rsidRDefault="00A44B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A44B6F" w:rsidRDefault="00A44B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A44B6F" w:rsidRDefault="00A44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6D603" w14:textId="77777777" w:rsidR="0067135B" w:rsidRDefault="0067135B">
      <w:r>
        <w:separator/>
      </w:r>
    </w:p>
  </w:footnote>
  <w:footnote w:type="continuationSeparator" w:id="0">
    <w:p w14:paraId="34236EF2" w14:textId="77777777" w:rsidR="0067135B" w:rsidRDefault="0067135B">
      <w:r>
        <w:continuationSeparator/>
      </w:r>
    </w:p>
  </w:footnote>
  <w:footnote w:id="1">
    <w:p w14:paraId="074BAA2A" w14:textId="27B1433F" w:rsidR="00A44B6F" w:rsidRPr="00E32670" w:rsidRDefault="00A44B6F"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A44B6F" w:rsidRDefault="00A44B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A44B6F" w:rsidRDefault="00A44B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A44B6F" w:rsidRDefault="00A44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36228"/>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71CAF"/>
    <w:rsid w:val="00573D3C"/>
    <w:rsid w:val="0057401D"/>
    <w:rsid w:val="005767A4"/>
    <w:rsid w:val="005803B1"/>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135B"/>
    <w:rsid w:val="0067391E"/>
    <w:rsid w:val="00673D74"/>
    <w:rsid w:val="006754F0"/>
    <w:rsid w:val="00684C61"/>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47A1"/>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F499F7-369D-BE4F-A811-7BFC9C103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35</Pages>
  <Words>45694</Words>
  <Characters>260457</Characters>
  <Application>Microsoft Office Word</Application>
  <DocSecurity>0</DocSecurity>
  <Lines>2170</Lines>
  <Paragraphs>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84</cp:revision>
  <dcterms:created xsi:type="dcterms:W3CDTF">2018-03-08T01:35:00Z</dcterms:created>
  <dcterms:modified xsi:type="dcterms:W3CDTF">2018-03-23T15:31:00Z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