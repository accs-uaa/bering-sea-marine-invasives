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proofErr w:type="gramStart"/>
      <w:r w:rsidRPr="00CA4945">
        <w:rPr>
          <w:b/>
          <w:color w:val="222222"/>
          <w:highlight w:val="white"/>
        </w:rPr>
        <w:t>Potential journals for publication?</w:t>
      </w:r>
      <w:commentRangeEnd w:id="0"/>
      <w:proofErr w:type="gramEnd"/>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proofErr w:type="spellStart"/>
      <w:r>
        <w:rPr>
          <w:color w:val="222222"/>
          <w:highlight w:val="white"/>
        </w:rPr>
        <w:t>Hydrobiologia</w:t>
      </w:r>
      <w:proofErr w:type="spellEnd"/>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proofErr w:type="spellStart"/>
      <w:r w:rsidRPr="00CA4945">
        <w:rPr>
          <w:color w:val="222222"/>
          <w:highlight w:val="white"/>
        </w:rPr>
        <w:t>PLoS</w:t>
      </w:r>
      <w:proofErr w:type="spellEnd"/>
      <w:r w:rsidRPr="00CA4945">
        <w:rPr>
          <w:color w:val="222222"/>
          <w:highlight w:val="white"/>
        </w:rPr>
        <w:t xml:space="preserve">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39A6AFE6" w:rsidR="00723773" w:rsidRPr="00CA4945" w:rsidRDefault="00874591" w:rsidP="00BB5655">
      <w:pPr>
        <w:pStyle w:val="Heading1"/>
      </w:pPr>
      <w:bookmarkStart w:id="1" w:name="_3gj8dlnf4yge" w:colFirst="0" w:colLast="0"/>
      <w:bookmarkEnd w:id="1"/>
      <w:r w:rsidRPr="00CA4945">
        <w:lastRenderedPageBreak/>
        <w:t xml:space="preserve">Title: </w:t>
      </w:r>
      <w:commentRangeStart w:id="2"/>
      <w:r w:rsidRPr="00CA4945">
        <w:t>What l</w:t>
      </w:r>
      <w:r w:rsidR="000434AA">
        <w:t>imits invasions in</w:t>
      </w:r>
      <w:r w:rsidRPr="00CA4945">
        <w:t xml:space="preserve"> </w:t>
      </w:r>
      <w:r w:rsidRPr="00CA4945">
        <w:rPr>
          <w:highlight w:val="cyan"/>
        </w:rPr>
        <w:t>arctic</w:t>
      </w:r>
      <w:r w:rsidRPr="00CA4945">
        <w:t xml:space="preserve"> marine system</w:t>
      </w:r>
      <w:r w:rsidR="000434AA">
        <w:t>s?</w:t>
      </w:r>
      <w:r w:rsidRPr="00CA4945">
        <w:t xml:space="preserve"> Investigating t</w:t>
      </w:r>
      <w:r w:rsidR="000434AA">
        <w:t xml:space="preserve">he role of </w:t>
      </w:r>
      <w:r w:rsidR="002A27DE">
        <w:t xml:space="preserve">water </w:t>
      </w:r>
      <w:r w:rsidR="000434AA">
        <w:t>t</w:t>
      </w:r>
      <w:r w:rsidRPr="00CA4945">
        <w:t>emperature</w:t>
      </w:r>
      <w:r w:rsidR="000434AA">
        <w:t xml:space="preserve"> on survival and reproduction</w:t>
      </w:r>
      <w:r w:rsidRPr="00CA4945">
        <w:t xml:space="preserve"> in the Bering Sea</w:t>
      </w:r>
      <w:commentRangeEnd w:id="2"/>
      <w:r w:rsidR="00DA4A1A">
        <w:rPr>
          <w:rStyle w:val="CommentReference"/>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 xml:space="preserve">A. </w:t>
      </w:r>
      <w:proofErr w:type="spellStart"/>
      <w:r w:rsidR="00DB1BC2">
        <w:t>Droghini</w:t>
      </w:r>
      <w:proofErr w:type="spellEnd"/>
      <w:r w:rsidR="00DB1BC2">
        <w:t>, adroghini@alaska.edu</w:t>
      </w:r>
    </w:p>
    <w:p w14:paraId="6FAF9495" w14:textId="0C42BBC2" w:rsidR="00723773" w:rsidRPr="00CA4945" w:rsidRDefault="00723773" w:rsidP="00BB5655">
      <w:pPr>
        <w:pStyle w:val="Heading1"/>
      </w:pPr>
      <w:bookmarkStart w:id="5" w:name="_avmfvmnpzhi4" w:colFirst="0" w:colLast="0"/>
      <w:bookmarkEnd w:id="5"/>
    </w:p>
    <w:p w14:paraId="3DE406CC" w14:textId="77777777" w:rsidR="00723773" w:rsidRPr="00CA4945" w:rsidRDefault="00874591" w:rsidP="00BB5655">
      <w:pPr>
        <w:pStyle w:val="Heading1"/>
      </w:pPr>
      <w:bookmarkStart w:id="6" w:name="_u7a6acf52prm" w:colFirst="0" w:colLast="0"/>
      <w:bookmarkEnd w:id="6"/>
      <w:r w:rsidRPr="00CA4945">
        <w:br w:type="page"/>
      </w:r>
    </w:p>
    <w:p w14:paraId="27DD2D73" w14:textId="77777777" w:rsidR="00475A9D" w:rsidRPr="00CA4945" w:rsidRDefault="00475A9D" w:rsidP="00001DF8">
      <w:pPr>
        <w:pStyle w:val="Heading1"/>
      </w:pPr>
      <w:bookmarkStart w:id="7" w:name="_apau72l7trnn" w:colFirst="0" w:colLast="0"/>
      <w:bookmarkStart w:id="8" w:name="_l1pptop6d6ld" w:colFirst="0" w:colLast="0"/>
      <w:bookmarkEnd w:id="7"/>
      <w:bookmarkEnd w:id="8"/>
      <w:commentRangeStart w:id="9"/>
      <w:r w:rsidRPr="00CA4945">
        <w:lastRenderedPageBreak/>
        <w:t>Abstract</w:t>
      </w:r>
      <w:commentRangeEnd w:id="9"/>
      <w:r w:rsidR="00346BFB">
        <w:rPr>
          <w:rStyle w:val="CommentReference"/>
          <w:rFonts w:ascii="Arial" w:hAnsi="Arial" w:cs="Arial"/>
          <w:b w:val="0"/>
        </w:rPr>
        <w:commentReference w:id="9"/>
      </w:r>
    </w:p>
    <w:p w14:paraId="0E2CCB2A" w14:textId="5435D888" w:rsidR="001F394D" w:rsidRPr="001F394D" w:rsidRDefault="00C06175" w:rsidP="001F394D">
      <w:pPr>
        <w:spacing w:line="360" w:lineRule="auto"/>
        <w:contextualSpacing/>
      </w:pPr>
      <w:r>
        <w:t xml:space="preserve">Cold </w:t>
      </w:r>
      <w:r w:rsidR="001F394D">
        <w:t>water</w:t>
      </w:r>
      <w:r>
        <w:t xml:space="preserve"> temperature</w:t>
      </w:r>
      <w:r w:rsidR="001F394D">
        <w:t xml:space="preserve">s and </w:t>
      </w:r>
      <w:del w:id="10" w:author="Amanda Droghini" w:date="2018-03-16T09:20:00Z">
        <w:r w:rsidR="001F394D" w:rsidDel="000B0DC8">
          <w:delText xml:space="preserve">low </w:delText>
        </w:r>
      </w:del>
      <w:ins w:id="11" w:author="Amanda Droghini" w:date="2018-03-16T09:20:00Z">
        <w:r w:rsidR="000B0DC8">
          <w:t xml:space="preserve">minimal </w:t>
        </w:r>
      </w:ins>
      <w:r w:rsidR="001F394D">
        <w:t>shipping traffic are expected to limit b</w:t>
      </w:r>
      <w:r w:rsidR="001F394D" w:rsidRPr="004433B3">
        <w:t>iological introductions</w:t>
      </w:r>
      <w:r w:rsidR="001F394D">
        <w:t xml:space="preserve"> in polar ecosystems, </w:t>
      </w:r>
      <w:r>
        <w:t xml:space="preserve">but </w:t>
      </w:r>
      <w:ins w:id="12" w:author="Amanda Droghini" w:date="2018-03-16T09:22:00Z">
        <w:r w:rsidR="000B0DC8">
          <w:t xml:space="preserve">evaluations of </w:t>
        </w:r>
      </w:ins>
      <w:r w:rsidR="001F394D">
        <w:t>th</w:t>
      </w:r>
      <w:ins w:id="13" w:author="Amanda Droghini" w:date="2018-03-16T09:20:00Z">
        <w:r w:rsidR="000B0DC8">
          <w:t xml:space="preserve">is expectation </w:t>
        </w:r>
      </w:ins>
      <w:ins w:id="14" w:author="Amanda Droghini" w:date="2018-03-16T09:22:00Z">
        <w:r w:rsidR="000B0DC8">
          <w:t>across multiple taxa and life stages are lacking.</w:t>
        </w:r>
      </w:ins>
      <w:del w:id="15" w:author="Amanda Droghini" w:date="2018-03-16T09:21:00Z">
        <w:r w:rsidR="001F394D" w:rsidDel="000B0DC8">
          <w:delText>have</w:delText>
        </w:r>
        <w:r w:rsidR="00816CE9" w:rsidDel="000B0DC8">
          <w:delText xml:space="preserve"> </w:delText>
        </w:r>
      </w:del>
      <w:del w:id="16" w:author="Amanda Droghini" w:date="2018-03-16T09:23:00Z">
        <w:r w:rsidR="001F394D" w:rsidDel="000B0DC8">
          <w:delText>rarely</w:delText>
        </w:r>
        <w:r w:rsidR="00816CE9" w:rsidDel="000B0DC8">
          <w:delText xml:space="preserve"> been e</w:delText>
        </w:r>
        <w:r w:rsidR="001F394D" w:rsidDel="000B0DC8">
          <w:delText>xplored</w:delText>
        </w:r>
        <w:r w:rsidDel="000B0DC8">
          <w:delText xml:space="preserve"> across several taxa and multiple stages of invasions</w:delText>
        </w:r>
        <w:r w:rsidR="002A27DE" w:rsidRPr="00AD0B6C" w:rsidDel="000B0DC8">
          <w:delText>.</w:delText>
        </w:r>
      </w:del>
      <w:r w:rsidR="002A27DE"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rsidR="002A27DE">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taxa-specific, 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t>the Bering Sea</w:t>
      </w:r>
      <w:r w:rsidR="001F394D">
        <w:t xml:space="preserve"> projected by three regional ocean models. We</w:t>
      </w:r>
      <w:r w:rsidR="002A27DE">
        <w:t xml:space="preserve"> </w:t>
      </w:r>
      <w:r w:rsidR="001F394D">
        <w:rPr>
          <w:rFonts w:eastAsia="Calibri"/>
        </w:rPr>
        <w:t xml:space="preserve">investigated </w:t>
      </w:r>
      <w:r>
        <w:rPr>
          <w:rFonts w:eastAsia="Calibri"/>
        </w:rPr>
        <w:t xml:space="preserve">climate-driven </w:t>
      </w:r>
      <w:r w:rsidR="001F394D">
        <w:rPr>
          <w:rFonts w:eastAsia="Calibri"/>
        </w:rPr>
        <w:t xml:space="preserve">changes in habitat suitability </w:t>
      </w:r>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w:t>
      </w:r>
      <w:ins w:id="17" w:author="Amanda Droghini" w:date="2018-03-16T09:24:00Z">
        <w:r w:rsidR="000B0DC8">
          <w:t xml:space="preserve">have been </w:t>
        </w:r>
      </w:ins>
      <w:del w:id="18" w:author="Amanda Droghini" w:date="2018-03-16T09:25:00Z">
        <w:r w:rsidR="001F394D" w:rsidDel="000B0DC8">
          <w:delText xml:space="preserve">are </w:delText>
        </w:r>
      </w:del>
      <w:r w:rsidR="001F394D">
        <w:t>annually covered by sea ice and have</w:t>
      </w:r>
      <w:ins w:id="19" w:author="Amanda Droghini" w:date="2018-03-16T09:25:00Z">
        <w:r w:rsidR="000B0DC8">
          <w:t xml:space="preserve"> had</w:t>
        </w:r>
      </w:ins>
      <w:r w:rsidR="001F394D">
        <w:t xml:space="preserve"> winter water temperatures below </w:t>
      </w:r>
      <w:r w:rsidR="001F394D" w:rsidRPr="001A77BE">
        <w:t>0°C</w:t>
      </w:r>
      <w:r w:rsidR="001F394D">
        <w:t xml:space="preserve">, </w:t>
      </w:r>
      <w:ins w:id="20" w:author="Amanda Droghini" w:date="2018-03-16T09:25:00Z">
        <w:r w:rsidR="000B0DC8">
          <w:t>were</w:t>
        </w:r>
      </w:ins>
      <w:del w:id="21" w:author="Amanda Droghini" w:date="2018-03-16T09:25:00Z">
        <w:r w:rsidR="001F394D" w:rsidDel="000B0DC8">
          <w:delText>are</w:delText>
        </w:r>
      </w:del>
      <w:r w:rsidR="001F394D">
        <w:t xml:space="preserv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those that require more than six weeks to complete development. </w:t>
      </w:r>
      <w:r w:rsidR="0064363B">
        <w:t xml:space="preserve">We found substantial trans-oceanic cargo and fishing vessel traffic and ballast water discharge, with the greatest amount occurring in Dutch Harbor, which serves as a hub connected to local ports throughout the Bering Sea. </w:t>
      </w:r>
      <w:r w:rsidR="001F394D">
        <w:t xml:space="preserve">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 xml:space="preserve">he southeastern Bering </w:t>
      </w:r>
      <w:proofErr w:type="gramStart"/>
      <w:r w:rsidR="001F394D" w:rsidRPr="00CA4945">
        <w:t>Sea,</w:t>
      </w:r>
      <w:proofErr w:type="gramEnd"/>
      <w:r w:rsidR="001F394D" w:rsidRPr="00CA4945">
        <w:t xml:space="preserve">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proofErr w:type="gramStart"/>
      <w:r w:rsidRPr="00CA4945">
        <w:rPr>
          <w:highlight w:val="yellow"/>
        </w:rPr>
        <w:t>by</w:t>
      </w:r>
      <w:proofErr w:type="gramEnd"/>
      <w:r w:rsidRPr="00CA4945">
        <w:rPr>
          <w:highlight w:val="yellow"/>
        </w:rPr>
        <w:t xml:space="preserve">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22" w:name="_pbl1j7mdidxp" w:colFirst="0" w:colLast="0"/>
      <w:bookmarkStart w:id="23" w:name="_voybw5xrckbg" w:colFirst="0" w:colLast="0"/>
      <w:bookmarkEnd w:id="22"/>
      <w:bookmarkEnd w:id="23"/>
      <w:commentRangeStart w:id="24"/>
      <w:r w:rsidRPr="00CA4945">
        <w:lastRenderedPageBreak/>
        <w:t>Introduction</w:t>
      </w:r>
      <w:commentRangeEnd w:id="24"/>
      <w:r w:rsidR="006466BF">
        <w:rPr>
          <w:rStyle w:val="CommentReference"/>
          <w:rFonts w:ascii="Arial" w:hAnsi="Arial" w:cs="Arial"/>
          <w:b w:val="0"/>
        </w:rPr>
        <w:commentReference w:id="24"/>
      </w:r>
    </w:p>
    <w:p w14:paraId="6CF7C39A" w14:textId="52DB50A2" w:rsidR="000200CF" w:rsidRDefault="00FA27FD" w:rsidP="000200CF">
      <w:pPr>
        <w:spacing w:line="360" w:lineRule="auto"/>
      </w:pPr>
      <w:bookmarkStart w:id="25" w:name="_bfvbetu0f9fx" w:colFirst="0" w:colLast="0"/>
      <w:bookmarkEnd w:id="25"/>
      <w:commentRangeStart w:id="26"/>
      <w:r>
        <w:t>Shipping</w:t>
      </w:r>
      <w:r w:rsidR="009B1665">
        <w:t>,</w:t>
      </w:r>
      <w:commentRangeEnd w:id="26"/>
      <w:r w:rsidR="000E0809">
        <w:rPr>
          <w:rStyle w:val="CommentReference"/>
          <w:rFonts w:ascii="Arial" w:eastAsia="Arial" w:hAnsi="Arial" w:cs="Arial"/>
          <w:color w:val="000000"/>
          <w:lang w:val="en-US" w:eastAsia="en-US"/>
        </w:rPr>
        <w:commentReference w:id="26"/>
      </w:r>
      <w:r w:rsidR="009B1665" w:rsidRPr="002556C6">
        <w:t xml:space="preserve"> </w:t>
      </w:r>
      <w:r w:rsidR="00F753FC">
        <w:t>temperature,</w:t>
      </w:r>
      <w:r w:rsidR="00F753FC" w:rsidRPr="00CA4945">
        <w:t xml:space="preserve"> </w:t>
      </w:r>
      <w:r w:rsidR="009B1665">
        <w:t>and salinity</w:t>
      </w:r>
      <w:r w:rsidR="00F753FC" w:rsidRPr="002556C6">
        <w:t xml:space="preserve"> are</w:t>
      </w:r>
      <w:r w:rsidR="00F753FC" w:rsidRPr="00CA4945">
        <w:t xml:space="preserve"> strong, predicti</w:t>
      </w:r>
      <w:r w:rsidR="00F753FC">
        <w:t>ve</w:t>
      </w:r>
      <w:r w:rsidR="00F753FC" w:rsidRPr="00CA4945">
        <w:t xml:space="preserve"> factors of </w:t>
      </w:r>
      <w:r w:rsidR="00F753FC">
        <w:t xml:space="preserve">the </w:t>
      </w:r>
      <w:r>
        <w:t>distribution and invasion potential of aquatic, non-</w:t>
      </w:r>
      <w:r w:rsidR="000E0809">
        <w:t>indigenous</w:t>
      </w:r>
      <w:r w:rsidR="00F753FC">
        <w:t xml:space="preserve"> species</w:t>
      </w:r>
      <w:r w:rsidR="000E0809">
        <w:t xml:space="preserve"> (NIS)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t xml:space="preserve"> Shipping</w:t>
      </w:r>
      <w:r w:rsidR="00F753FC">
        <w:t xml:space="preserve"> is </w:t>
      </w:r>
      <w:r w:rsidR="009B1665">
        <w:t>a</w:t>
      </w:r>
      <w:r w:rsidR="00F753FC">
        <w:t xml:space="preserve"> </w:t>
      </w:r>
      <w:r w:rsidR="009B1665">
        <w:t>primary</w:t>
      </w:r>
      <w:r w:rsidR="00F753FC">
        <w:t xml:space="preserve"> </w:t>
      </w:r>
      <w:r>
        <w:t>pathway</w:t>
      </w:r>
      <w:r w:rsidR="00F753FC">
        <w:t xml:space="preserve"> </w:t>
      </w:r>
      <w:r w:rsidR="009B1665">
        <w:t>by which</w:t>
      </w:r>
      <w:r w:rsidR="00F753FC">
        <w:t xml:space="preserve"> </w:t>
      </w:r>
      <w:r w:rsidR="009B1665">
        <w:t>species are introduced to new regions</w:t>
      </w:r>
      <w:r w:rsidR="00F753FC">
        <w:t xml:space="preserve"> </w:t>
      </w:r>
      <w:r w:rsidR="00F753FC">
        <w:fldChar w:fldCharType="begin" w:fldLock="1"/>
      </w:r>
      <w:r w:rsidR="00F753F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F753FC">
        <w:fldChar w:fldCharType="separate"/>
      </w:r>
      <w:r w:rsidR="00F753FC" w:rsidRPr="00E848FF">
        <w:rPr>
          <w:noProof/>
        </w:rPr>
        <w:t>(Ruiz et al. 1997, Molnar et al. 2008)</w:t>
      </w:r>
      <w:r w:rsidR="00F753FC">
        <w:fldChar w:fldCharType="end"/>
      </w:r>
      <w:r w:rsidR="00F753FC">
        <w:t>, a</w:t>
      </w:r>
      <w:r w:rsidR="00CD3939">
        <w:t>s organisms are unintentionally transported in ballast water and on the wetted surfaces of ships (“biofouling”). P</w:t>
      </w:r>
      <w:r w:rsidR="009B1665">
        <w:t xml:space="preserve">atterns of vessel traffic </w:t>
      </w:r>
      <w:r w:rsidR="00CD3939">
        <w:t>– including the port of origin, the</w:t>
      </w:r>
      <w:r w:rsidR="00D363FA">
        <w:t xml:space="preserve"> route taken, the</w:t>
      </w:r>
      <w:r w:rsidR="00CD3939">
        <w:t xml:space="preserve"> duration of the voyage, the type of ship, and the difference in environmental conditions between origin and recipient ports – collectively </w:t>
      </w:r>
      <w:r w:rsidR="009B1665">
        <w:t>influence</w:t>
      </w:r>
      <w:r w:rsidR="00F753FC">
        <w:t xml:space="preserve"> the diversity, number, and frequency </w:t>
      </w:r>
      <w:r w:rsidR="009B1665">
        <w:t>of these introductions</w:t>
      </w:r>
      <w:r w:rsidR="00F753FC">
        <w:t xml:space="preserve"> </w:t>
      </w:r>
      <w:r w:rsidR="00CD3939">
        <w:fldChar w:fldCharType="begin" w:fldLock="1"/>
      </w:r>
      <w:r w:rsidR="009E26BA">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CD3939">
        <w:fldChar w:fldCharType="separate"/>
      </w:r>
      <w:r w:rsidR="00D363FA" w:rsidRPr="00D363FA">
        <w:rPr>
          <w:noProof/>
        </w:rPr>
        <w:t>(Verling et al. 2005, Colautti et al. 2006, Miller and Ruiz 2014)</w:t>
      </w:r>
      <w:r w:rsidR="00CD3939">
        <w:fldChar w:fldCharType="end"/>
      </w:r>
      <w:r w:rsidR="00F753FC">
        <w:t xml:space="preserve">. </w:t>
      </w:r>
      <w:r w:rsidR="00D363FA">
        <w:t>Because higher rates of introductions increases the probability of successful invasion, areas with little shipping traffic, like polar regions, are predicted to be less at risk</w:t>
      </w:r>
      <w:r w:rsidR="00772381">
        <w:t xml:space="preserve"> than high-traffic regions</w:t>
      </w:r>
      <w:r w:rsidR="00D363FA">
        <w:t xml:space="preserve">. </w:t>
      </w:r>
      <w:r w:rsidR="00772381">
        <w:t>Following successful transport</w:t>
      </w:r>
      <w:r w:rsidR="0098675B">
        <w:t xml:space="preserv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survival and establishment</w:t>
      </w:r>
      <w:r w:rsidR="00772381">
        <w:t>, especially in cold regions</w:t>
      </w:r>
      <w:r w:rsidR="00B37649">
        <w:t xml:space="preserve"> </w:t>
      </w:r>
      <w:r w:rsidR="00B37649">
        <w:fldChar w:fldCharType="begin" w:fldLock="1"/>
      </w:r>
      <w:r w:rsidR="000E0809">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B37649" w:rsidRPr="00B37649">
        <w:rPr>
          <w:noProof/>
        </w:rPr>
        <w:t>(Ruiz and Hewitt 2009)</w:t>
      </w:r>
      <w:r w:rsidR="00B37649">
        <w:fldChar w:fldCharType="end"/>
      </w:r>
      <w:r w:rsidR="00B37649">
        <w:t xml:space="preserve">. </w:t>
      </w:r>
      <w:r w:rsidR="00977402">
        <w:t>When temperatures are below optimal thresholds, behavioural, metabolic, and cellular processes are negatively affected</w:t>
      </w:r>
      <w:r w:rsidR="00977402">
        <w:rPr>
          <w:highlight w:val="yellow"/>
        </w:rPr>
        <w:t xml:space="preserve">; </w:t>
      </w:r>
      <w:r w:rsidR="00977402">
        <w:t>i</w:t>
      </w:r>
      <w:r w:rsidR="00977402">
        <w:rPr>
          <w:highlight w:val="yellow"/>
        </w:rPr>
        <w:t xml:space="preserve">f </w:t>
      </w:r>
      <w:r w:rsidR="00977402" w:rsidRPr="0098580B">
        <w:rPr>
          <w:highlight w:val="yellow"/>
        </w:rPr>
        <w:t xml:space="preserve">these temperatures </w:t>
      </w:r>
      <w:r w:rsidR="00977402">
        <w:rPr>
          <w:highlight w:val="yellow"/>
        </w:rPr>
        <w:t>drop below</w:t>
      </w:r>
      <w:r w:rsidR="00977402" w:rsidRPr="0098580B">
        <w:rPr>
          <w:highlight w:val="yellow"/>
        </w:rPr>
        <w:t xml:space="preserve"> a critical threshold, mortality ensues</w:t>
      </w:r>
      <w:r w:rsidR="00977402">
        <w:rPr>
          <w:highlight w:val="yellow"/>
        </w:rPr>
        <w:t xml:space="preserve"> </w:t>
      </w:r>
      <w:r w:rsidR="00977402">
        <w:rPr>
          <w:highlight w:val="yellow"/>
        </w:rPr>
        <w:fldChar w:fldCharType="begin" w:fldLock="1"/>
      </w:r>
      <w:r w:rsidR="00977402" w:rsidRPr="00B37649">
        <w:rPr>
          <w:highlight w:val="yellow"/>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Pr>
          <w:highlight w:val="yellow"/>
        </w:rPr>
        <w:fldChar w:fldCharType="separate"/>
      </w:r>
      <w:r w:rsidR="00977402" w:rsidRPr="00DD6600">
        <w:rPr>
          <w:noProof/>
          <w:highlight w:val="yellow"/>
        </w:rPr>
        <w:t>(Pörtner 2001, Kassahn et al. 2009)</w:t>
      </w:r>
      <w:r w:rsidR="00977402">
        <w:rPr>
          <w:highlight w:val="yellow"/>
        </w:rPr>
        <w:fldChar w:fldCharType="end"/>
      </w:r>
      <w:r w:rsidR="00977402" w:rsidRPr="0098580B">
        <w:rPr>
          <w:highlight w:val="yellow"/>
        </w:rPr>
        <w:t>.</w:t>
      </w:r>
      <w:r w:rsidR="00977402">
        <w:t xml:space="preserve"> </w:t>
      </w:r>
      <w:r w:rsidR="008C5BFA">
        <w:t>NIS</w:t>
      </w:r>
      <w:r w:rsidR="00B37649">
        <w:t xml:space="preserve"> originating from more temperate regions</w:t>
      </w:r>
      <w:r w:rsidR="00C219FB">
        <w:t xml:space="preserve"> </w:t>
      </w:r>
      <w:r w:rsidR="00B37649">
        <w:t xml:space="preserve">may </w:t>
      </w:r>
      <w:r w:rsidR="00C219FB">
        <w:t>lack adaptations to cold water temperatures, and their</w:t>
      </w:r>
      <w:r w:rsidR="00F753FC">
        <w:t xml:space="preserve"> </w:t>
      </w:r>
      <w:r w:rsidR="00767A1D">
        <w:t xml:space="preserve">optimal thermal ranges </w:t>
      </w:r>
      <w:r w:rsidR="00B37649">
        <w:t>may be</w:t>
      </w:r>
      <w:r w:rsidR="00767A1D">
        <w:t xml:space="preserve"> skewed towards temperatures that may be several degrees warmer than the minimum temperature of Arctic systems </w:t>
      </w:r>
      <w:commentRangeStart w:id="27"/>
      <w:r w:rsidR="00767A1D" w:rsidRPr="00B37649">
        <w:rPr>
          <w:highlight w:val="yellow"/>
        </w:rPr>
        <w:fldChar w:fldCharType="begin" w:fldLock="1"/>
      </w:r>
      <w:r w:rsidR="004C473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767A1D" w:rsidRPr="00B37649">
        <w:rPr>
          <w:highlight w:val="yellow"/>
        </w:rPr>
        <w:fldChar w:fldCharType="separate"/>
      </w:r>
      <w:r w:rsidR="00767A1D" w:rsidRPr="00B37649">
        <w:rPr>
          <w:noProof/>
          <w:highlight w:val="yellow"/>
        </w:rPr>
        <w:t>(Lord et al. 2015)</w:t>
      </w:r>
      <w:r w:rsidR="00767A1D" w:rsidRPr="00B37649">
        <w:rPr>
          <w:highlight w:val="yellow"/>
        </w:rPr>
        <w:fldChar w:fldCharType="end"/>
      </w:r>
      <w:r w:rsidR="00767A1D" w:rsidRPr="00B37649">
        <w:rPr>
          <w:highlight w:val="yellow"/>
        </w:rPr>
        <w:t>.</w:t>
      </w:r>
      <w:commentRangeEnd w:id="27"/>
      <w:r w:rsidR="00B37649">
        <w:rPr>
          <w:rStyle w:val="CommentReference"/>
          <w:rFonts w:ascii="Arial" w:eastAsia="Arial" w:hAnsi="Arial" w:cs="Arial"/>
          <w:color w:val="000000"/>
          <w:lang w:val="en-US" w:eastAsia="en-US"/>
        </w:rPr>
        <w:commentReference w:id="27"/>
      </w:r>
      <w:r w:rsidR="00767A1D">
        <w:t xml:space="preserve"> </w:t>
      </w:r>
      <w:r w:rsidR="000200CF">
        <w:t>Even species that can survive</w:t>
      </w:r>
      <w:r w:rsidR="00F753FC">
        <w:t xml:space="preserve"> in cold waters may not be able to </w:t>
      </w:r>
      <w:r w:rsidR="00630A01">
        <w:t>establish a self-sustaining population</w:t>
      </w:r>
      <w:r w:rsidR="000200CF">
        <w:t xml:space="preserve">, as </w:t>
      </w:r>
      <w:r w:rsidR="00630A01">
        <w:t>reproduction and ontogenetic development</w:t>
      </w:r>
      <w:r w:rsidR="000200CF">
        <w:t xml:space="preserve"> </w:t>
      </w:r>
      <w:r w:rsidR="00630A01">
        <w:t xml:space="preserve">often have narrower thermal ranges </w:t>
      </w:r>
      <w:r w:rsidR="000200CF">
        <w:t>than survival</w:t>
      </w:r>
      <w:r w:rsidR="003D7A91">
        <w:t xml:space="preserve"> </w:t>
      </w:r>
      <w:commentRangeStart w:id="28"/>
      <w:commentRangeStart w:id="29"/>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28"/>
      <w:r w:rsidR="00AF591D">
        <w:rPr>
          <w:rStyle w:val="CommentReference"/>
          <w:rFonts w:ascii="Arial" w:eastAsia="Arial" w:hAnsi="Arial" w:cs="Arial"/>
          <w:color w:val="000000"/>
          <w:lang w:val="en-US" w:eastAsia="en-US"/>
        </w:rPr>
        <w:commentReference w:id="28"/>
      </w:r>
      <w:commentRangeEnd w:id="29"/>
      <w:r w:rsidR="003E257A">
        <w:rPr>
          <w:rStyle w:val="CommentReference"/>
          <w:rFonts w:ascii="Arial" w:eastAsia="Arial" w:hAnsi="Arial" w:cs="Arial"/>
          <w:color w:val="000000"/>
          <w:lang w:val="en-US" w:eastAsia="en-US"/>
        </w:rPr>
        <w:commentReference w:id="29"/>
      </w:r>
      <w:r w:rsidR="00A05012">
        <w:t xml:space="preserve">. </w:t>
      </w:r>
      <w:r w:rsidR="00B37649">
        <w:t>Some</w:t>
      </w:r>
      <w:r w:rsidR="0098675B">
        <w:t xml:space="preserve"> organisms</w:t>
      </w:r>
      <w:r w:rsidR="00B37649">
        <w:t xml:space="preserve"> may not have sufficient time to develop, especially considered that </w:t>
      </w:r>
      <w:r w:rsidR="0098675B">
        <w:t xml:space="preserve">there is </w:t>
      </w:r>
      <w:r w:rsidR="00B37649">
        <w:t>often a</w:t>
      </w:r>
      <w:r w:rsidR="0098675B">
        <w:t xml:space="preserve"> strong link between temperature and time to development: </w:t>
      </w:r>
      <w:r w:rsidR="003E257A">
        <w:t>in general</w:t>
      </w:r>
      <w:r w:rsidR="0098675B">
        <w:t xml:space="preserve">, the colder the temperature, the longer it takes for larvae to develop and metamorphose into adults </w:t>
      </w:r>
      <w:r w:rsidR="0098675B">
        <w:fldChar w:fldCharType="begin" w:fldLock="1"/>
      </w:r>
      <w:r w:rsidR="0098675B">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98675B">
        <w:fldChar w:fldCharType="separate"/>
      </w:r>
      <w:r w:rsidR="0098675B" w:rsidRPr="001A7D7E">
        <w:rPr>
          <w:noProof/>
        </w:rPr>
        <w:t>(de Rivera et al. 2007)</w:t>
      </w:r>
      <w:r w:rsidR="0098675B">
        <w:fldChar w:fldCharType="end"/>
      </w:r>
      <w:r w:rsidR="0098675B">
        <w:t xml:space="preserve">. </w:t>
      </w:r>
      <w:r w:rsidR="00B37649">
        <w:t>Other</w:t>
      </w:r>
      <w:commentRangeStart w:id="30"/>
      <w:r w:rsidR="00B76A2B">
        <w:t xml:space="preserve"> </w:t>
      </w:r>
      <w:commentRangeEnd w:id="30"/>
      <w:r w:rsidR="003D7A91">
        <w:rPr>
          <w:rStyle w:val="CommentReference"/>
        </w:rPr>
        <w:commentReference w:id="30"/>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31"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32" w:author="Amanda Droghini" w:date="2018-03-07T17:43:00Z">
        <w:r w:rsidR="003D7A91" w:rsidDel="00122499">
          <w:delText>Th</w:delText>
        </w:r>
        <w:r w:rsidR="00C90B04" w:rsidDel="00122499">
          <w:delText xml:space="preserve">e breakdown of function at cold temperatures for temperate species, </w:delText>
        </w:r>
      </w:del>
      <w:del w:id="33" w:author="Amanda Droghini" w:date="2018-03-07T16:48:00Z">
        <w:r w:rsidR="00C90B04" w:rsidDel="000200CF">
          <w:delText xml:space="preserve">and the high specialization of native Arctic species, </w:delText>
        </w:r>
      </w:del>
      <w:del w:id="34"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35"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36"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64443E3A" w:rsidR="001564A4" w:rsidRDefault="00CD3939" w:rsidP="001D6B6C">
      <w:pPr>
        <w:spacing w:line="360" w:lineRule="auto"/>
        <w:contextualSpacing/>
      </w:pPr>
      <w:r>
        <w:t xml:space="preserve">Vessel traffic and water temperature is likely critical for predicting invasions in Arctic systems, where water temperatures can fall below freezing, and summers are cold and short. </w:t>
      </w:r>
      <w:r>
        <w:lastRenderedPageBreak/>
        <w:t>However, s</w:t>
      </w:r>
      <w:r w:rsidR="00E016D1">
        <w:t xml:space="preserve">tudies have come to different conclusions about whether </w:t>
      </w:r>
      <w:r w:rsidR="00DD3EDE">
        <w:t>NIS</w:t>
      </w:r>
      <w:r w:rsidR="00E016D1">
        <w:t xml:space="preserve"> can survive </w:t>
      </w:r>
      <w:r w:rsidR="00533AAB">
        <w:t>Arctic voyages and the conditions they encounter upon arrival</w:t>
      </w:r>
      <w:r w:rsidR="00E016D1">
        <w:t xml:space="preserve">. </w:t>
      </w:r>
      <w:r w:rsidR="0064363B">
        <w:t xml:space="preserve">In Arctic systems, </w:t>
      </w:r>
      <w:r w:rsidR="00BE78F9">
        <w:t>seasonal</w:t>
      </w:r>
      <w:r>
        <w:t xml:space="preserve"> sea ice has </w:t>
      </w:r>
      <w:r w:rsidR="00BE78F9">
        <w:t>limited</w:t>
      </w:r>
      <w:r>
        <w:t xml:space="preserve"> vessel traffic, with the assumption of low propagule pressure. </w:t>
      </w:r>
      <w:r w:rsidR="00DD3EDE" w:rsidRPr="00980720">
        <w:t>NIS</w:t>
      </w:r>
      <w:r w:rsidR="00533AAB" w:rsidRPr="00980720">
        <w:t xml:space="preserve"> are already being transported </w:t>
      </w:r>
      <w:r w:rsidR="00F22EC1" w:rsidRPr="00980720">
        <w:t xml:space="preserve">to Arctic ports, both </w:t>
      </w:r>
      <w:r w:rsidR="00533AAB" w:rsidRPr="00980720">
        <w:t xml:space="preserve">in ballast water and </w:t>
      </w:r>
      <w:r w:rsidR="00F22EC1" w:rsidRPr="00980720">
        <w:t xml:space="preserve">on wetted surfaces (“biofouling”)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F22EC1" w:rsidRPr="00980720">
        <w:t xml:space="preserve">Survivorship </w:t>
      </w:r>
      <w:r w:rsidR="00860FA2" w:rsidRPr="00980720">
        <w:t xml:space="preserve">of NIS </w:t>
      </w:r>
      <w:r w:rsidR="00F22EC1" w:rsidRPr="00980720">
        <w:t xml:space="preserve">during voyages to the Arctic appears to be low compared to temperate, marine systems </w:t>
      </w:r>
      <w:r w:rsidR="00F22EC1" w:rsidRPr="00980720">
        <w:fldChar w:fldCharType="begin" w:fldLock="1"/>
      </w:r>
      <w:r w:rsidR="00860FA2" w:rsidRPr="00980720">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"plainTextFormattedCitation" : "(Chan et al. 2014)", "previouslyFormattedCitation" : "(Chan et al. 2014)" }, "properties" : {  }, "schema" : "https://github.com/citation-style-language/schema/raw/master/csl-citation.json" }</w:instrText>
      </w:r>
      <w:r w:rsidR="00F22EC1" w:rsidRPr="00980720">
        <w:fldChar w:fldCharType="separate"/>
      </w:r>
      <w:r w:rsidR="00F22EC1" w:rsidRPr="00980720">
        <w:rPr>
          <w:noProof/>
        </w:rPr>
        <w:t>(Chan et al. 2014)</w:t>
      </w:r>
      <w:r w:rsidR="00F22EC1" w:rsidRPr="00980720">
        <w:fldChar w:fldCharType="end"/>
      </w:r>
      <w:r w:rsidR="00F22EC1" w:rsidRPr="00980720">
        <w:t xml:space="preserve">; low water temperatures and the length of the journey may be important factors </w:t>
      </w:r>
      <w:r w:rsidR="00860FA2" w:rsidRPr="00980720">
        <w:t xml:space="preserve">in </w:t>
      </w:r>
      <w:r w:rsidR="00F22EC1" w:rsidRPr="00980720">
        <w:t xml:space="preserve">reducing </w:t>
      </w:r>
      <w:r w:rsidR="00860FA2" w:rsidRPr="00980720">
        <w:t>survivorship</w:t>
      </w:r>
      <w:r w:rsidR="00533AAB" w:rsidRPr="00980720">
        <w:t xml:space="preserve"> </w:t>
      </w:r>
      <w:r w:rsidRPr="00980720">
        <w:fldChar w:fldCharType="begin" w:fldLock="1"/>
      </w:r>
      <w:r w:rsidR="00860FA2"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"ITEM-2",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"plainTextFormattedCitation" : "(Chan et al. 2014, 2016)", "previouslyFormattedCitation" : "(Chan et al. 2014, 2016)" }, "properties" : {  }, "schema" : "https://github.com/citation-style-language/schema/raw/master/csl-citation.json" }</w:instrText>
      </w:r>
      <w:r w:rsidRPr="00980720">
        <w:fldChar w:fldCharType="separate"/>
      </w:r>
      <w:r w:rsidR="00860FA2" w:rsidRPr="00980720">
        <w:rPr>
          <w:noProof/>
        </w:rPr>
        <w:t>(Chan et al. 2014, 2016)</w:t>
      </w:r>
      <w:r w:rsidRPr="00980720">
        <w:fldChar w:fldCharType="end"/>
      </w:r>
      <w:r w:rsidR="00533AAB" w:rsidRPr="00980720">
        <w:t xml:space="preserve">. </w:t>
      </w:r>
      <w:r w:rsidR="00860FA2" w:rsidRPr="00980720">
        <w:t>However</w:t>
      </w:r>
      <w:r w:rsidR="00533AAB" w:rsidRPr="00980720">
        <w:t xml:space="preserve">, </w:t>
      </w:r>
      <w:r w:rsidR="00860FA2" w:rsidRPr="00980720">
        <w:t xml:space="preserve">these factors do not completely prevent introductions, as </w:t>
      </w:r>
      <w:r w:rsidR="00533AAB" w:rsidRPr="00980720">
        <w:t>some organisms are surviv</w:t>
      </w:r>
      <w:r w:rsidR="00860FA2" w:rsidRPr="00980720">
        <w:t>ing</w:t>
      </w:r>
      <w:r w:rsidR="00533AAB" w:rsidRPr="00980720">
        <w:t xml:space="preserve"> the voyage</w:t>
      </w:r>
      <w:r w:rsidR="00860FA2" w:rsidRPr="00980720">
        <w:t xml:space="preserve"> </w:t>
      </w:r>
      <w:r w:rsidR="00860FA2" w:rsidRPr="00980720">
        <w:fldChar w:fldCharType="begin" w:fldLock="1"/>
      </w:r>
      <w:r w:rsidR="00980720" w:rsidRPr="00980720">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"ITEM-3",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2016, Ware et al. 2016)", "plainTextFormattedCitation" : "(Chan et al. 2015, 2016, Ware et al. 2016)", "previouslyFormattedCitation" : "(Chan et al. 2015, 2016, Ware et al. 2016)" }, "properties" : {  }, "schema" : "https://github.com/citation-style-language/schema/raw/master/csl-citation.json" }</w:instrText>
      </w:r>
      <w:r w:rsidR="00860FA2" w:rsidRPr="00980720">
        <w:fldChar w:fldCharType="separate"/>
      </w:r>
      <w:r w:rsidR="00D040ED" w:rsidRPr="00980720">
        <w:rPr>
          <w:noProof/>
        </w:rPr>
        <w:t>(Chan et al. 2015, 2016, Ware et al. 2016)</w:t>
      </w:r>
      <w:r w:rsidR="00860FA2" w:rsidRPr="00980720">
        <w:fldChar w:fldCharType="end"/>
      </w:r>
      <w:r w:rsidR="00533AAB" w:rsidRPr="00980720">
        <w:t xml:space="preserve">, </w:t>
      </w:r>
      <w:r w:rsidR="00533AAB" w:rsidRPr="00980720">
        <w:rPr>
          <w:highlight w:val="yellow"/>
        </w:rPr>
        <w:t>and high-profile introductions</w:t>
      </w:r>
      <w:r w:rsidR="00980720" w:rsidRPr="00980720">
        <w:rPr>
          <w:highlight w:val="yellow"/>
        </w:rPr>
        <w:t xml:space="preserve"> in northern waters</w:t>
      </w:r>
      <w:r w:rsidR="00533AAB" w:rsidRPr="00980720">
        <w:rPr>
          <w:highlight w:val="yellow"/>
        </w:rPr>
        <w:t xml:space="preserve"> (e.g. </w:t>
      </w:r>
      <w:r w:rsidR="00980720" w:rsidRPr="00980720">
        <w:rPr>
          <w:highlight w:val="yellow"/>
        </w:rPr>
        <w:t xml:space="preserve">the </w:t>
      </w:r>
      <w:r w:rsidR="00533AAB" w:rsidRPr="00980720">
        <w:rPr>
          <w:highlight w:val="yellow"/>
        </w:rPr>
        <w:t>snow crab in Barents Sea) ha</w:t>
      </w:r>
      <w:r w:rsidR="00980720" w:rsidRPr="00980720">
        <w:rPr>
          <w:highlight w:val="yellow"/>
        </w:rPr>
        <w:t>ve</w:t>
      </w:r>
      <w:r w:rsidR="00533AAB" w:rsidRPr="00980720">
        <w:rPr>
          <w:highlight w:val="yellow"/>
        </w:rPr>
        <w:t xml:space="preserve"> been linked to anthropogenic transport mechanisms</w:t>
      </w:r>
      <w:r w:rsidR="00980720" w:rsidRPr="00980720">
        <w:rPr>
          <w:highlight w:val="yellow"/>
        </w:rPr>
        <w:t xml:space="preserve"> </w:t>
      </w:r>
      <w:r w:rsidR="00980720" w:rsidRPr="00980720">
        <w:rPr>
          <w:highlight w:val="yellow"/>
        </w:rPr>
        <w:fldChar w:fldCharType="begin" w:fldLock="1"/>
      </w:r>
      <w:r w:rsidR="00DB3FD2">
        <w:rPr>
          <w:highlight w:val="yellow"/>
        </w:rPr>
        <w:instrText>ADDIN CSL_CITATION { "citationItems" : [ { "id" : "ITEM-1", "itemData" : { "DOI" : "10.1007/s10530-008-9273-7", "ISBN" : "1387-3547", "ISSN" : "13873547", "abstract" : " In the Atlantic the snow crab (Chionoecetes opilio) is naturally distributed on the northwestern side, i.e. eastern Canada and west Greenland. Until recently, there have been no observations of snow crab in eastern Atlantic. However, in 1990s single and occasional reports were made of crabs captured in the eastern part of the Barents Sea, presumably introduced through ballast water. Special attention during the annual bottom-trawl surveys in the Barents Sea during February 2004-2006 were given to include recordings of snow crab to evaluate if the introduced species has succeeded to establish a self-sustaining population in this region. Recordings of snow crabs were systematically noted and biological measurements carried out. The results confirm previous Russian observations of snow crabs in the northern region of GAyensebanken. In addition, a significant number of crabs were also found in the central region of the Barents Sea, mainly in deeper waters from 180 to 350 m depth. The sizes ranged from 14 to 136 mm carapace width. All females above 70 mm were berried with fertilised eggs. A major fraction (31% in 2005; 76% in 2006) of the crabs consisted of juveniles below 50 mm CW, providing evidence for successful recruitment. The small-sized crabs were exclusively found in GAyensebanken, identifying the main recruiting area at present for snow crab in the Barents Sea. The results obtained show that the snow crab is now adapted to the northeast Atlantic.", "author" : [ { "dropping-particle" : "", "family" : "Alvsv\u00e5g", "given" : "J.", "non-dropping-particle" : "", "parse-names" : false, "suffix" : "" }, { "dropping-particle" : "", "family" : "Agnalt", "given" : "A. L.", "non-dropping-particle" : "", "parse-names" : false, "suffix" : "" }, { "dropping-particle" : "", "family" : "J\u00f8rstad", "given" : "K. E.", "non-dropping-particle" : "", "parse-names" : false, "suffix" : "" } ], "container-title" : "Biological Invasions", "id" : "ITEM-1", "issue" : "3", "issued" : { "date-parts" : [ [ "2009" ] ] }, "page" : "587-595", "title" : "Evidence for a permanent establishment of the snow crab (Chionoecetes opilio) in the Barents Sea", "type" : "article-journal", "volume" : "11" }, "uris" : [ "http://www.mendeley.com/documents/?uuid=3c4b887c-ac63-498c-80e2-7804b672edfe" ] } ], "mendeley" : { "formattedCitation" : "(Alvsv\u00e5g et al. 2009)", "plainTextFormattedCitation" : "(Alvsv\u00e5g et al. 2009)", "previouslyFormattedCitation" : "(Alvsv\u00e5g et al. 2009)" }, "properties" : {  }, "schema" : "https://github.com/citation-style-language/schema/raw/master/csl-citation.json" }</w:instrText>
      </w:r>
      <w:r w:rsidR="00980720" w:rsidRPr="00980720">
        <w:rPr>
          <w:highlight w:val="yellow"/>
        </w:rPr>
        <w:fldChar w:fldCharType="separate"/>
      </w:r>
      <w:r w:rsidR="00980720" w:rsidRPr="00980720">
        <w:rPr>
          <w:noProof/>
          <w:highlight w:val="yellow"/>
        </w:rPr>
        <w:t>(Alvsvåg et al. 2009)</w:t>
      </w:r>
      <w:r w:rsidR="00980720" w:rsidRPr="00980720">
        <w:rPr>
          <w:highlight w:val="yellow"/>
        </w:rPr>
        <w:fldChar w:fldCharType="end"/>
      </w:r>
      <w:r w:rsidR="00533AAB" w:rsidRPr="00980720">
        <w:rPr>
          <w:highlight w:val="yellow"/>
        </w:rPr>
        <w:t>.</w:t>
      </w:r>
      <w:r w:rsidR="00533AAB" w:rsidRPr="00980720">
        <w:t xml:space="preserve"> </w:t>
      </w:r>
      <w:r w:rsidR="00533AAB">
        <w:t xml:space="preserve"> </w:t>
      </w:r>
      <w:r w:rsidR="00980720">
        <w:t>S</w:t>
      </w:r>
      <w:r w:rsidR="009E26BA">
        <w:t>ome studies h</w:t>
      </w:r>
      <w:r w:rsidR="008C5BFA">
        <w:t>ave explored the potential for NIS</w:t>
      </w:r>
      <w:r w:rsidR="009E26BA">
        <w:t xml:space="preserve"> to survive in Arctic regions were they to be successfully transported there. </w:t>
      </w:r>
      <w:r w:rsidR="00023EA2" w:rsidRPr="00023EA2">
        <w:rPr>
          <w:highlight w:val="cyan"/>
        </w:rPr>
        <w:t>Habitat modeling studies</w:t>
      </w:r>
      <w:r w:rsidR="00E016D1">
        <w:rPr>
          <w:highlight w:val="cyan"/>
        </w:rPr>
        <w:t xml:space="preserve"> in coastal Alaska found that </w:t>
      </w:r>
      <w:r w:rsidR="00E016D1">
        <w:t>o</w:t>
      </w:r>
      <w:r w:rsidR="00794A46">
        <w:t>f the four species</w:t>
      </w:r>
      <w:del w:id="37" w:author="Amanda Droghini" w:date="2018-03-16T09:40:00Z">
        <w:r w:rsidR="00794A46" w:rsidDel="00BE78F9">
          <w:delText xml:space="preserve"> they</w:delText>
        </w:r>
      </w:del>
      <w:r w:rsidR="00794A46">
        <w:t xml:space="preserve"> considered, all were able to</w:t>
      </w:r>
      <w:r w:rsidR="00571CAF">
        <w:t xml:space="preserve"> survive</w:t>
      </w:r>
      <w:r w:rsidR="002A0BDF">
        <w:t xml:space="preserve"> in </w:t>
      </w:r>
      <w:r w:rsidR="00E016D1">
        <w:t>the north Pacific and the Bering Sea</w:t>
      </w:r>
      <w:r w:rsidR="00794A46">
        <w:t>, far beyond their current range, and three had tolerances which allowed for survival above 65N</w:t>
      </w:r>
      <w:r w:rsidR="002A0BDF">
        <w:t xml:space="preserve"> </w:t>
      </w:r>
      <w:r w:rsidR="002A0BDF">
        <w:fldChar w:fldCharType="begin" w:fldLock="1"/>
      </w:r>
      <w:r w:rsidR="00DA3713">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2A0BDF">
        <w:fldChar w:fldCharType="separate"/>
      </w:r>
      <w:r w:rsidR="00A42F5D" w:rsidRPr="00A42F5D">
        <w:rPr>
          <w:noProof/>
        </w:rPr>
        <w:t>(de Rivera et al. 2011)</w:t>
      </w:r>
      <w:r w:rsidR="002A0BDF">
        <w:fldChar w:fldCharType="end"/>
      </w:r>
      <w:r w:rsidR="001F21DC">
        <w:t>.</w:t>
      </w:r>
      <w:r w:rsidR="00331B0C">
        <w:t xml:space="preserve"> </w:t>
      </w:r>
      <w:r w:rsidR="00794A46">
        <w:t xml:space="preserve">In contrast, </w:t>
      </w:r>
      <w:r w:rsidR="001F21DC">
        <w:t xml:space="preserve">Ware et al. </w:t>
      </w:r>
      <w:r w:rsidR="001F21DC">
        <w:fldChar w:fldCharType="begin" w:fldLock="1"/>
      </w:r>
      <w:r w:rsidR="00854D23">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"suppress-author" : 1, "uris" : [ "http://www.mendeley.com/documents/?uuid=95f41edb-c782-4016-863c-53d8a12640fe" ] } ], "mendeley" : { "formattedCitation" : "(2016)", "plainTextFormattedCitation" : "(2016)", "previouslyFormattedCitation" : "(2016)" }, "properties" : {  }, "schema" : "https://github.com/citation-style-language/schema/raw/master/csl-citation.json" }</w:instrText>
      </w:r>
      <w:r w:rsidR="001F21DC">
        <w:fldChar w:fldCharType="separate"/>
      </w:r>
      <w:r w:rsidR="001F21DC" w:rsidRPr="001F21DC">
        <w:rPr>
          <w:noProof/>
        </w:rPr>
        <w:t>(2016)</w:t>
      </w:r>
      <w:r w:rsidR="001F21DC">
        <w:fldChar w:fldCharType="end"/>
      </w:r>
      <w:r w:rsidR="001F21DC">
        <w:t xml:space="preserve"> examine</w:t>
      </w:r>
      <w:r w:rsidR="00794A46">
        <w:t>d</w:t>
      </w:r>
      <w:r w:rsidR="001F21DC">
        <w:t xml:space="preserve"> the potential distribution of eight </w:t>
      </w:r>
      <w:r w:rsidR="008C5BFA">
        <w:t>NIS</w:t>
      </w:r>
      <w:r w:rsidR="001F21DC">
        <w:t xml:space="preserve"> in the Norwegian Arctic, and found that </w:t>
      </w:r>
      <w:r w:rsidR="009E26BA">
        <w:t>current temperature and salinity</w:t>
      </w:r>
      <w:r w:rsidR="001F21DC">
        <w:t xml:space="preserve"> </w:t>
      </w:r>
      <w:r w:rsidR="009E26BA">
        <w:t xml:space="preserve">conditions </w:t>
      </w:r>
      <w:r w:rsidR="001F21DC">
        <w:t xml:space="preserve">were unsuitable for all </w:t>
      </w:r>
      <w:r w:rsidR="00A42F5D">
        <w:t xml:space="preserve">but one of the species studied. </w:t>
      </w:r>
      <w:r w:rsidR="00A42D8B">
        <w:t xml:space="preserve">These studies </w:t>
      </w:r>
      <w:r w:rsidR="009E26BA">
        <w:t xml:space="preserve">have focused on suitability of </w:t>
      </w:r>
      <w:r w:rsidR="003F76B3">
        <w:t>only a</w:t>
      </w:r>
      <w:r w:rsidR="009E26BA">
        <w:t xml:space="preserve"> few potential species; however, </w:t>
      </w:r>
      <w:r w:rsidR="00A42D8B">
        <w:t xml:space="preserve">the actual number of taxa that are being transported on voyages to the Arctic is likely higher. Without prior knowledge of which organisms are being transported on ships, focusing on a suite of species </w:t>
      </w:r>
      <w:r w:rsidR="003F76B3">
        <w:t xml:space="preserve">– with consideration of both survival and reproductive suitability - </w:t>
      </w:r>
      <w:r w:rsidR="00A42D8B">
        <w:t>would provide greater insight for risk assessments, as well as extend the generality of the findings.</w:t>
      </w:r>
    </w:p>
    <w:p w14:paraId="4F607CA3" w14:textId="77777777" w:rsidR="001564A4" w:rsidRDefault="001564A4" w:rsidP="001D6B6C">
      <w:pPr>
        <w:spacing w:line="360" w:lineRule="auto"/>
        <w:contextualSpacing/>
      </w:pPr>
    </w:p>
    <w:p w14:paraId="1044DCC9" w14:textId="2A893D4A" w:rsidR="00E670A9" w:rsidRDefault="0064363B" w:rsidP="002674FC">
      <w:pPr>
        <w:spacing w:line="360" w:lineRule="auto"/>
        <w:contextualSpacing/>
      </w:pPr>
      <w:r>
        <w:t xml:space="preserve">Because both Arctic sea temperatures and trans-oceanic vessel traffic are expected to increase in the near-future, exploring the role of temperature in limiting biological introductions is necessary. </w:t>
      </w:r>
      <w:r w:rsidR="009A4A26">
        <w:t xml:space="preserve">In recent decades, the Arctic has experienced record-setting declines in sea ice thickness and extent, and surface air temperatures have increased at a </w:t>
      </w:r>
      <w:r w:rsidR="00D33467">
        <w:t xml:space="preserve">rate </w:t>
      </w:r>
      <w:r>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38" w:author="Amanda Droghini" w:date="2018-03-16T09:52:00Z">
        <w:r w:rsidR="003F4971">
          <w:t xml:space="preserve"> </w:t>
        </w:r>
        <w:commentRangeStart w:id="39"/>
        <w:commentRangeStart w:id="40"/>
        <w:r w:rsidR="003F4971">
          <w:t>elsewhere</w:t>
        </w:r>
        <w:commentRangeEnd w:id="39"/>
        <w:r w:rsidR="003F4971">
          <w:rPr>
            <w:rStyle w:val="CommentReference"/>
            <w:rFonts w:ascii="Arial" w:eastAsia="Arial" w:hAnsi="Arial" w:cs="Arial"/>
            <w:color w:val="000000"/>
            <w:lang w:val="en-US" w:eastAsia="en-US"/>
          </w:rPr>
          <w:commentReference w:id="39"/>
        </w:r>
      </w:ins>
      <w:commentRangeEnd w:id="40"/>
      <w:r>
        <w:rPr>
          <w:rStyle w:val="CommentReference"/>
          <w:rFonts w:ascii="Arial" w:eastAsia="Arial" w:hAnsi="Arial" w:cs="Arial"/>
          <w:color w:val="000000"/>
          <w:lang w:val="en-US" w:eastAsia="en-US"/>
        </w:rPr>
        <w:commentReference w:id="40"/>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 xml:space="preserve">(de </w:t>
      </w:r>
      <w:r w:rsidR="00A42F5D" w:rsidRPr="00A42F5D">
        <w:rPr>
          <w:noProof/>
        </w:rPr>
        <w:lastRenderedPageBreak/>
        <w:t>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commentRangeStart w:id="41"/>
      <w:r w:rsidR="006244EA">
        <w:t xml:space="preserve">Since the beginning </w:t>
      </w:r>
      <w:commentRangeEnd w:id="41"/>
      <w:r w:rsidR="006244EA">
        <w:rPr>
          <w:rStyle w:val="CommentReference"/>
        </w:rPr>
        <w:commentReference w:id="41"/>
      </w:r>
      <w:r w:rsidR="006244EA">
        <w:t>of the 21</w:t>
      </w:r>
      <w:r w:rsidR="006244EA" w:rsidRPr="00486F74">
        <w:rPr>
          <w:vertAlign w:val="superscript"/>
        </w:rPr>
        <w:t>st</w:t>
      </w:r>
      <w:r w:rsidR="006244EA">
        <w:t xml:space="preserve"> century, there has been an exponential increase in Arctic shipping, both through the Northwest </w:t>
      </w:r>
      <w:r w:rsidR="00801098">
        <w:t xml:space="preserve">Passage </w:t>
      </w:r>
      <w:r w:rsidR="006244EA">
        <w:t xml:space="preserve">and </w:t>
      </w:r>
      <w:r w:rsidR="00801098">
        <w:t xml:space="preserve">the </w:t>
      </w:r>
      <w:r w:rsidR="00D45CBB">
        <w:t>Northern Sea Route</w:t>
      </w:r>
      <w:r w:rsidR="006244EA">
        <w:t>, spurred in part by declining sea ice extent and lengthening of ice-free season</w:t>
      </w:r>
      <w:r w:rsidR="00D45CBB">
        <w:t xml:space="preserve"> </w:t>
      </w:r>
      <w:r w:rsidR="00D45CBB">
        <w:fldChar w:fldCharType="begin" w:fldLock="1"/>
      </w:r>
      <w:r w:rsidR="00E961D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"mendeley" : { "formattedCitation" : "(Miller and Ruiz 2014)", "plainTextFormattedCitation" : "(Miller and Ruiz 2014)", "previouslyFormattedCitation" : "(Miller and Ruiz 2014)" }, "properties" : {  }, "schema" : "https://github.com/citation-style-language/schema/raw/master/csl-citation.json" }</w:instrText>
      </w:r>
      <w:r w:rsidR="00D45CBB">
        <w:fldChar w:fldCharType="separate"/>
      </w:r>
      <w:r w:rsidR="00D45CBB" w:rsidRPr="00D45CBB">
        <w:rPr>
          <w:noProof/>
        </w:rPr>
        <w:t>(Miller and Ruiz 2014)</w:t>
      </w:r>
      <w:r w:rsidR="00D45CBB">
        <w:fldChar w:fldCharType="end"/>
      </w:r>
      <w:r w:rsidR="006244EA">
        <w:t xml:space="preserve">. </w:t>
      </w:r>
      <w:commentRangeStart w:id="42"/>
      <w:r w:rsidR="006244EA" w:rsidRPr="006244EA">
        <w:rPr>
          <w:highlight w:val="yellow"/>
        </w:rPr>
        <w:t>((</w:t>
      </w:r>
      <w:proofErr w:type="gramStart"/>
      <w:r w:rsidR="006244EA" w:rsidRPr="006244EA">
        <w:rPr>
          <w:highlight w:val="yellow"/>
        </w:rPr>
        <w:t>add</w:t>
      </w:r>
      <w:proofErr w:type="gramEnd"/>
      <w:r w:rsidR="006244EA" w:rsidRPr="006244EA">
        <w:rPr>
          <w:highlight w:val="yellow"/>
        </w:rPr>
        <w:t xml:space="preserve"> stats)</w:t>
      </w:r>
      <w:commentRangeEnd w:id="42"/>
      <w:r w:rsidR="004F6FD9">
        <w:rPr>
          <w:rStyle w:val="CommentReference"/>
        </w:rPr>
        <w:commentReference w:id="42"/>
      </w:r>
      <w:r w:rsidR="006244EA" w:rsidRPr="006244EA">
        <w:rPr>
          <w:highlight w:val="yellow"/>
        </w:rPr>
        <w:t>).</w:t>
      </w:r>
      <w:r w:rsidR="006244EA">
        <w:t xml:space="preserve">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43"/>
      </w:r>
      <w:r w:rsidR="00DD1D1C">
        <w:rPr>
          <w:rStyle w:val="CommentReference"/>
          <w:rFonts w:ascii="Arial" w:eastAsia="Arial" w:hAnsi="Arial" w:cs="Arial"/>
          <w:color w:val="000000"/>
          <w:lang w:val="en-US" w:eastAsia="en-US"/>
        </w:rPr>
        <w:commentReference w:id="44"/>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t>Arctic</w:t>
      </w:r>
      <w:r w:rsidR="00A27824">
        <w:t xml:space="preserve"> regions.</w:t>
      </w:r>
    </w:p>
    <w:p w14:paraId="69A0D4A8" w14:textId="77777777" w:rsidR="00552F17" w:rsidDel="00D655FC" w:rsidRDefault="00552F17" w:rsidP="00CA4945">
      <w:pPr>
        <w:spacing w:before="200" w:line="360" w:lineRule="auto"/>
        <w:contextualSpacing/>
        <w:rPr>
          <w:del w:id="45" w:author="Amanda Droghini" w:date="2018-02-14T07:41:00Z"/>
        </w:rPr>
      </w:pPr>
      <w:bookmarkStart w:id="46" w:name="_m7oo5zak2jfc" w:colFirst="0" w:colLast="0"/>
      <w:bookmarkStart w:id="47" w:name="_rq0l47zex3zr" w:colFirst="0" w:colLast="0"/>
      <w:bookmarkEnd w:id="46"/>
      <w:bookmarkEnd w:id="47"/>
    </w:p>
    <w:p w14:paraId="5ECBACE1" w14:textId="1AED0734" w:rsidR="00723773" w:rsidDel="00D655FC" w:rsidRDefault="00874591" w:rsidP="00D655FC">
      <w:pPr>
        <w:spacing w:before="200" w:line="360" w:lineRule="auto"/>
        <w:contextualSpacing/>
        <w:rPr>
          <w:del w:id="48" w:author="Amanda Droghini" w:date="2018-02-14T07:41:00Z"/>
          <w:highlight w:val="white"/>
        </w:rPr>
      </w:pPr>
      <w:del w:id="49"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50" w:name="_8ktb2c9fr4av" w:colFirst="0" w:colLast="0"/>
      <w:bookmarkEnd w:id="50"/>
    </w:p>
    <w:p w14:paraId="62CE6144" w14:textId="4BB022B9" w:rsidR="004403F9" w:rsidRDefault="00463580" w:rsidP="004403F9">
      <w:pPr>
        <w:spacing w:before="200" w:line="360" w:lineRule="auto"/>
        <w:contextualSpacing/>
      </w:pPr>
      <w:r>
        <w:t xml:space="preserve">In this paper, </w:t>
      </w:r>
      <w:del w:id="51"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non-native taxa in the future.</w:t>
      </w:r>
      <w:r w:rsidR="008A5823">
        <w:t xml:space="preserve">  To address this hypothesis, we examine current and mid-century marine temperature regimes across the Bering Sea and characterize survival and reproductive habitat for potential NIS. </w:t>
      </w:r>
      <w:del w:id="52" w:author="Amanda Droghini" w:date="2018-02-21T16:41:00Z">
        <w:r w:rsidR="00F24EA9" w:rsidDel="00F24EA9">
          <w:delText xml:space="preserve">We and </w:delText>
        </w:r>
        <w:r w:rsidR="00874591" w:rsidRPr="00CA4945" w:rsidDel="00F24EA9">
          <w:delText xml:space="preserve"> </w:delText>
        </w:r>
        <w:commentRangeStart w:id="53"/>
        <w:r w:rsidR="00433E19" w:rsidRPr="00433E19" w:rsidDel="00F24EA9">
          <w:rPr>
            <w:color w:val="FF0000"/>
          </w:rPr>
          <w:delText xml:space="preserve">species-specific </w:delText>
        </w:r>
        <w:commentRangeEnd w:id="53"/>
        <w:r w:rsidR="00D9788D" w:rsidDel="00F24EA9">
          <w:rPr>
            <w:rStyle w:val="CommentReference"/>
          </w:rPr>
          <w:commentReference w:id="53"/>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w:t>
      </w:r>
      <w:proofErr w:type="gramStart"/>
      <w:r w:rsidR="008A5823">
        <w:t>a</w:t>
      </w:r>
      <w:proofErr w:type="gramEnd"/>
      <w:r w:rsidR="008A5823">
        <w:t xml:space="preserve"> understanding of NIS </w:t>
      </w:r>
      <w:del w:id="54" w:author="Amanda Droghini" w:date="2018-03-17T18:34:00Z">
        <w:r w:rsidR="008A5823" w:rsidDel="006466BF">
          <w:delText>habitat requirements</w:delText>
        </w:r>
      </w:del>
      <w:ins w:id="55"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56"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57"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58"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59" w:name="_8bc9cfv03n6p" w:colFirst="0" w:colLast="0"/>
      <w:bookmarkEnd w:id="59"/>
      <w:r w:rsidRPr="00BB5655">
        <w:t>Methods</w:t>
      </w:r>
    </w:p>
    <w:p w14:paraId="36636D33" w14:textId="77777777" w:rsidR="00723773" w:rsidRPr="00BB5655" w:rsidRDefault="00874591" w:rsidP="00BB5655">
      <w:pPr>
        <w:pStyle w:val="Heading2"/>
      </w:pPr>
      <w:bookmarkStart w:id="60" w:name="_kncwpiu8qj9q" w:colFirst="0" w:colLast="0"/>
      <w:bookmarkEnd w:id="60"/>
      <w:r w:rsidRPr="00BB5655">
        <w:t>Study area</w:t>
      </w:r>
    </w:p>
    <w:p w14:paraId="5ECF60A5" w14:textId="166ACEB9" w:rsidR="00274537" w:rsidRPr="00CA4945" w:rsidRDefault="00874591" w:rsidP="00CA4945">
      <w:pPr>
        <w:spacing w:before="200" w:line="360" w:lineRule="auto"/>
        <w:contextualSpacing/>
      </w:pPr>
      <w:bookmarkStart w:id="61" w:name="_a71bbqx0je6i" w:colFirst="0" w:colLast="0"/>
      <w:bookmarkEnd w:id="61"/>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w:t>
      </w:r>
      <w:r w:rsidR="00274537" w:rsidRPr="00CA4945">
        <w:lastRenderedPageBreak/>
        <w:t xml:space="preserve">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non-native species have been reported in the Bering Sea: </w:t>
      </w:r>
      <w:proofErr w:type="spellStart"/>
      <w:r w:rsidR="00274537" w:rsidRPr="00CA4945">
        <w:rPr>
          <w:i/>
        </w:rPr>
        <w:t>Alosa</w:t>
      </w:r>
      <w:proofErr w:type="spellEnd"/>
      <w:r w:rsidR="00274537" w:rsidRPr="00CA4945">
        <w:rPr>
          <w:i/>
        </w:rPr>
        <w:t xml:space="preserve"> </w:t>
      </w:r>
      <w:proofErr w:type="spellStart"/>
      <w:r w:rsidR="00274537" w:rsidRPr="00CA4945">
        <w:rPr>
          <w:i/>
        </w:rPr>
        <w:t>sapidissima</w:t>
      </w:r>
      <w:proofErr w:type="spellEnd"/>
      <w:r w:rsidR="00274537" w:rsidRPr="00CA4945">
        <w:t xml:space="preserve">, </w:t>
      </w:r>
      <w:proofErr w:type="spellStart"/>
      <w:r w:rsidR="00274537" w:rsidRPr="00CA4945">
        <w:rPr>
          <w:i/>
        </w:rPr>
        <w:t>Caprella</w:t>
      </w:r>
      <w:proofErr w:type="spellEnd"/>
      <w:r w:rsidR="00274537" w:rsidRPr="00CA4945">
        <w:rPr>
          <w:i/>
        </w:rPr>
        <w:t xml:space="preserve"> </w:t>
      </w:r>
      <w:proofErr w:type="spellStart"/>
      <w:r w:rsidR="00274537" w:rsidRPr="00CA4945">
        <w:rPr>
          <w:i/>
        </w:rPr>
        <w:t>mutica</w:t>
      </w:r>
      <w:proofErr w:type="spellEnd"/>
      <w:r w:rsidR="00274537" w:rsidRPr="00CA4945">
        <w:t xml:space="preserve">, </w:t>
      </w:r>
      <w:r w:rsidR="00274537" w:rsidRPr="00CA4945">
        <w:rPr>
          <w:i/>
        </w:rPr>
        <w:t xml:space="preserve">Mya </w:t>
      </w:r>
      <w:proofErr w:type="spellStart"/>
      <w:r w:rsidR="00274537" w:rsidRPr="00CA4945">
        <w:rPr>
          <w:i/>
        </w:rPr>
        <w:t>arenaria</w:t>
      </w:r>
      <w:proofErr w:type="spellEnd"/>
      <w:r w:rsidR="00274537" w:rsidRPr="00CA4945">
        <w:t xml:space="preserve">, and </w:t>
      </w:r>
      <w:r w:rsidR="00274537" w:rsidRPr="00CA4945">
        <w:rPr>
          <w:i/>
        </w:rPr>
        <w:t xml:space="preserve">Salmo </w:t>
      </w:r>
      <w:proofErr w:type="spellStart"/>
      <w:r w:rsidR="00274537" w:rsidRPr="00CA4945">
        <w:rPr>
          <w:i/>
        </w:rPr>
        <w:t>salar</w:t>
      </w:r>
      <w:proofErr w:type="spellEnd"/>
      <w:r w:rsidR="00514A02">
        <w:t xml:space="preserve"> (</w:t>
      </w:r>
      <w:proofErr w:type="spellStart"/>
      <w:r w:rsidR="00514A02" w:rsidRPr="00CA4945">
        <w:t>Fofonoff</w:t>
      </w:r>
      <w:proofErr w:type="spellEnd"/>
      <w:r w:rsidR="00514A02" w:rsidRPr="00CA4945">
        <w:t xml:space="preserve">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w:t>
      </w:r>
      <w:proofErr w:type="spellStart"/>
      <w:r w:rsidR="00BF1ED0">
        <w:rPr>
          <w:i/>
        </w:rPr>
        <w:t>arenaria</w:t>
      </w:r>
      <w:proofErr w:type="spellEnd"/>
      <w:r w:rsidR="00BF1ED0">
        <w:rPr>
          <w:i/>
        </w:rPr>
        <w:t xml:space="preserve"> </w:t>
      </w:r>
      <w:r w:rsidR="00BF1ED0">
        <w:t>in Alaska</w:t>
      </w:r>
      <w:r w:rsidR="00514A02">
        <w:t>)</w:t>
      </w:r>
      <w:r w:rsidR="00274537" w:rsidRPr="00CA4945">
        <w:t xml:space="preserve">. Of these, only </w:t>
      </w:r>
      <w:r w:rsidR="00274537" w:rsidRPr="00CA4945">
        <w:rPr>
          <w:i/>
        </w:rPr>
        <w:t xml:space="preserve">C. </w:t>
      </w:r>
      <w:proofErr w:type="spellStart"/>
      <w:r w:rsidR="00274537" w:rsidRPr="00CA4945">
        <w:rPr>
          <w:i/>
        </w:rPr>
        <w:t>mutica</w:t>
      </w:r>
      <w:proofErr w:type="spellEnd"/>
      <w:r w:rsidR="00274537" w:rsidRPr="00CA4945">
        <w:rPr>
          <w:i/>
        </w:rPr>
        <w:t xml:space="preserve"> </w:t>
      </w:r>
      <w:r w:rsidR="00274537" w:rsidRPr="00CA4945">
        <w:t xml:space="preserve">and </w:t>
      </w:r>
      <w:r w:rsidR="00274537" w:rsidRPr="00CA4945">
        <w:rPr>
          <w:i/>
        </w:rPr>
        <w:t xml:space="preserve">M. </w:t>
      </w:r>
      <w:proofErr w:type="spellStart"/>
      <w:r w:rsidR="00274537" w:rsidRPr="00CA4945">
        <w:rPr>
          <w:i/>
        </w:rPr>
        <w:t>arenaria</w:t>
      </w:r>
      <w:proofErr w:type="spellEnd"/>
      <w:r w:rsidR="00274537" w:rsidRPr="00CA4945">
        <w:rPr>
          <w:i/>
        </w:rPr>
        <w:t xml:space="preserve">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w:t>
      </w:r>
      <w:proofErr w:type="gramStart"/>
      <w:r w:rsidR="00E961D2" w:rsidRPr="00E961D2">
        <w:rPr>
          <w:highlight w:val="yellow"/>
        </w:rPr>
        <w:t>characterize</w:t>
      </w:r>
      <w:proofErr w:type="gramEnd"/>
      <w:r w:rsidR="00E961D2" w:rsidRPr="00E961D2">
        <w:rPr>
          <w:highlight w:val="yellow"/>
        </w:rPr>
        <w:t xml:space="preserve"> vessel – the </w:t>
      </w:r>
      <w:proofErr w:type="spellStart"/>
      <w:r w:rsidR="00E961D2" w:rsidRPr="00E961D2">
        <w:rPr>
          <w:highlight w:val="yellow"/>
        </w:rPr>
        <w:t>bering</w:t>
      </w:r>
      <w:proofErr w:type="spellEnd"/>
      <w:r w:rsidR="00E961D2" w:rsidRPr="00E961D2">
        <w:rPr>
          <w:highlight w:val="yellow"/>
        </w:rPr>
        <w:t xml:space="preserve">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62" w:name="_hngxq6xkmksq" w:colFirst="0" w:colLast="0"/>
      <w:bookmarkStart w:id="63" w:name="_7quuthb2m275" w:colFirst="0" w:colLast="0"/>
      <w:bookmarkEnd w:id="62"/>
      <w:bookmarkEnd w:id="63"/>
      <w:r>
        <w:t xml:space="preserve">Defining </w:t>
      </w:r>
      <w:r w:rsidR="004D0EA5">
        <w:t xml:space="preserve">taxa-specific </w:t>
      </w:r>
      <w:r>
        <w:t>tolerances</w:t>
      </w:r>
    </w:p>
    <w:p w14:paraId="7A4308D9" w14:textId="6C7FEF80" w:rsidR="00411758" w:rsidRPr="00CA4945" w:rsidRDefault="000011D7" w:rsidP="00CA4945">
      <w:pPr>
        <w:spacing w:line="360" w:lineRule="auto"/>
        <w:contextualSpacing/>
      </w:pPr>
      <w:commentRangeStart w:id="64"/>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64"/>
      <w:r w:rsidR="004D0EA5">
        <w:rPr>
          <w:rStyle w:val="CommentReference"/>
        </w:rPr>
        <w:commentReference w:id="64"/>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 xml:space="preserve">the National Exotic Marine and Estuarine Species Information System (NEMESIS; </w:t>
      </w:r>
      <w:proofErr w:type="spellStart"/>
      <w:r w:rsidR="00652AE1" w:rsidRPr="00CA4945">
        <w:t>Fofonoff</w:t>
      </w:r>
      <w:proofErr w:type="spellEnd"/>
      <w:r w:rsidR="00652AE1" w:rsidRPr="00CA4945">
        <w:t xml:space="preserve"> et al. 2003) and the Nonindigenous Aquatic Species Database (NAS; Fuller and Benson 2013)</w:t>
      </w:r>
      <w:r w:rsidR="00CB2DA7" w:rsidRPr="00CA4945">
        <w:t xml:space="preserve">. </w:t>
      </w:r>
      <w:r w:rsidR="00A35F41" w:rsidRPr="00CA4945">
        <w:t>Given the time required for ranking, the list was 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411758" w:rsidRPr="00CA4945">
        <w:t xml:space="preserve"> restricted to marine or </w:t>
      </w:r>
      <w:proofErr w:type="spellStart"/>
      <w:r w:rsidR="00411758" w:rsidRPr="00CA4945">
        <w:t>euryhaline</w:t>
      </w:r>
      <w:proofErr w:type="spellEnd"/>
      <w:r w:rsidR="00411758" w:rsidRPr="00CA4945">
        <w:t xml:space="preserve"> species capable of tolerating salinities of at least 30 parts per trillion (</w:t>
      </w:r>
      <w:proofErr w:type="spellStart"/>
      <w:r w:rsidR="00411758" w:rsidRPr="00CA4945">
        <w:t>ppt</w:t>
      </w:r>
      <w:proofErr w:type="spellEnd"/>
      <w:r w:rsidR="00411758" w:rsidRPr="00CA4945">
        <w:t xml:space="preserve">) </w:t>
      </w:r>
      <w:r w:rsidR="00051D9C" w:rsidRPr="00CA4945">
        <w:t xml:space="preserve">for part or all of their life cycle </w:t>
      </w:r>
      <w:r w:rsidR="00411758" w:rsidRPr="00CA4945">
        <w:t>(</w:t>
      </w:r>
      <w:r w:rsidR="00411758" w:rsidRPr="00CA4945">
        <w:rPr>
          <w:highlight w:val="yellow"/>
        </w:rPr>
        <w:t>Appendix A</w:t>
      </w:r>
      <w:r w:rsidR="00411758" w:rsidRPr="00CA4945">
        <w:t xml:space="preserve">). The most common taxonomic groups were Crustacea (N=15), Mollusca (N=11), and </w:t>
      </w:r>
      <w:proofErr w:type="spellStart"/>
      <w:r w:rsidR="00411758" w:rsidRPr="00CA4945">
        <w:t>Tunicata</w:t>
      </w:r>
      <w:proofErr w:type="spellEnd"/>
      <w:r w:rsidR="00411758" w:rsidRPr="00CA4945">
        <w:t xml:space="preserve"> (N=8). Included in this list were two anadromous fish </w:t>
      </w:r>
      <w:r w:rsidR="00411758" w:rsidRPr="00CA4945">
        <w:lastRenderedPageBreak/>
        <w:t>(</w:t>
      </w:r>
      <w:proofErr w:type="spellStart"/>
      <w:r w:rsidR="00411758" w:rsidRPr="00CA4945">
        <w:rPr>
          <w:i/>
        </w:rPr>
        <w:t>Alosa</w:t>
      </w:r>
      <w:proofErr w:type="spellEnd"/>
      <w:r w:rsidR="00411758" w:rsidRPr="00CA4945">
        <w:rPr>
          <w:i/>
        </w:rPr>
        <w:t xml:space="preserve"> </w:t>
      </w:r>
      <w:proofErr w:type="spellStart"/>
      <w:r w:rsidR="00411758" w:rsidRPr="00CA4945">
        <w:rPr>
          <w:i/>
        </w:rPr>
        <w:t>sapidissima</w:t>
      </w:r>
      <w:proofErr w:type="spellEnd"/>
      <w:r w:rsidR="00411758" w:rsidRPr="00CA4945">
        <w:rPr>
          <w:i/>
        </w:rPr>
        <w:t xml:space="preserve"> </w:t>
      </w:r>
      <w:r w:rsidR="00411758" w:rsidRPr="00CA4945">
        <w:t xml:space="preserve">and </w:t>
      </w:r>
      <w:r w:rsidR="00411758" w:rsidRPr="00CA4945">
        <w:rPr>
          <w:i/>
        </w:rPr>
        <w:t xml:space="preserve">Salmo </w:t>
      </w:r>
      <w:proofErr w:type="spellStart"/>
      <w:r w:rsidR="00411758" w:rsidRPr="00CA4945">
        <w:rPr>
          <w:i/>
        </w:rPr>
        <w:t>salar</w:t>
      </w:r>
      <w:proofErr w:type="spellEnd"/>
      <w:r w:rsidR="00411758" w:rsidRPr="00CA4945">
        <w:t>), and one catadromous crab (</w:t>
      </w:r>
      <w:proofErr w:type="spellStart"/>
      <w:r w:rsidR="00411758" w:rsidRPr="00CA4945">
        <w:rPr>
          <w:i/>
        </w:rPr>
        <w:t>Eriocheir</w:t>
      </w:r>
      <w:proofErr w:type="spellEnd"/>
      <w:r w:rsidR="00411758" w:rsidRPr="00CA4945">
        <w:rPr>
          <w:i/>
        </w:rPr>
        <w:t xml:space="preserve"> </w:t>
      </w:r>
      <w:proofErr w:type="spellStart"/>
      <w:r w:rsidR="00411758" w:rsidRPr="00CA4945">
        <w:rPr>
          <w:i/>
        </w:rPr>
        <w:t>sinensis</w:t>
      </w:r>
      <w:proofErr w:type="spellEnd"/>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(Reimer et al. 2018).</w:t>
      </w:r>
    </w:p>
    <w:p w14:paraId="78B77499" w14:textId="77777777" w:rsidR="00411758" w:rsidRPr="00CA4945" w:rsidRDefault="00411758" w:rsidP="00CA4945">
      <w:pPr>
        <w:spacing w:line="360" w:lineRule="auto"/>
        <w:contextualSpacing/>
      </w:pPr>
    </w:p>
    <w:p w14:paraId="433599BF" w14:textId="25E74BA6"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w:t>
      </w:r>
      <w:proofErr w:type="spellStart"/>
      <w:r w:rsidRPr="00CA4945">
        <w:rPr>
          <w:rFonts w:ascii="Times New Roman" w:hAnsi="Times New Roman" w:cs="Times New Roman"/>
          <w:sz w:val="24"/>
          <w:szCs w:val="24"/>
        </w:rPr>
        <w:t>ppt</w:t>
      </w:r>
      <w:proofErr w:type="spellEnd"/>
      <w:r w:rsidRPr="00CA4945">
        <w:rPr>
          <w:rFonts w:ascii="Times New Roman" w:hAnsi="Times New Roman" w:cs="Times New Roman"/>
          <w:sz w:val="24"/>
          <w:szCs w:val="24"/>
        </w:rPr>
        <w:t xml:space="preserve">),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65" w:name="_65lsst1yvtve" w:colFirst="0" w:colLast="0"/>
      <w:bookmarkEnd w:id="65"/>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w:t>
      </w:r>
      <w:r w:rsidR="007437AB" w:rsidRPr="00CA4945">
        <w:rPr>
          <w:color w:val="000000" w:themeColor="text1"/>
        </w:rPr>
        <w:lastRenderedPageBreak/>
        <w:t>(PMEL)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proofErr w:type="spellStart"/>
      <w:r w:rsidRPr="00CA4945">
        <w:rPr>
          <w:color w:val="222222"/>
        </w:rPr>
        <w:t>Nakićenović</w:t>
      </w:r>
      <w:proofErr w:type="spellEnd"/>
      <w:r w:rsidRPr="00CA4945">
        <w:rPr>
          <w:color w:val="222222"/>
        </w:rPr>
        <w:t xml:space="preserve">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7F7E2891"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A85C6F">
        <w:rPr>
          <w:rFonts w:eastAsia="Calibri"/>
        </w:rPr>
        <w:t xml:space="preserve"> depths less than 200 m</w:t>
      </w:r>
      <w:r w:rsidRPr="00CA4945">
        <w:rPr>
          <w:rFonts w:eastAsia="Calibri"/>
        </w:rPr>
        <w:t xml:space="preserve">), </w:t>
      </w:r>
      <w:commentRangeStart w:id="66"/>
      <w:r w:rsidRPr="00CA4945">
        <w:rPr>
          <w:rFonts w:eastAsia="Calibri"/>
        </w:rPr>
        <w:t xml:space="preserve">and </w:t>
      </w:r>
      <w:r w:rsidRPr="001D23FF">
        <w:rPr>
          <w:rFonts w:eastAsia="Calibri"/>
          <w:highlight w:val="yellow"/>
        </w:rPr>
        <w:t>to the top seven ocean layers</w:t>
      </w:r>
      <w:r w:rsidRPr="00CA4945">
        <w:rPr>
          <w:rFonts w:eastAsia="Calibri"/>
        </w:rPr>
        <w:t xml:space="preserve"> </w:t>
      </w:r>
      <w:commentRangeEnd w:id="66"/>
      <w:r w:rsidR="001D23FF">
        <w:rPr>
          <w:rStyle w:val="CommentReference"/>
          <w:rFonts w:ascii="Arial" w:eastAsia="Arial" w:hAnsi="Arial" w:cs="Arial"/>
          <w:color w:val="000000"/>
          <w:lang w:val="en-US" w:eastAsia="en-US"/>
        </w:rPr>
        <w:commentReference w:id="66"/>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67"/>
      <w:r w:rsidRPr="00CA4945">
        <w:rPr>
          <w:rFonts w:eastAsia="Calibri"/>
          <w:highlight w:val="cyan"/>
        </w:rPr>
        <w:t>future</w:t>
      </w:r>
      <w:commentRangeEnd w:id="67"/>
      <w:r w:rsidR="00C167D4" w:rsidRPr="00CA4945">
        <w:rPr>
          <w:rStyle w:val="CommentReference"/>
          <w:sz w:val="24"/>
          <w:szCs w:val="24"/>
        </w:rPr>
        <w:commentReference w:id="67"/>
      </w:r>
      <w:r w:rsidRPr="00CA4945">
        <w:rPr>
          <w:rFonts w:eastAsia="Calibri"/>
        </w:rPr>
        <w:t xml:space="preserve"> (2030-2039)</w:t>
      </w:r>
      <w:bookmarkStart w:id="68" w:name="_4v4jhbwuqx9t" w:colFirst="0" w:colLast="0"/>
      <w:bookmarkEnd w:id="68"/>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69" w:name="_go101y7lehct" w:colFirst="0" w:colLast="0"/>
      <w:bookmarkEnd w:id="69"/>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70"/>
      <w:r w:rsidRPr="00CA4945">
        <w:rPr>
          <w:rFonts w:ascii="Times New Roman" w:hAnsi="Times New Roman" w:cs="Times New Roman"/>
          <w:sz w:val="24"/>
          <w:szCs w:val="24"/>
        </w:rPr>
        <w:t xml:space="preserve">1) year-round survival, 2) weekly survival, and 3) weekly reproduction. </w:t>
      </w:r>
      <w:commentRangeEnd w:id="70"/>
      <w:r w:rsidR="004D0EA5">
        <w:rPr>
          <w:rStyle w:val="CommentReference"/>
        </w:rPr>
        <w:commentReference w:id="70"/>
      </w:r>
      <w:r w:rsidRPr="00CA4945">
        <w:rPr>
          <w:rFonts w:ascii="Times New Roman" w:hAnsi="Times New Roman" w:cs="Times New Roman"/>
          <w:sz w:val="24"/>
          <w:szCs w:val="24"/>
        </w:rPr>
        <w:t xml:space="preserve">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 and results were summarized across taxa. All analyses were conducted in R version 3.3.2 (R Core Team 2016) with support from the following packages: </w:t>
      </w:r>
      <w:proofErr w:type="spellStart"/>
      <w:r w:rsidRPr="00CA4945">
        <w:rPr>
          <w:rFonts w:ascii="Times New Roman" w:hAnsi="Times New Roman" w:cs="Times New Roman"/>
          <w:sz w:val="24"/>
          <w:szCs w:val="24"/>
        </w:rPr>
        <w:t>ddply</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doSNOW</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dplyr</w:t>
      </w:r>
      <w:proofErr w:type="spellEnd"/>
      <w:r w:rsidRPr="00CA4945">
        <w:rPr>
          <w:rFonts w:ascii="Times New Roman" w:hAnsi="Times New Roman" w:cs="Times New Roman"/>
          <w:sz w:val="24"/>
          <w:szCs w:val="24"/>
        </w:rPr>
        <w:t xml:space="preserve">, ggplot2, ncdf4, </w:t>
      </w:r>
      <w:proofErr w:type="spellStart"/>
      <w:r w:rsidRPr="00CA4945">
        <w:rPr>
          <w:rFonts w:ascii="Times New Roman" w:hAnsi="Times New Roman" w:cs="Times New Roman"/>
          <w:sz w:val="24"/>
          <w:szCs w:val="24"/>
        </w:rPr>
        <w:t>maptools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plyr</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rgdal</w:t>
      </w:r>
      <w:proofErr w:type="spellEnd"/>
      <w:r w:rsidRPr="00CA4945">
        <w:rPr>
          <w:rFonts w:ascii="Times New Roman" w:hAnsi="Times New Roman" w:cs="Times New Roman"/>
          <w:sz w:val="24"/>
          <w:szCs w:val="24"/>
        </w:rPr>
        <w:t xml:space="preserve">, raster, </w:t>
      </w:r>
      <w:proofErr w:type="spellStart"/>
      <w:r w:rsidRPr="00CA4945">
        <w:rPr>
          <w:rFonts w:ascii="Times New Roman" w:hAnsi="Times New Roman" w:cs="Times New Roman"/>
          <w:sz w:val="24"/>
          <w:szCs w:val="24"/>
        </w:rPr>
        <w:t>rasterVis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rgeos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sp</w:t>
      </w:r>
      <w:proofErr w:type="spellEnd"/>
      <w:r w:rsidRPr="00CA4945">
        <w:rPr>
          <w:rFonts w:ascii="Times New Roman" w:hAnsi="Times New Roman" w:cs="Times New Roman"/>
          <w:sz w:val="24"/>
          <w:szCs w:val="24"/>
        </w:rPr>
        <w:t xml:space="preserve">, </w:t>
      </w:r>
      <w:proofErr w:type="spellStart"/>
      <w:proofErr w:type="gramStart"/>
      <w:r w:rsidRPr="00CA4945">
        <w:rPr>
          <w:rFonts w:ascii="Times New Roman" w:hAnsi="Times New Roman" w:cs="Times New Roman"/>
          <w:sz w:val="24"/>
          <w:szCs w:val="24"/>
        </w:rPr>
        <w:t>viridis</w:t>
      </w:r>
      <w:proofErr w:type="spellEnd"/>
      <w:proofErr w:type="gramEnd"/>
      <w:r w:rsidRPr="00CA4945">
        <w:rPr>
          <w:rFonts w:ascii="Times New Roman" w:hAnsi="Times New Roman" w:cs="Times New Roman"/>
          <w:sz w:val="24"/>
          <w:szCs w:val="24"/>
        </w:rPr>
        <w:t>.</w:t>
      </w:r>
    </w:p>
    <w:p w14:paraId="2FEBF6F3" w14:textId="77777777" w:rsidR="00723773" w:rsidRPr="00CA4945" w:rsidRDefault="00874591" w:rsidP="00BB5655">
      <w:pPr>
        <w:pStyle w:val="Heading3"/>
        <w:rPr>
          <w:highlight w:val="white"/>
        </w:rPr>
      </w:pPr>
      <w:bookmarkStart w:id="71" w:name="_tsqvpqt531zu" w:colFirst="0" w:colLast="0"/>
      <w:bookmarkEnd w:id="71"/>
      <w:r w:rsidRPr="00CA4945">
        <w:lastRenderedPageBreak/>
        <w:t>Year-Round Survival</w:t>
      </w:r>
    </w:p>
    <w:p w14:paraId="09020B93" w14:textId="2498194A"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 xml:space="preserve">Cumulative suitability was then determined for each pixel by summing the number of taxa that had suitable year-round habitat in that pixel. </w:t>
      </w:r>
      <w:commentRangeStart w:id="72"/>
      <w:r w:rsidR="002440E1" w:rsidRPr="00CA4945">
        <w:rPr>
          <w:color w:val="000000" w:themeColor="text1"/>
        </w:rPr>
        <w:t xml:space="preserve">We expressed the change in number of taxa predicted to have year-round habitat by calculating the difference in number of taxa from current to </w:t>
      </w:r>
      <w:r w:rsidR="002440E1" w:rsidRPr="00CA4945">
        <w:rPr>
          <w:color w:val="000000" w:themeColor="text1"/>
          <w:highlight w:val="cyan"/>
        </w:rPr>
        <w:t>mid-century</w:t>
      </w:r>
      <w:r w:rsidR="002440E1" w:rsidRPr="00CA4945">
        <w:rPr>
          <w:color w:val="000000" w:themeColor="text1"/>
        </w:rPr>
        <w:t xml:space="preserve"> projections. </w:t>
      </w:r>
      <w:commentRangeEnd w:id="72"/>
      <w:r w:rsidR="002440E1" w:rsidRPr="00CA4945">
        <w:rPr>
          <w:rStyle w:val="CommentReference"/>
          <w:sz w:val="24"/>
          <w:szCs w:val="24"/>
        </w:rPr>
        <w:commentReference w:id="72"/>
      </w:r>
      <w:r w:rsidRPr="00CA4945">
        <w:rPr>
          <w:color w:val="000000" w:themeColor="text1"/>
        </w:rPr>
        <w:t xml:space="preserve">Positive change </w:t>
      </w:r>
      <w:r w:rsidRPr="00CA4945">
        <w:t>values indicate that more taxa are predicted to have year-round survival in the future, compared to current predictions</w:t>
      </w:r>
      <w:r w:rsidR="002440E1" w:rsidRPr="00CA4945">
        <w:t>, while</w:t>
      </w:r>
      <w:r w:rsidRPr="00CA4945">
        <w:t xml:space="preserve"> the inverse is true for negative values. A value of zero indicates that the predicted number of taxa with year-round survival remains the same across both study periods. Lastly, we calculated the percent increase in suitable area by dividing the sum of pixels with positive change by the total number of pixels in our study area, and multiplying by 100. </w:t>
      </w:r>
      <w:commentRangeStart w:id="73"/>
      <w:r w:rsidRPr="00CA4945">
        <w:t xml:space="preserve">Percent decrease </w:t>
      </w:r>
      <w:commentRangeEnd w:id="73"/>
      <w:r w:rsidR="002440E1" w:rsidRPr="00CA4945">
        <w:rPr>
          <w:rStyle w:val="CommentReference"/>
          <w:sz w:val="24"/>
          <w:szCs w:val="24"/>
        </w:rPr>
        <w:commentReference w:id="73"/>
      </w:r>
      <w:r w:rsidRPr="00CA4945">
        <w:t>in suitable area was similarly calculated</w:t>
      </w:r>
      <w:r w:rsidR="002440E1" w:rsidRPr="00CA4945">
        <w:t xml:space="preserve"> using the number of pixels with negative change as the numerator</w:t>
      </w:r>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74" w:name="_rop02eo1ktca" w:colFirst="0" w:colLast="0"/>
      <w:bookmarkEnd w:id="74"/>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w:t>
      </w:r>
      <w:r w:rsidRPr="00CA4945">
        <w:rPr>
          <w:rFonts w:eastAsia="Calibri"/>
          <w:color w:val="000000" w:themeColor="text1"/>
        </w:rPr>
        <w:lastRenderedPageBreak/>
        <w:t xml:space="preserve">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75" w:name="_3wi5gvsme5f5" w:colFirst="0" w:colLast="0"/>
      <w:bookmarkEnd w:id="75"/>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 xml:space="preserve">ort connections were examined using the </w:t>
      </w:r>
      <w:proofErr w:type="spellStart"/>
      <w:r w:rsidR="001C6748" w:rsidRPr="00CA4945">
        <w:rPr>
          <w:rFonts w:eastAsia="Arial Unicode MS"/>
        </w:rPr>
        <w:t>circlize</w:t>
      </w:r>
      <w:proofErr w:type="spellEnd"/>
      <w:r w:rsidR="001C6748" w:rsidRPr="00CA4945">
        <w:rPr>
          <w:rFonts w:eastAsia="Arial Unicode MS"/>
        </w:rPr>
        <w:t xml:space="preserve"> package (</w:t>
      </w:r>
      <w:proofErr w:type="spellStart"/>
      <w:proofErr w:type="gramStart"/>
      <w:r w:rsidR="001C6748" w:rsidRPr="00CA4945">
        <w:rPr>
          <w:rFonts w:eastAsia="Arial Unicode MS"/>
        </w:rPr>
        <w:t>Gu</w:t>
      </w:r>
      <w:proofErr w:type="spellEnd"/>
      <w:proofErr w:type="gramEnd"/>
      <w:r w:rsidR="001C6748" w:rsidRPr="00CA4945">
        <w:rPr>
          <w:rFonts w:eastAsia="Arial Unicode MS"/>
        </w:rPr>
        <w:t xml:space="preserve">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4C85A1AD" w:rsidR="00723773" w:rsidRPr="00CA4945" w:rsidRDefault="00874591" w:rsidP="00CA4945">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2016). For vessel landings, we queried Ship Arrival Records from the NBIC data portal for any vessel arriving in Alaska from 01 January 2014 to 31 December 2016. Records without a port name were removed (</w:t>
      </w:r>
      <w:r w:rsidRPr="00CA4945">
        <w:rPr>
          <w:i/>
        </w:rPr>
        <w:t>N</w:t>
      </w:r>
      <w:r w:rsidRPr="00CA4945">
        <w:t>=13), and spellings for each port were standardized.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 xml:space="preserve">Source ports with fewer than five trips reported were binned in a group labeled “Other”. </w:t>
      </w:r>
      <w:r w:rsidRPr="00CA4945">
        <w:rPr>
          <w:rFonts w:eastAsia="Arial Unicode MS"/>
        </w:rPr>
        <w:t>For ballast water volumes and their sources, we queried Ballast Tank Records from the NBIC data portal with the same locale and date</w:t>
      </w:r>
      <w:r w:rsidR="00757DB6">
        <w:rPr>
          <w:rFonts w:eastAsia="Arial Unicode MS"/>
        </w:rPr>
        <w:t xml:space="preserve"> parameters as described above.</w:t>
      </w:r>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 xml:space="preserve">Current regulations by the National Marine Fisheries Service (NMFS) require VMS reporting by all fishing vessels that target walleye </w:t>
      </w:r>
      <w:proofErr w:type="spellStart"/>
      <w:r w:rsidR="00E25C44" w:rsidRPr="00CA4945">
        <w:t>pollock</w:t>
      </w:r>
      <w:proofErr w:type="spellEnd"/>
      <w:r w:rsidR="00E25C44" w:rsidRPr="00CA4945">
        <w:t>,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w:t>
      </w:r>
      <w:r w:rsidR="00874591" w:rsidRPr="00CA4945">
        <w:lastRenderedPageBreak/>
        <w:t xml:space="preserve">VMS from 2014 – 2016, using methods from Watson and </w:t>
      </w:r>
      <w:proofErr w:type="spellStart"/>
      <w:r w:rsidR="00874591" w:rsidRPr="00CA4945">
        <w:t>Haynie</w:t>
      </w:r>
      <w:proofErr w:type="spellEnd"/>
      <w:r w:rsidR="00874591" w:rsidRPr="00CA4945">
        <w:t xml:space="preserv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w:t>
      </w:r>
      <w:proofErr w:type="gramStart"/>
      <w:r>
        <w:t>are</w:t>
      </w:r>
      <w:proofErr w:type="gramEnd"/>
      <w:r>
        <w:t xml:space="preserv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76" w:name="_5gdnwtfpo87" w:colFirst="0" w:colLast="0"/>
      <w:bookmarkEnd w:id="76"/>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w:t>
      </w:r>
      <w:proofErr w:type="gramStart"/>
      <w:r w:rsidR="0021164D" w:rsidRPr="00CA4945">
        <w:rPr>
          <w:highlight w:val="yellow"/>
        </w:rPr>
        <w:t>summer</w:t>
      </w:r>
      <w:proofErr w:type="gramEnd"/>
      <w:r w:rsidR="0021164D" w:rsidRPr="00CA4945">
        <w:rPr>
          <w:highlight w:val="yellow"/>
        </w:rPr>
        <w:t xml:space="preserve"> temps. </w:t>
      </w:r>
      <w:r w:rsidR="00AC39F9" w:rsidRPr="00CA4945">
        <w:t xml:space="preserve">. </w:t>
      </w:r>
      <w:commentRangeStart w:id="77"/>
      <w:ins w:id="78" w:author="Amanda Droghini" w:date="2018-02-08T21:44:00Z">
        <w:r w:rsidR="00AC39F9">
          <w:t>1/3 of the taxa we considered had minimum temperature toleranc</w:t>
        </w:r>
      </w:ins>
      <w:ins w:id="79" w:author="Amanda Droghini" w:date="2018-02-08T21:45:00Z">
        <w:r w:rsidR="00AC39F9">
          <w:t>es</w:t>
        </w:r>
      </w:ins>
      <w:ins w:id="80" w:author="Amanda Droghini" w:date="2018-02-08T21:44:00Z">
        <w:r w:rsidR="00AC39F9">
          <w:t xml:space="preserve"> </w:t>
        </w:r>
      </w:ins>
      <w:ins w:id="81" w:author="Amanda Droghini" w:date="2018-02-08T21:45:00Z">
        <w:r w:rsidR="00AC39F9">
          <w:t xml:space="preserve">of 0C </w:t>
        </w:r>
        <w:commentRangeEnd w:id="77"/>
        <w:r w:rsidR="00AC39F9">
          <w:rPr>
            <w:rStyle w:val="CommentReference"/>
          </w:rPr>
          <w:commentReference w:id="77"/>
        </w:r>
      </w:ins>
    </w:p>
    <w:p w14:paraId="22CE51BC" w14:textId="5C76709F" w:rsidR="00723773" w:rsidRPr="00CA4945" w:rsidRDefault="00874591" w:rsidP="00BB5655">
      <w:pPr>
        <w:pStyle w:val="Heading2"/>
        <w:rPr>
          <w:highlight w:val="white"/>
        </w:rPr>
      </w:pPr>
      <w:r w:rsidRPr="00CA4945">
        <w:rPr>
          <w:highlight w:val="white"/>
        </w:rPr>
        <w:t>Survival</w:t>
      </w:r>
    </w:p>
    <w:p w14:paraId="7EED0216" w14:textId="268937B5" w:rsidR="00593EEE" w:rsidRPr="00FE742F" w:rsidRDefault="00593EEE" w:rsidP="00FE742F">
      <w:pPr>
        <w:spacing w:before="200" w:line="360" w:lineRule="auto"/>
        <w:contextualSpacing/>
      </w:pPr>
      <w:bookmarkStart w:id="82" w:name="_GoBack"/>
      <w:bookmarkEnd w:id="82"/>
      <w:r>
        <w:rPr>
          <w:rFonts w:eastAsia="Calibri"/>
          <w:highlight w:val="white"/>
        </w:rPr>
        <w:t xml:space="preserve">Of the 42 taxa we assessed, 34 were predicted to have suitable year-round conditions in at least one pixel in the Bering Sea (Figure 2). </w:t>
      </w:r>
      <w:r>
        <w:t xml:space="preserve">Predicted NIS richness exhibited a strong latitudinal pattern. 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 xml:space="preserve">(Figure 2). </w:t>
      </w:r>
      <w:r w:rsidRPr="00CA4945">
        <w:t>The northern Bering Sea (</w:t>
      </w:r>
      <w:r w:rsidRPr="00CA4945">
        <w:rPr>
          <w:highlight w:val="red"/>
        </w:rPr>
        <w:t>above 58°N</w:t>
      </w:r>
      <w:r w:rsidRPr="00CA4945">
        <w:t xml:space="preserve">) remains unsuitable </w:t>
      </w:r>
      <w:r>
        <w:t xml:space="preserve">for </w:t>
      </w:r>
      <w:r w:rsidR="00FE742F">
        <w:t>most</w:t>
      </w:r>
      <w:r>
        <w:t xml:space="preserve"> NIS</w:t>
      </w:r>
      <w:r w:rsidRPr="00CA4945">
        <w:t xml:space="preserve"> </w:t>
      </w:r>
      <w:r w:rsidRPr="00FE742F">
        <w:t>(Fig</w:t>
      </w:r>
      <w:r w:rsidR="00FE742F" w:rsidRPr="00FE742F">
        <w:t>ure</w:t>
      </w:r>
      <w:r w:rsidRPr="00FE742F">
        <w:t xml:space="preserve"> 2).</w:t>
      </w:r>
      <w:r w:rsidRPr="00CA4945">
        <w:t xml:space="preserve"> </w:t>
      </w:r>
      <w:commentRangeStart w:id="83"/>
      <w:r>
        <w:rPr>
          <w:rFonts w:eastAsia="Calibri"/>
        </w:rPr>
        <w:t>Species with max salinity tolerances &lt;=30ppt have little survival habitat.</w:t>
      </w:r>
      <w:commentRangeEnd w:id="83"/>
      <w:r>
        <w:rPr>
          <w:rStyle w:val="CommentReference"/>
          <w:rFonts w:ascii="Arial" w:eastAsia="Arial" w:hAnsi="Arial" w:cs="Arial"/>
          <w:color w:val="000000"/>
          <w:lang w:val="en-US" w:eastAsia="en-US"/>
        </w:rPr>
        <w:commentReference w:id="83"/>
      </w:r>
      <w:r>
        <w:rPr>
          <w:rFonts w:eastAsia="Calibri"/>
        </w:rPr>
        <w:t xml:space="preserve"> </w:t>
      </w:r>
      <w:r w:rsidRPr="00CA4945">
        <w:rPr>
          <w:rFonts w:eastAsia="Calibri"/>
        </w:rPr>
        <w:t xml:space="preserve">In general, the ROMS project a northward expansion of suitable habitat in the southeastern Bering Sea, and eastward into Bristol Bay </w:t>
      </w:r>
      <w:commentRangeStart w:id="84"/>
      <w:r w:rsidRPr="00CA4945">
        <w:rPr>
          <w:rFonts w:eastAsia="Calibri"/>
        </w:rPr>
        <w:t xml:space="preserve">(Figure </w:t>
      </w:r>
      <w:r w:rsidR="00FE742F">
        <w:rPr>
          <w:rFonts w:eastAsia="Calibri"/>
        </w:rPr>
        <w:t>3</w:t>
      </w:r>
      <w:r w:rsidRPr="00CA4945">
        <w:rPr>
          <w:rFonts w:eastAsia="Calibri"/>
        </w:rPr>
        <w:t>)</w:t>
      </w:r>
      <w:commentRangeEnd w:id="84"/>
      <w:r w:rsidR="00FE742F">
        <w:rPr>
          <w:rStyle w:val="CommentReference"/>
          <w:rFonts w:ascii="Arial" w:eastAsia="Arial" w:hAnsi="Arial" w:cs="Arial"/>
          <w:color w:val="000000"/>
          <w:lang w:val="en-US" w:eastAsia="en-US"/>
        </w:rPr>
        <w:commentReference w:id="84"/>
      </w:r>
      <w:r w:rsidRPr="00CA4945">
        <w:rPr>
          <w:rFonts w:eastAsia="Calibri"/>
        </w:rPr>
        <w:t xml:space="preserve">. By 2039, </w:t>
      </w:r>
      <w:commentRangeStart w:id="85"/>
      <w:r w:rsidR="00FE742F">
        <w:rPr>
          <w:rFonts w:eastAsia="Calibri"/>
        </w:rPr>
        <w:t>76.6%</w:t>
      </w:r>
      <w:commentRangeEnd w:id="85"/>
      <w:r w:rsidR="00FE742F">
        <w:rPr>
          <w:rStyle w:val="CommentReference"/>
          <w:rFonts w:ascii="Arial" w:eastAsia="Arial" w:hAnsi="Arial" w:cs="Arial"/>
          <w:color w:val="000000"/>
          <w:lang w:val="en-US" w:eastAsia="en-US"/>
        </w:rPr>
        <w:commentReference w:id="85"/>
      </w:r>
      <w:r w:rsidRPr="00CA4945">
        <w:rPr>
          <w:rFonts w:eastAsia="Calibri"/>
        </w:rPr>
        <w:t xml:space="preserve"> of the Bering Sea shelf is predicted to </w:t>
      </w:r>
      <w:r w:rsidR="00FE742F">
        <w:rPr>
          <w:rFonts w:eastAsia="Calibri"/>
        </w:rPr>
        <w:t>switch from un</w:t>
      </w:r>
      <w:r w:rsidRPr="00CA4945">
        <w:rPr>
          <w:rFonts w:eastAsia="Calibri"/>
        </w:rPr>
        <w:t xml:space="preserve">suitable </w:t>
      </w:r>
      <w:r w:rsidR="00FE742F">
        <w:rPr>
          <w:rFonts w:eastAsia="Calibri"/>
        </w:rPr>
        <w:t xml:space="preserve">to suitable </w:t>
      </w:r>
      <w:r w:rsidRPr="00CA4945">
        <w:rPr>
          <w:rFonts w:eastAsia="Calibri"/>
        </w:rPr>
        <w:t xml:space="preserve">for at least one </w:t>
      </w:r>
      <w:r>
        <w:rPr>
          <w:rFonts w:eastAsia="Calibri"/>
        </w:rPr>
        <w:t>NIS</w:t>
      </w:r>
      <w:r w:rsidRPr="00CA4945">
        <w:rPr>
          <w:rFonts w:eastAsia="Calibri"/>
        </w:rPr>
        <w:t xml:space="preserve">. In contrast, </w:t>
      </w:r>
      <w:r w:rsidR="00FE742F">
        <w:rPr>
          <w:rFonts w:eastAsia="Calibri"/>
        </w:rPr>
        <w:t>only</w:t>
      </w:r>
      <w:r w:rsidRPr="00CA4945">
        <w:rPr>
          <w:rFonts w:eastAsia="Calibri"/>
        </w:rPr>
        <w:t xml:space="preserve"> 7</w:t>
      </w:r>
      <w:r w:rsidR="00FE742F">
        <w:rPr>
          <w:rFonts w:eastAsia="Calibri"/>
        </w:rPr>
        <w:t>.5%</w:t>
      </w:r>
      <w:r w:rsidRPr="00CA4945">
        <w:rPr>
          <w:rFonts w:eastAsia="Calibri"/>
        </w:rPr>
        <w:t xml:space="preserve"> is expected to switch from suitable to unsuitable. </w:t>
      </w:r>
      <w:r w:rsidR="00FE742F">
        <w:rPr>
          <w:rFonts w:eastAsia="Calibri"/>
        </w:rPr>
        <w:t>O</w:t>
      </w:r>
      <w:r w:rsidRPr="00CA4945">
        <w:t xml:space="preserve">ne additional </w:t>
      </w:r>
      <w:r>
        <w:t>NIS</w:t>
      </w:r>
      <w:r w:rsidRPr="00CA4945">
        <w:t xml:space="preserve"> </w:t>
      </w:r>
      <w:r>
        <w:t xml:space="preserve">is expected </w:t>
      </w:r>
      <w:r w:rsidRPr="00CA4945">
        <w:t>to</w:t>
      </w:r>
      <w:r>
        <w:t xml:space="preserve"> be able to</w:t>
      </w:r>
      <w:r w:rsidRPr="00CA4945">
        <w:t xml:space="preserve"> survive year-round</w:t>
      </w:r>
      <w:r>
        <w:rPr>
          <w:rFonts w:eastAsia="Calibri"/>
        </w:rPr>
        <w:t xml:space="preserve"> by </w:t>
      </w:r>
      <w:r w:rsidRPr="00CA4945">
        <w:t>mid-c</w:t>
      </w:r>
      <w:r w:rsidR="00FE742F">
        <w:t>entury</w:t>
      </w:r>
      <w:r>
        <w:rPr>
          <w:rFonts w:eastAsia="Calibri"/>
        </w:rPr>
        <w:t xml:space="preserve">. </w:t>
      </w:r>
    </w:p>
    <w:p w14:paraId="0561FEC7" w14:textId="1B77D3A4" w:rsidR="00593EEE" w:rsidRPr="00125B66" w:rsidDel="00125B66" w:rsidRDefault="00593EEE" w:rsidP="00593EEE">
      <w:pPr>
        <w:spacing w:before="200" w:line="360" w:lineRule="auto"/>
        <w:contextualSpacing/>
        <w:rPr>
          <w:del w:id="86" w:author="Amanda Droghini" w:date="2018-02-17T08:51:00Z"/>
        </w:rPr>
      </w:pPr>
      <w:r>
        <w:rPr>
          <w:rFonts w:eastAsia="Calibri"/>
        </w:rPr>
        <w:tab/>
      </w:r>
    </w:p>
    <w:p w14:paraId="6575F64F" w14:textId="77777777" w:rsidR="00593EEE" w:rsidRPr="00CA4945" w:rsidDel="00125B66" w:rsidRDefault="00593EEE" w:rsidP="00593EEE">
      <w:pPr>
        <w:spacing w:line="360" w:lineRule="auto"/>
        <w:contextualSpacing/>
        <w:rPr>
          <w:del w:id="87" w:author="Amanda Droghini" w:date="2018-02-17T08:51:00Z"/>
          <w:rFonts w:eastAsia="Calibri"/>
          <w:color w:val="222222"/>
          <w:highlight w:val="red"/>
        </w:rPr>
      </w:pPr>
    </w:p>
    <w:p w14:paraId="79771953" w14:textId="77777777" w:rsidR="00593EEE" w:rsidDel="00125B66" w:rsidRDefault="00593EEE" w:rsidP="00593EEE">
      <w:pPr>
        <w:spacing w:before="200" w:line="360" w:lineRule="auto"/>
        <w:ind w:firstLine="0"/>
        <w:contextualSpacing/>
        <w:rPr>
          <w:del w:id="88" w:author="Amanda Droghini" w:date="2018-02-17T08:51:00Z"/>
        </w:rPr>
        <w:pPrChange w:id="89" w:author="Amanda Droghini" w:date="2018-02-17T08:51:00Z">
          <w:pPr>
            <w:spacing w:before="200" w:line="360" w:lineRule="auto"/>
            <w:contextualSpacing/>
          </w:pPr>
        </w:pPrChange>
      </w:pPr>
      <w:del w:id="90"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xml:space="preserve">). In contrast to our year-round survival models, most of Bristol Bay was classified as highly suitable habitat. Norton Sound and the Gulf of Anadyr remain unsuitable for almost all taxa. </w:delText>
        </w:r>
      </w:del>
    </w:p>
    <w:p w14:paraId="399BC9B2" w14:textId="6F7BE42A" w:rsidR="00BB5655" w:rsidRPr="00CA4945" w:rsidRDefault="000C2CEA" w:rsidP="00593EEE">
      <w:pPr>
        <w:spacing w:before="200" w:line="360" w:lineRule="auto"/>
        <w:ind w:firstLine="0"/>
        <w:contextualSpacing/>
      </w:pPr>
      <w:r>
        <w:t>Of the taxa that cannot survive year-round</w:t>
      </w:r>
      <w:r w:rsidRPr="00CA4945">
        <w:t>, all ha</w:t>
      </w:r>
      <w:r>
        <w:t>ve</w:t>
      </w:r>
      <w:r w:rsidRPr="00CA4945">
        <w:t xml:space="preserve"> suitable habitat for at least six weeks during early July to mid-August (weeks 28 to 33; </w:t>
      </w:r>
      <w:commentRangeStart w:id="91"/>
      <w:r w:rsidRPr="00CA4945">
        <w:t>Figure 4</w:t>
      </w:r>
      <w:commentRangeEnd w:id="91"/>
      <w:r w:rsidRPr="00CA4945">
        <w:commentReference w:id="91"/>
      </w:r>
      <w:r w:rsidRPr="00CA4945">
        <w:t>)</w:t>
      </w:r>
      <w:r>
        <w:t xml:space="preserve">. </w:t>
      </w:r>
      <w:proofErr w:type="gramStart"/>
      <w:r>
        <w:t>but</w:t>
      </w:r>
      <w:proofErr w:type="gramEnd"/>
      <w:r>
        <w:t xml:space="preserve"> for the most part habitat is </w:t>
      </w:r>
      <w:r>
        <w:lastRenderedPageBreak/>
        <w:t xml:space="preserve">unsuitable </w:t>
      </w:r>
      <w:r w:rsidRPr="00CA4945">
        <w:t>from December to early May (weeks 49 to 19), when temperatures</w:t>
      </w:r>
      <w:r w:rsidR="006466BF">
        <w:t xml:space="preserve"> in the upper water column fall</w:t>
      </w:r>
      <w:r w:rsidRPr="00CA4945">
        <w:t xml:space="preserve"> </w:t>
      </w:r>
      <w:del w:id="92" w:author="Amanda Droghini" w:date="2018-03-16T10:20:00Z">
        <w:r w:rsidRPr="00CA4945" w:rsidDel="00063D00">
          <w:rPr>
            <w:highlight w:val="red"/>
          </w:rPr>
          <w:delText>are</w:delText>
        </w:r>
      </w:del>
      <w:r w:rsidRPr="00CA4945">
        <w:rPr>
          <w:highlight w:val="red"/>
        </w:rPr>
        <w:t xml:space="preserve"> below 1°C</w:t>
      </w:r>
      <w:r>
        <w:t xml:space="preserve"> (Figure 4).</w:t>
      </w:r>
      <w:r w:rsidR="00125B66">
        <w:t xml:space="preserve"> </w:t>
      </w: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93" w:author="Amanda Droghini" w:date="2018-02-04T09:17:00Z"/>
        </w:rPr>
      </w:pPr>
      <w:commentRangeStart w:id="94"/>
      <w:del w:id="95"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94"/>
    <w:p w14:paraId="64C2349D" w14:textId="5D951227" w:rsidR="001B0CB7" w:rsidRPr="004E6C5F" w:rsidRDefault="000436EB" w:rsidP="004E6C5F">
      <w:pPr>
        <w:spacing w:line="360" w:lineRule="auto"/>
        <w:contextualSpacing/>
        <w:rPr>
          <w:lang w:val="en-US"/>
        </w:rPr>
      </w:pPr>
      <w:r>
        <w:rPr>
          <w:rStyle w:val="CommentReference"/>
        </w:rPr>
        <w:commentReference w:id="94"/>
      </w:r>
      <w:r w:rsidR="00AF4943" w:rsidRPr="00CA4945">
        <w:t>Suitable habitat for reproduction was identified for 20 to 24 species (</w:t>
      </w:r>
      <w:commentRangeStart w:id="96"/>
      <w:r w:rsidR="00AF4943" w:rsidRPr="00CA4945">
        <w:t>out of 29</w:t>
      </w:r>
      <w:commentRangeEnd w:id="96"/>
      <w:r w:rsidR="000B2DA9">
        <w:rPr>
          <w:rStyle w:val="CommentReference"/>
          <w:rFonts w:ascii="Arial" w:eastAsia="Arial" w:hAnsi="Arial" w:cs="Arial"/>
          <w:color w:val="000000"/>
          <w:lang w:val="en-US" w:eastAsia="en-US"/>
        </w:rPr>
        <w:commentReference w:id="96"/>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97"/>
      <w:r w:rsidR="004E6C5F" w:rsidRPr="004E6C5F">
        <w:rPr>
          <w:highlight w:val="yellow"/>
        </w:rPr>
        <w:t>Species that require temperatures</w:t>
      </w:r>
      <w:commentRangeEnd w:id="97"/>
      <w:r w:rsidR="004E6C5F" w:rsidRPr="004E6C5F">
        <w:rPr>
          <w:rStyle w:val="CommentReference"/>
          <w:rFonts w:ascii="Arial" w:eastAsia="Arial" w:hAnsi="Arial" w:cs="Arial"/>
          <w:color w:val="000000"/>
          <w:highlight w:val="yellow"/>
          <w:lang w:val="en-US" w:eastAsia="en-US"/>
        </w:rPr>
        <w:commentReference w:id="97"/>
      </w:r>
      <w:r w:rsidR="004E6C5F" w:rsidRPr="004E6C5F">
        <w:rPr>
          <w:highlight w:val="yellow"/>
        </w:rPr>
        <w:t xml:space="preserve"> </w:t>
      </w:r>
      <w:r w:rsidR="004E6C5F" w:rsidRPr="004E6C5F">
        <w:rPr>
          <w:highlight w:val="yellow"/>
          <w:lang w:val="en-US"/>
        </w:rPr>
        <w:t>&gt;= 15</w:t>
      </w:r>
      <w:r w:rsidR="004E6C5F" w:rsidRPr="004E6C5F">
        <w:rPr>
          <w:highlight w:val="yellow"/>
        </w:rPr>
        <w:t>°C</w:t>
      </w:r>
      <w:del w:id="98" w:author="Amanda Droghini" w:date="2018-03-16T10:29:00Z">
        <w:r w:rsidR="004E6C5F" w:rsidRPr="004E6C5F" w:rsidDel="00E52D10">
          <w:rPr>
            <w:highlight w:val="yellow"/>
          </w:rPr>
          <w:delText xml:space="preserve"> </w:delText>
        </w:r>
      </w:del>
      <w:ins w:id="99" w:author="Amanda Droghini" w:date="2018-03-16T10:29:00Z">
        <w:r w:rsidR="00E52D10">
          <w:rPr>
            <w:highlight w:val="yellow"/>
          </w:rPr>
          <w:t xml:space="preserve">, were not found to have </w:t>
        </w:r>
      </w:ins>
      <w:ins w:id="100" w:author="Amanda Droghini" w:date="2018-03-16T10:31:00Z">
        <w:r w:rsidR="009C74B1">
          <w:rPr>
            <w:highlight w:val="yellow"/>
          </w:rPr>
          <w:t xml:space="preserve">suitable </w:t>
        </w:r>
      </w:ins>
      <w:ins w:id="101" w:author="Amanda Droghini" w:date="2018-03-16T10:29:00Z">
        <w:r w:rsidR="00E52D10">
          <w:rPr>
            <w:highlight w:val="yellow"/>
          </w:rPr>
          <w:t>reproductive conditions</w:t>
        </w:r>
      </w:ins>
      <w:del w:id="102"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03" w:author="Amanda Droghini" w:date="2018-03-16T10:31:00Z">
        <w:r w:rsidR="009C74B1">
          <w:rPr>
            <w:highlight w:val="yellow"/>
          </w:rPr>
          <w:t xml:space="preserve">NIS that only required </w:t>
        </w:r>
      </w:ins>
      <w:del w:id="104" w:author="Amanda Droghini" w:date="2018-03-16T10:31:00Z">
        <w:r w:rsidR="004E6C5F" w:rsidRPr="004E6C5F" w:rsidDel="009C74B1">
          <w:rPr>
            <w:highlight w:val="yellow"/>
          </w:rPr>
          <w:delText>Species =</w:delText>
        </w:r>
      </w:del>
      <w:r w:rsidR="004E6C5F" w:rsidRPr="004E6C5F">
        <w:rPr>
          <w:highlight w:val="yellow"/>
        </w:rPr>
        <w:t xml:space="preserve"> 12C</w:t>
      </w:r>
      <w:ins w:id="105"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06" w:author="Amanda Droghini" w:date="2018-03-16T10:31:00Z">
        <w:r w:rsidR="009C74B1">
          <w:rPr>
            <w:highlight w:val="yellow"/>
          </w:rPr>
          <w:t xml:space="preserve"> of </w:t>
        </w:r>
        <w:proofErr w:type="spellStart"/>
        <w:r w:rsidR="009C74B1">
          <w:rPr>
            <w:highlight w:val="yellow"/>
          </w:rPr>
          <w:t>reprodutction</w:t>
        </w:r>
        <w:proofErr w:type="spellEnd"/>
        <w:r w:rsidR="009C74B1">
          <w:rPr>
            <w:highlight w:val="yellow"/>
          </w:rPr>
          <w:t xml:space="preserve"> within the study area.  </w:t>
        </w:r>
      </w:ins>
      <w:ins w:id="107" w:author="Amanda Droghini" w:date="2018-03-16T10:32:00Z">
        <w:r w:rsidR="009C74B1">
          <w:rPr>
            <w:highlight w:val="yellow"/>
          </w:rPr>
          <w:t xml:space="preserve">While NIS that required only </w:t>
        </w:r>
      </w:ins>
      <w:del w:id="108" w:author="Amanda Droghini" w:date="2018-03-16T10:32:00Z">
        <w:r w:rsidR="004E6C5F" w:rsidRPr="004E6C5F" w:rsidDel="009C74B1">
          <w:rPr>
            <w:highlight w:val="yellow"/>
          </w:rPr>
          <w:delText>, while species =</w:delText>
        </w:r>
      </w:del>
      <w:r w:rsidR="004E6C5F" w:rsidRPr="004E6C5F">
        <w:rPr>
          <w:highlight w:val="yellow"/>
        </w:rPr>
        <w:t xml:space="preserve">10C </w:t>
      </w:r>
      <w:ins w:id="109"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10"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proofErr w:type="spellStart"/>
      <w:r w:rsidR="0034065B" w:rsidRPr="00CA4945">
        <w:rPr>
          <w:i/>
          <w:iCs/>
        </w:rPr>
        <w:t>Caprella</w:t>
      </w:r>
      <w:proofErr w:type="spellEnd"/>
      <w:r w:rsidR="0034065B" w:rsidRPr="00CA4945">
        <w:rPr>
          <w:i/>
          <w:iCs/>
        </w:rPr>
        <w:t xml:space="preserve"> </w:t>
      </w:r>
      <w:proofErr w:type="spellStart"/>
      <w:r w:rsidR="0034065B" w:rsidRPr="00CA4945">
        <w:rPr>
          <w:i/>
          <w:iCs/>
        </w:rPr>
        <w:t>mutica</w:t>
      </w:r>
      <w:proofErr w:type="spellEnd"/>
      <w:r w:rsidR="0034065B" w:rsidRPr="00CA4945">
        <w:rPr>
          <w:i/>
          <w:iCs/>
        </w:rPr>
        <w:t xml:space="preserve"> </w:t>
      </w:r>
      <w:r w:rsidR="0034065B" w:rsidRPr="00CA4945">
        <w:t xml:space="preserve">and </w:t>
      </w:r>
      <w:r w:rsidR="0034065B" w:rsidRPr="00CA4945">
        <w:rPr>
          <w:i/>
          <w:iCs/>
        </w:rPr>
        <w:t xml:space="preserve">Mya </w:t>
      </w:r>
      <w:proofErr w:type="spellStart"/>
      <w:r w:rsidR="0034065B" w:rsidRPr="00CA4945">
        <w:rPr>
          <w:i/>
          <w:iCs/>
        </w:rPr>
        <w:t>arenaria</w:t>
      </w:r>
      <w:proofErr w:type="spellEnd"/>
      <w:r w:rsidR="0034065B" w:rsidRPr="00CA4945">
        <w:t>) had suit</w:t>
      </w:r>
      <w:r w:rsidR="0034065B">
        <w:t>able habitat nearly year-round.</w:t>
      </w:r>
      <w:r w:rsidR="00AF4943" w:rsidRPr="00CA4945">
        <w:t xml:space="preserve"> </w:t>
      </w:r>
      <w:r w:rsidR="0034065B" w:rsidRPr="00CA4945">
        <w:t xml:space="preserve">In contrast, </w:t>
      </w:r>
      <w:commentRangeStart w:id="111"/>
      <w:r w:rsidR="0034065B" w:rsidRPr="00CA4945">
        <w:t>several species had less than one week of suitable habitat</w:t>
      </w:r>
      <w:commentRangeEnd w:id="111"/>
      <w:r w:rsidR="0034065B">
        <w:rPr>
          <w:rStyle w:val="CommentReference"/>
        </w:rPr>
        <w:commentReference w:id="111"/>
      </w:r>
      <w:r w:rsidR="0034065B" w:rsidRPr="00CA4945">
        <w:t xml:space="preserve">, and </w:t>
      </w:r>
      <w:commentRangeStart w:id="112"/>
      <w:r w:rsidR="0034065B" w:rsidRPr="00CA4945">
        <w:t xml:space="preserve">an average of </w:t>
      </w:r>
      <w:commentRangeEnd w:id="112"/>
      <w:r w:rsidR="0034065B">
        <w:rPr>
          <w:rStyle w:val="CommentReference"/>
        </w:rPr>
        <w:commentReference w:id="112"/>
      </w:r>
      <w:r w:rsidR="0034065B" w:rsidRPr="00CA4945">
        <w:t xml:space="preserve">six species had no suitable reproductive habitat (Table E-1). </w:t>
      </w:r>
      <w:r w:rsidR="0034065B">
        <w:t>Three</w:t>
      </w:r>
      <w:r w:rsidR="0034065B" w:rsidRPr="00CA4945">
        <w:t xml:space="preserve"> of these (</w:t>
      </w:r>
      <w:proofErr w:type="spellStart"/>
      <w:r w:rsidR="0034065B" w:rsidRPr="00CA4945">
        <w:rPr>
          <w:i/>
          <w:iCs/>
        </w:rPr>
        <w:t>Alosa</w:t>
      </w:r>
      <w:proofErr w:type="spellEnd"/>
      <w:r w:rsidR="0034065B" w:rsidRPr="00CA4945">
        <w:rPr>
          <w:i/>
          <w:iCs/>
        </w:rPr>
        <w:t xml:space="preserve"> </w:t>
      </w:r>
      <w:proofErr w:type="spellStart"/>
      <w:r w:rsidR="0034065B" w:rsidRPr="00CA4945">
        <w:rPr>
          <w:i/>
          <w:iCs/>
        </w:rPr>
        <w:t>sapidissima</w:t>
      </w:r>
      <w:proofErr w:type="spellEnd"/>
      <w:r w:rsidR="0034065B" w:rsidRPr="00CA4945">
        <w:rPr>
          <w:i/>
          <w:iCs/>
        </w:rPr>
        <w:t xml:space="preserve">, </w:t>
      </w:r>
      <w:proofErr w:type="spellStart"/>
      <w:r w:rsidR="0034065B" w:rsidRPr="00CA4945">
        <w:rPr>
          <w:i/>
        </w:rPr>
        <w:t>Hediste</w:t>
      </w:r>
      <w:proofErr w:type="spellEnd"/>
      <w:r w:rsidR="0034065B" w:rsidRPr="00CA4945">
        <w:rPr>
          <w:i/>
        </w:rPr>
        <w:t xml:space="preserve"> </w:t>
      </w:r>
      <w:proofErr w:type="spellStart"/>
      <w:r w:rsidR="0034065B" w:rsidRPr="00CA4945">
        <w:rPr>
          <w:i/>
        </w:rPr>
        <w:t>diadroma</w:t>
      </w:r>
      <w:proofErr w:type="spellEnd"/>
      <w:r w:rsidR="0034065B">
        <w:t>,</w:t>
      </w:r>
      <w:r w:rsidR="0034065B" w:rsidRPr="00CA4945">
        <w:rPr>
          <w:i/>
          <w:iCs/>
        </w:rPr>
        <w:t xml:space="preserve"> Salmo </w:t>
      </w:r>
      <w:proofErr w:type="spellStart"/>
      <w:r w:rsidR="0034065B" w:rsidRPr="00CA4945">
        <w:rPr>
          <w:i/>
          <w:iCs/>
        </w:rPr>
        <w:t>salar</w:t>
      </w:r>
      <w:proofErr w:type="spellEnd"/>
      <w:r w:rsidR="0034065B" w:rsidRPr="00CA4945">
        <w:t xml:space="preserve">) </w:t>
      </w:r>
      <w:ins w:id="113" w:author="Amanda Droghini" w:date="2018-03-16T10:33:00Z">
        <w:r w:rsidR="009C74B1">
          <w:t xml:space="preserve">were primarily limited by salt conditions, </w:t>
        </w:r>
      </w:ins>
      <w:r w:rsidR="0034065B" w:rsidRPr="00CA4945">
        <w:t>requir</w:t>
      </w:r>
      <w:ins w:id="114" w:author="Amanda Droghini" w:date="2018-03-16T10:33:00Z">
        <w:r w:rsidR="009C74B1">
          <w:t>ing</w:t>
        </w:r>
      </w:ins>
      <w:del w:id="115"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16" w:author="Amanda Droghini" w:date="2018-03-16T10:33:00Z">
        <w:r w:rsidR="009C74B1">
          <w:t xml:space="preserve">, and were </w:t>
        </w:r>
        <w:proofErr w:type="spellStart"/>
        <w:r w:rsidR="009C74B1">
          <w:t>shit</w:t>
        </w:r>
        <w:proofErr w:type="spellEnd"/>
        <w:r w:rsidR="009C74B1">
          <w:t xml:space="preserve">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17"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18"/>
      <w:r w:rsidR="0034065B" w:rsidRPr="00CA4945">
        <w:rPr>
          <w:rFonts w:eastAsia="Calibri"/>
          <w:highlight w:val="white"/>
        </w:rPr>
        <w:t>Alaska</w:t>
      </w:r>
      <w:commentRangeEnd w:id="118"/>
      <w:r w:rsidR="0034065B" w:rsidRPr="00CA4945">
        <w:commentReference w:id="118"/>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19"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20"/>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 xml:space="preserve">=114), </w:t>
      </w:r>
      <w:proofErr w:type="gramStart"/>
      <w:r w:rsidR="00E05BC2" w:rsidRPr="00CA4945">
        <w:rPr>
          <w:rFonts w:eastAsia="Calibri"/>
          <w:highlight w:val="white"/>
        </w:rPr>
        <w:t>Other</w:t>
      </w:r>
      <w:proofErr w:type="gramEnd"/>
      <w:r w:rsidR="00E05BC2" w:rsidRPr="00CA4945">
        <w:rPr>
          <w:rFonts w:eastAsia="Calibri"/>
          <w:highlight w:val="white"/>
        </w:rPr>
        <w:t xml:space="preserve">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highlight w:val="white"/>
        </w:rPr>
        <w:lastRenderedPageBreak/>
        <w:t>(</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20"/>
      <w:r w:rsidR="00E05BC2">
        <w:rPr>
          <w:rStyle w:val="CommentReference"/>
        </w:rPr>
        <w:commentReference w:id="120"/>
      </w:r>
      <w:r w:rsidRPr="00CA4945">
        <w:rPr>
          <w:rFonts w:eastAsia="Calibri"/>
          <w:highlight w:val="white"/>
        </w:rPr>
        <w:t xml:space="preserve">Dutch Harbor received the greatest amount of traffic for both NBIC and VMS reported boats. Nome received the second highest amount of traffic for NBIC reported vessels, and </w:t>
      </w:r>
      <w:proofErr w:type="spellStart"/>
      <w:r w:rsidRPr="00CA4945">
        <w:rPr>
          <w:rFonts w:eastAsia="Calibri"/>
          <w:highlight w:val="white"/>
        </w:rPr>
        <w:t>Akutan</w:t>
      </w:r>
      <w:proofErr w:type="spellEnd"/>
      <w:r w:rsidRPr="00CA4945">
        <w:rPr>
          <w:rFonts w:eastAsia="Calibri"/>
          <w:highlight w:val="white"/>
        </w:rPr>
        <w:t xml:space="preserve">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21"/>
      <w:r w:rsidR="0034065B" w:rsidRPr="00CA4945">
        <w:rPr>
          <w:rFonts w:eastAsia="Calibri"/>
          <w:highlight w:val="white"/>
        </w:rPr>
        <w:t>Figure 6</w:t>
      </w:r>
      <w:commentRangeEnd w:id="121"/>
      <w:r w:rsidR="0034065B" w:rsidRPr="00CA4945">
        <w:commentReference w:id="121"/>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1AAACE60" w:rsidR="00530190" w:rsidRPr="00E05BC2" w:rsidRDefault="0034065B" w:rsidP="00E05BC2">
      <w:pPr>
        <w:spacing w:before="200" w:line="360" w:lineRule="auto"/>
        <w:contextualSpacing/>
        <w:rPr>
          <w:highlight w:val="white"/>
        </w:rPr>
      </w:pPr>
      <w:commentRangeStart w:id="122"/>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22"/>
      <w:r w:rsidRPr="00CA4945">
        <w:commentReference w:id="122"/>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23"/>
      <w:r w:rsidRPr="00CA4945">
        <w:rPr>
          <w:rFonts w:eastAsia="Calibri"/>
          <w:highlight w:val="white"/>
        </w:rPr>
        <w:t>Figure 5a</w:t>
      </w:r>
      <w:commentRangeEnd w:id="123"/>
      <w:r w:rsidRPr="00CA4945">
        <w:commentReference w:id="123"/>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r w:rsidRPr="00CA4945">
        <w:rPr>
          <w:rFonts w:eastAsia="Calibri"/>
          <w:highlight w:val="white"/>
        </w:rPr>
        <w:t xml:space="preserve">Ballast water exchange data revealed a different pattern than the ship arrival records: while ports in the eastern Pacific Ocean accounted for more trips, most ballast water released in the Bering Sea originated from Asian ports (Figure 6). South Korea and China each accounted for an order of magnitude more ballast water (18,728 and 17,453 </w:t>
      </w:r>
      <w:proofErr w:type="spellStart"/>
      <w:r w:rsidRPr="00CA4945">
        <w:rPr>
          <w:rFonts w:eastAsia="Calibri"/>
          <w:highlight w:val="white"/>
        </w:rPr>
        <w:t>mt</w:t>
      </w:r>
      <w:proofErr w:type="spellEnd"/>
      <w:r w:rsidRPr="00CA4945">
        <w:rPr>
          <w:rFonts w:eastAsia="Calibri"/>
          <w:highlight w:val="white"/>
        </w:rPr>
        <w:t xml:space="preserve">, respectively) than the next greatest sources, Japan (7183 </w:t>
      </w:r>
      <w:proofErr w:type="spellStart"/>
      <w:r w:rsidRPr="00CA4945">
        <w:rPr>
          <w:rFonts w:eastAsia="Calibri"/>
          <w:highlight w:val="white"/>
        </w:rPr>
        <w:t>mt</w:t>
      </w:r>
      <w:proofErr w:type="spellEnd"/>
      <w:r w:rsidRPr="00CA4945">
        <w:rPr>
          <w:rFonts w:eastAsia="Calibri"/>
          <w:highlight w:val="white"/>
        </w:rPr>
        <w:t xml:space="preserve">), Canada (6912 </w:t>
      </w:r>
      <w:proofErr w:type="spellStart"/>
      <w:r w:rsidRPr="00CA4945">
        <w:rPr>
          <w:rFonts w:eastAsia="Calibri"/>
          <w:highlight w:val="white"/>
        </w:rPr>
        <w:t>mt</w:t>
      </w:r>
      <w:proofErr w:type="spellEnd"/>
      <w:r w:rsidRPr="00CA4945">
        <w:rPr>
          <w:rFonts w:eastAsia="Calibri"/>
          <w:highlight w:val="white"/>
        </w:rPr>
        <w:t xml:space="preserve">), and Washington (3852 </w:t>
      </w:r>
      <w:proofErr w:type="spellStart"/>
      <w:r w:rsidRPr="00CA4945">
        <w:rPr>
          <w:rFonts w:eastAsia="Calibri"/>
          <w:highlight w:val="white"/>
        </w:rPr>
        <w:t>mt</w:t>
      </w:r>
      <w:proofErr w:type="spellEnd"/>
      <w:r w:rsidRPr="00CA4945">
        <w:rPr>
          <w:rFonts w:eastAsia="Calibri"/>
          <w:highlight w:val="white"/>
        </w:rPr>
        <w: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24" w:name="_wsrma7mknuak" w:colFirst="0" w:colLast="0"/>
      <w:bookmarkEnd w:id="124"/>
      <w:r w:rsidRPr="00CA4945">
        <w:t>Discussion</w:t>
      </w:r>
    </w:p>
    <w:p w14:paraId="30FD02EC" w14:textId="6BFBD9E0"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temperature limitations on habitat and low propagule pressure.</w:t>
      </w:r>
      <w:r w:rsidR="004D442F">
        <w:t xml:space="preserve">  </w:t>
      </w:r>
      <w:commentRangeStart w:id="125"/>
      <w:r w:rsidR="004D442F">
        <w:t>[..]</w:t>
      </w:r>
      <w:commentRangeEnd w:id="125"/>
      <w:r w:rsidR="004D442F">
        <w:rPr>
          <w:rStyle w:val="CommentReference"/>
          <w:rFonts w:ascii="Arial" w:eastAsia="Arial" w:hAnsi="Arial" w:cs="Arial"/>
          <w:color w:val="000000"/>
          <w:lang w:val="en-US" w:eastAsia="en-US"/>
        </w:rPr>
        <w:commentReference w:id="125"/>
      </w:r>
    </w:p>
    <w:p w14:paraId="4F965CF2" w14:textId="5697EAA5" w:rsidR="00E85FCC" w:rsidRDefault="00E31E78" w:rsidP="00D10BCD">
      <w:pPr>
        <w:spacing w:line="360" w:lineRule="auto"/>
        <w:contextualSpacing/>
        <w:rPr>
          <w:color w:val="FF0000"/>
        </w:rPr>
      </w:pPr>
      <w:r>
        <w:rPr>
          <w:color w:val="000000" w:themeColor="text1"/>
        </w:rPr>
        <w:lastRenderedPageBreak/>
        <w:t>Across the 42 taxa we examined, survival suitability was predicted as high in the</w:t>
      </w:r>
      <w:r w:rsidR="0067391E">
        <w:t xml:space="preserve"> southern Bering Sea, but d</w:t>
      </w:r>
      <w:r>
        <w:t xml:space="preserve">ecreased drastically </w:t>
      </w:r>
      <w:r w:rsidR="0067391E">
        <w:t xml:space="preserve">in the north. </w:t>
      </w:r>
      <w:r>
        <w:t>Temperatures suitable for growth and reproduction</w:t>
      </w:r>
      <w:r w:rsidR="0067391E">
        <w:t xml:space="preserve"> </w:t>
      </w:r>
      <w:r>
        <w:t xml:space="preserve">do exist, but </w:t>
      </w:r>
      <w:r w:rsidR="009D352C">
        <w:t>taxa with long-lived larval or development stages may be limited by the Bering Sea’s short summer season. Areas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47CED1A5" w14:textId="6C19B97B" w:rsidR="004D68B2" w:rsidRPr="00EC58C3" w:rsidRDefault="00B75A0A" w:rsidP="00EC58C3">
      <w:pPr>
        <w:spacing w:line="360" w:lineRule="auto"/>
        <w:contextualSpacing/>
        <w:rPr>
          <w:color w:val="FF0000"/>
        </w:rPr>
      </w:pPr>
      <w:r>
        <w:t xml:space="preserve">Because the species we considered are from more temperate regions, we expected that a lack of cold water tolerance would be the limiting factor. Two pieces of evidence from our research confirm these results. First, all taxa we considered </w:t>
      </w:r>
      <w:r w:rsidRPr="00CA4945">
        <w:t xml:space="preserve">could survive for at least six weeks of the year, when water temperatures were warmest (from early July to mid-August). However, </w:t>
      </w:r>
      <w:r>
        <w:t xml:space="preserve">taxa without year-round habitat </w:t>
      </w:r>
      <w:r w:rsidRPr="00CA4945">
        <w:t xml:space="preserve">were unable to survive during the coldest months of the year (from December to April), </w:t>
      </w:r>
      <w:commentRangeStart w:id="126"/>
      <w:r w:rsidRPr="00CA4945">
        <w:t>even under projected mid-century conditions (2030-2039)</w:t>
      </w:r>
      <w:commentRangeEnd w:id="126"/>
      <w:r>
        <w:rPr>
          <w:rStyle w:val="CommentReference"/>
          <w:rFonts w:ascii="Arial" w:eastAsia="Arial" w:hAnsi="Arial" w:cs="Arial"/>
          <w:color w:val="000000"/>
          <w:lang w:val="en-US" w:eastAsia="en-US"/>
        </w:rPr>
        <w:commentReference w:id="126"/>
      </w:r>
      <w:r w:rsidRPr="00CA4945">
        <w:t xml:space="preserve">. </w:t>
      </w:r>
      <w:r>
        <w:t xml:space="preserve">Second, we uncovered a strong, latitudinal gradient </w:t>
      </w:r>
      <w:r w:rsidR="00F050F9">
        <w:t>in</w:t>
      </w:r>
      <w:r>
        <w:t xml:space="preserve"> non-native species richness</w:t>
      </w:r>
      <w:r w:rsidR="00F050F9">
        <w:t>, with high richness</w:t>
      </w:r>
      <w:r>
        <w:t xml:space="preserve"> in</w:t>
      </w:r>
      <w:r w:rsidR="00E24DC6">
        <w:t xml:space="preserve"> the </w:t>
      </w:r>
      <w:r w:rsidR="00D10BCD">
        <w:t>souther</w:t>
      </w:r>
      <w:r>
        <w:t>n Bering Sea shelf, and</w:t>
      </w:r>
      <w:r w:rsidR="003F748B">
        <w:t xml:space="preserve"> </w:t>
      </w:r>
      <w:del w:id="127" w:author="Amanda Droghini" w:date="2018-02-08T21:49:00Z">
        <w:r w:rsidR="003F748B" w:rsidRPr="00CA4945" w:rsidDel="00A41DF2">
          <w:delText>, and temperature values drove majority of the variation in habitat suitability among species and across the study are</w:delText>
        </w:r>
      </w:del>
      <w:r>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t xml:space="preserve">Meanwhile, the northern Bering Sea is more similar to arctic ecosystems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 xml:space="preserve">. </w:t>
      </w:r>
      <w:r w:rsidR="00E23A01">
        <w:t xml:space="preserve">Our </w:t>
      </w:r>
      <w:proofErr w:type="gramStart"/>
      <w:r w:rsidR="00E23A01">
        <w:t>findings</w:t>
      </w:r>
      <w:r w:rsidR="00F050F9">
        <w:t xml:space="preserve"> </w:t>
      </w:r>
      <w:r w:rsidR="00E23A01">
        <w:t>s</w:t>
      </w:r>
      <w:r w:rsidR="00F050F9">
        <w:t>uggests</w:t>
      </w:r>
      <w:proofErr w:type="gramEnd"/>
      <w:r w:rsidR="00F050F9">
        <w:t xml:space="preserve"> that winter water temperatures present an important obstacle to the invasion of arctic, but not subarctic systems. </w:t>
      </w:r>
      <w:r w:rsidR="00E23A01">
        <w:t>There already exists ecological differences between the subarctic and ar</w:t>
      </w:r>
      <w:r w:rsidR="00673D74">
        <w:t xml:space="preserve">ctic regions of the Bering Sea, with </w:t>
      </w:r>
      <w:r w:rsidR="00E23A01">
        <w:t xml:space="preserve">native species in the northern Bering Sea </w:t>
      </w:r>
      <w:r w:rsidR="00673D74">
        <w:t>being more akin to species in the Chukchi Sea and the Arctic Ocean than in the Pacific</w:t>
      </w:r>
      <w:r w:rsidR="00E23A01">
        <w:t xml:space="preserve">; this is especially true for demersal and benthic organisms that experience a “cold pool” (water temperatures below </w:t>
      </w:r>
      <w:r w:rsidR="00E23A01" w:rsidRPr="009F7627">
        <w:t>2°C</w:t>
      </w:r>
      <w:r w:rsidR="00E23A01">
        <w:t xml:space="preserve">) in the summer, which is a direct result of melting winter sea ice </w:t>
      </w:r>
      <w:r w:rsidR="00E23A01">
        <w:fldChar w:fldCharType="begin" w:fldLock="1"/>
      </w:r>
      <w:r w:rsidR="009D352C">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E23A01">
        <w:fldChar w:fldCharType="separate"/>
      </w:r>
      <w:r w:rsidR="00E23A01" w:rsidRPr="00A24DA3">
        <w:rPr>
          <w:noProof/>
        </w:rPr>
        <w:t>(Wyllie-Echeverria and Wooster 1998, Mueter and Litzow 2008)</w:t>
      </w:r>
      <w:r w:rsidR="00E23A01">
        <w:fldChar w:fldCharType="end"/>
      </w:r>
      <w:r w:rsidR="00E23A01">
        <w:t xml:space="preserve">. </w:t>
      </w:r>
      <w:commentRangeStart w:id="128"/>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developed ecological niche models to predict the distribution of four potentially invasive species in Alaska, three of which we consider here. Our models support their main finding that current </w:t>
      </w:r>
      <w:r w:rsidR="008F5B16">
        <w:lastRenderedPageBreak/>
        <w:t xml:space="preserve">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t xml:space="preserve">, but </w:t>
      </w:r>
      <w:r w:rsidR="008F5B16">
        <w:t xml:space="preserve">by considering a larger number of taxa, we </w:t>
      </w:r>
      <w:r>
        <w:t>found that most species do not have the ability to live up to the Arctic…</w:t>
      </w:r>
      <w:r w:rsidR="008F5B16">
        <w:t xml:space="preserve"> </w:t>
      </w:r>
      <w:r w:rsidR="008F5B16" w:rsidRPr="007B56BF">
        <w:rPr>
          <w:highlight w:val="yellow"/>
        </w:rPr>
        <w:t>(Fig. XX)</w:t>
      </w:r>
      <w:r w:rsidR="008F5B16">
        <w:t>.</w:t>
      </w:r>
      <w:commentRangeEnd w:id="128"/>
      <w:r w:rsidR="008F5B16">
        <w:rPr>
          <w:rStyle w:val="CommentReference"/>
          <w:rFonts w:ascii="Arial" w:eastAsia="Arial" w:hAnsi="Arial" w:cs="Arial"/>
          <w:color w:val="000000"/>
          <w:lang w:val="en-US" w:eastAsia="en-US"/>
        </w:rPr>
        <w:commentReference w:id="128"/>
      </w:r>
      <w:r w:rsidR="008F5B16">
        <w:t xml:space="preserve"> </w:t>
      </w:r>
      <w:r w:rsidR="00114E82">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114E82">
        <w:fldChar w:fldCharType="separate"/>
      </w:r>
      <w:r w:rsidR="00114E82" w:rsidRPr="00F24EA9">
        <w:rPr>
          <w:noProof/>
        </w:rPr>
        <w:t>(Miller 2016)</w:t>
      </w:r>
      <w:r w:rsidR="00114E82">
        <w:fldChar w:fldCharType="end"/>
      </w:r>
      <w:r w:rsidR="00114E82">
        <w:t xml:space="preserve">. </w:t>
      </w:r>
      <w:r w:rsidR="00114E82" w:rsidRPr="00FE07CC">
        <w:t>Nevertheless, there</w:t>
      </w:r>
      <w:r w:rsidR="00114E82">
        <w:t xml:space="preserve"> is a lack of knowledge on the physiological thresholds of most marine organisms. </w:t>
      </w:r>
      <w:del w:id="129" w:author="Amanda Droghini" w:date="2018-03-08T07:50:00Z">
        <w:r w:rsidR="00114E82" w:rsidDel="00B31FD6">
          <w:delText xml:space="preserve">Most studies are concerned with testing upper limits, or test lower limits that are well above the temperatures experienced in Arctic or sub-Arctic regions. </w:delText>
        </w:r>
      </w:del>
      <w:r w:rsidR="00114E82">
        <w:t xml:space="preserve">Even within a taxa, different populations can exhibit different tolerances, or exhibit impressive phenotypic plasticity </w:t>
      </w:r>
      <w:r w:rsidR="00114E82">
        <w:fldChar w:fldCharType="begin" w:fldLock="1"/>
      </w:r>
      <w:r w:rsidR="00114E82">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114E82">
        <w:fldChar w:fldCharType="separate"/>
      </w:r>
      <w:r w:rsidR="00114E82" w:rsidRPr="00E10DB0">
        <w:rPr>
          <w:noProof/>
        </w:rPr>
        <w:t>(Sorte et al. 2011, Huang et al. 2017)</w:t>
      </w:r>
      <w:r w:rsidR="00114E82">
        <w:fldChar w:fldCharType="end"/>
      </w:r>
      <w:r w:rsidR="00114E82">
        <w:t xml:space="preserve">. The limitations of considering only one or a few variables (e.g. temperature, salinity) in isolation have been discussed elsewhere; beyond the need to consider additional factors such as availability of food resources and substrate, </w:t>
      </w:r>
      <w:r w:rsidR="00EC58C3">
        <w:t>t</w:t>
      </w:r>
      <w:r w:rsidR="00114E82">
        <w:t xml:space="preserve">here is also the potential for interactions and for non-linear responses, both of which may be especially important at the tail-end of species’ thermal response curves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114E82">
        <w:fldChar w:fldCharType="separate"/>
      </w:r>
      <w:r w:rsidR="00114E82" w:rsidRPr="008F7758">
        <w:rPr>
          <w:noProof/>
        </w:rPr>
        <w:t>(Monaco and Helmuth 2011, Sorte 2014, Miller 2016)</w:t>
      </w:r>
      <w:r w:rsidR="00114E82">
        <w:fldChar w:fldCharType="end"/>
      </w:r>
      <w:r w:rsidR="00114E82">
        <w:t xml:space="preserve">.  </w:t>
      </w:r>
      <w:r w:rsidR="00EC58C3">
        <w:rPr>
          <w:color w:val="FF0000"/>
        </w:rPr>
        <w:t xml:space="preserve">We also recognize that sea temperatures do not tell us about the organism’s body temperature (the true limiting factor), which can also be affected by a multitude of environmental factors e.g. wind (Monaco and Helmuth 2011). </w:t>
      </w:r>
    </w:p>
    <w:p w14:paraId="57F592B7" w14:textId="637FBF41" w:rsidR="00E85FCC" w:rsidRPr="00B31FD6" w:rsidRDefault="00E85FCC" w:rsidP="00B31FD6">
      <w:pPr>
        <w:pStyle w:val="Heading2"/>
      </w:pPr>
      <w:r w:rsidRPr="00B31FD6">
        <w:t>Reproduction: Is there enough time?</w:t>
      </w:r>
    </w:p>
    <w:p w14:paraId="208BDB0F" w14:textId="2F007823" w:rsidR="00FE07CC" w:rsidRPr="00114E82" w:rsidRDefault="00A41DF2" w:rsidP="00114E82">
      <w:pPr>
        <w:spacing w:line="360" w:lineRule="auto"/>
        <w:contextualSpacing/>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of the evaluated species had at least one week of suitable reproductive habitat</w:t>
      </w:r>
      <w:r w:rsidR="00673D74">
        <w:rPr>
          <w:highlight w:val="cyan"/>
        </w:rPr>
        <w:t xml:space="preserve">. Most species that were unable to reproduce required brackish or freshwater for reproduction; in theory, these species would have access to many estuaries and rivers. </w:t>
      </w:r>
      <w:r w:rsidR="004E6C5F">
        <w:rPr>
          <w:highlight w:val="cyan"/>
        </w:rPr>
        <w:t xml:space="preserve">For </w:t>
      </w:r>
      <w:proofErr w:type="spellStart"/>
      <w:r w:rsidR="004E6C5F">
        <w:rPr>
          <w:highlight w:val="cyan"/>
        </w:rPr>
        <w:t>axa</w:t>
      </w:r>
      <w:proofErr w:type="spellEnd"/>
      <w:r w:rsidR="004E6C5F">
        <w:rPr>
          <w:highlight w:val="cyan"/>
        </w:rPr>
        <w:t xml:space="preserve"> that require temperatures above 10C, </w:t>
      </w:r>
      <w:r w:rsidRPr="000A4DAA">
        <w:rPr>
          <w:highlight w:val="cyan"/>
        </w:rPr>
        <w:t xml:space="preserve">the Bering Sea’s short summer season </w:t>
      </w:r>
      <w:r w:rsidR="004E6C5F">
        <w:rPr>
          <w:highlight w:val="cyan"/>
        </w:rPr>
        <w:t>may be</w:t>
      </w:r>
      <w:r w:rsidRPr="000A4DAA">
        <w:rPr>
          <w:highlight w:val="cyan"/>
        </w:rPr>
        <w:t xml:space="preserve"> insufficient for taxa to reproduce and </w:t>
      </w:r>
      <w:r w:rsidR="004E6C5F">
        <w:rPr>
          <w:highlight w:val="cyan"/>
        </w:rPr>
        <w:t>develop</w:t>
      </w:r>
      <w:r w:rsidRPr="000A4DAA">
        <w:rPr>
          <w:highlight w:val="cyan"/>
        </w:rPr>
        <w:t xml:space="preserve">. </w:t>
      </w:r>
      <w:r w:rsidR="009D352C">
        <w:rPr>
          <w:highlight w:val="cyan"/>
        </w:rPr>
        <w:t xml:space="preserve">The role of cold temperature on either preventing development, or lengthening time required for development, has been well documented </w:t>
      </w:r>
      <w:r w:rsidR="009D352C">
        <w:rPr>
          <w:highlight w:val="cyan"/>
        </w:rPr>
        <w:fldChar w:fldCharType="begin" w:fldLock="1"/>
      </w:r>
      <w:r w:rsidR="00432C42">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9D352C">
        <w:rPr>
          <w:highlight w:val="cyan"/>
        </w:rPr>
        <w:fldChar w:fldCharType="separate"/>
      </w:r>
      <w:r w:rsidR="009D352C" w:rsidRPr="009D352C">
        <w:rPr>
          <w:noProof/>
          <w:highlight w:val="cyan"/>
        </w:rPr>
        <w:t>(e.g. de Rivera et al. 2007)</w:t>
      </w:r>
      <w:r w:rsidR="009D352C">
        <w:rPr>
          <w:highlight w:val="cyan"/>
        </w:rPr>
        <w:fldChar w:fldCharType="end"/>
      </w:r>
      <w:r w:rsidR="009D352C">
        <w:rPr>
          <w:highlight w:val="cyan"/>
        </w:rPr>
        <w:t xml:space="preserve">. </w:t>
      </w:r>
      <w:r w:rsidRPr="000A4DAA">
        <w:rPr>
          <w:highlight w:val="cyan"/>
        </w:rPr>
        <w:t xml:space="preserve">Thus, several taxa of concern in nearby ecoregions (e.g. </w:t>
      </w:r>
      <w:proofErr w:type="spellStart"/>
      <w:r w:rsidR="004E6C5F" w:rsidRPr="004E6C5F">
        <w:rPr>
          <w:i/>
          <w:highlight w:val="cyan"/>
        </w:rPr>
        <w:t>Amphibalanus</w:t>
      </w:r>
      <w:proofErr w:type="spellEnd"/>
      <w:r w:rsidR="004E6C5F" w:rsidRPr="004E6C5F">
        <w:rPr>
          <w:i/>
          <w:highlight w:val="cyan"/>
        </w:rPr>
        <w:t xml:space="preserve"> </w:t>
      </w:r>
      <w:proofErr w:type="spellStart"/>
      <w:proofErr w:type="gramStart"/>
      <w:r w:rsidR="004E6C5F" w:rsidRPr="004E6C5F">
        <w:rPr>
          <w:i/>
          <w:highlight w:val="cyan"/>
        </w:rPr>
        <w:t>amphitrite</w:t>
      </w:r>
      <w:proofErr w:type="spellEnd"/>
      <w:proofErr w:type="gramEnd"/>
      <w:r w:rsidR="004E6C5F">
        <w:rPr>
          <w:highlight w:val="cyan"/>
        </w:rPr>
        <w:t xml:space="preserve">, </w:t>
      </w:r>
      <w:proofErr w:type="spellStart"/>
      <w:r w:rsidRPr="000A4DAA">
        <w:rPr>
          <w:i/>
          <w:highlight w:val="cyan"/>
        </w:rPr>
        <w:t>Botrylloides</w:t>
      </w:r>
      <w:proofErr w:type="spellEnd"/>
      <w:r w:rsidRPr="000A4DAA">
        <w:rPr>
          <w:i/>
          <w:highlight w:val="cyan"/>
        </w:rPr>
        <w:t xml:space="preserve"> violaceus</w:t>
      </w:r>
      <w:r w:rsidRPr="000A4DAA">
        <w:rPr>
          <w:highlight w:val="cyan"/>
        </w:rPr>
        <w:t xml:space="preserve">, </w:t>
      </w:r>
      <w:proofErr w:type="spellStart"/>
      <w:r w:rsidRPr="000A4DAA">
        <w:rPr>
          <w:i/>
          <w:iCs/>
          <w:highlight w:val="cyan"/>
        </w:rPr>
        <w:t>Carcinus</w:t>
      </w:r>
      <w:proofErr w:type="spellEnd"/>
      <w:r w:rsidRPr="000A4DAA">
        <w:rPr>
          <w:i/>
          <w:iCs/>
          <w:highlight w:val="cyan"/>
        </w:rPr>
        <w:t xml:space="preserve"> </w:t>
      </w:r>
      <w:proofErr w:type="spellStart"/>
      <w:r w:rsidRPr="000A4DAA">
        <w:rPr>
          <w:i/>
          <w:iCs/>
          <w:highlight w:val="cyan"/>
        </w:rPr>
        <w:t>maenas</w:t>
      </w:r>
      <w:proofErr w:type="spellEnd"/>
      <w:r w:rsidRPr="000A4DAA">
        <w:rPr>
          <w:highlight w:val="cyan"/>
        </w:rPr>
        <w:t xml:space="preserve">), </w:t>
      </w:r>
      <w:r w:rsidR="004E6C5F">
        <w:rPr>
          <w:highlight w:val="cyan"/>
        </w:rPr>
        <w:t>may</w:t>
      </w:r>
      <w:r w:rsidRPr="000A4DAA">
        <w:rPr>
          <w:highlight w:val="cyan"/>
        </w:rPr>
        <w:t xml:space="preserve"> have limited opportunities</w:t>
      </w:r>
      <w:r w:rsidRPr="00CA4945">
        <w:t xml:space="preserve"> for reproduction under current conditions in the Bering Sea, despite having the capacity to live year-round across moderately large areas of the shelf. </w:t>
      </w:r>
      <w:r w:rsidR="00114E82">
        <w:t xml:space="preserve">However, our models may underestimate summer water temperatures near the coastlines, and especially near the mouth of major rivers, potentially underestimating the time and amount of suitable habitat available. The spatial resolution of the ROMS (6-nautical mile) is coarse in the context of habitat studies for marine </w:t>
      </w:r>
      <w:r w:rsidR="00114E82">
        <w:lastRenderedPageBreak/>
        <w:t xml:space="preserve">invertebrates. Because of the resolution and numerical limitations, the ROMS lack resolution in shallow waters (&lt; 10 m deep), and models do not reach the shoreline, often falling several kilometers short. </w:t>
      </w:r>
      <w:del w:id="130" w:author="Amanda Droghini" w:date="2018-03-07T08:26:00Z">
        <w:r w:rsidR="00114E82" w:rsidDel="00FE07CC">
          <w:delText xml:space="preserve">Thus, for many areas along the coast, we simply have no predictions of water temperature and salinity. </w:delText>
        </w:r>
      </w:del>
      <w:del w:id="131"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w:t>
      </w:r>
      <w:proofErr w:type="spellStart"/>
      <w:r w:rsidR="00114E82">
        <w:t>Nushagak</w:t>
      </w:r>
      <w:proofErr w:type="spellEnd"/>
      <w:proofErr w:type="gramStart"/>
      <w:r w:rsidR="00114E82">
        <w:t>..)</w:t>
      </w:r>
      <w:proofErr w:type="gramEnd"/>
      <w:r w:rsidR="00114E82">
        <w:t xml:space="preserve">. These rivers not only contribute to </w:t>
      </w:r>
      <w:proofErr w:type="gramStart"/>
      <w:r w:rsidR="00114E82">
        <w:t>freshening</w:t>
      </w:r>
      <w:proofErr w:type="gramEnd"/>
      <w:r w:rsidR="00114E82">
        <w:t xml:space="preserve"> the Bering Sea, but also increase near-shore water temperatures by several degrees in the summer. Measurements from finer scale models have </w:t>
      </w:r>
      <w:proofErr w:type="spellStart"/>
      <w:r w:rsidR="00114E82">
        <w:t>have</w:t>
      </w:r>
      <w:proofErr w:type="spellEnd"/>
      <w:r w:rsidR="00114E82">
        <w:t xml:space="preserve"> recorded temperatures as high as </w:t>
      </w:r>
      <w:commentRangeStart w:id="132"/>
      <w:r w:rsidR="00114E82">
        <w:t xml:space="preserve">19°C </w:t>
      </w:r>
      <w:commentRangeEnd w:id="132"/>
      <w:r w:rsidR="00114E82">
        <w:rPr>
          <w:rStyle w:val="CommentReference"/>
          <w:rFonts w:ascii="Arial" w:eastAsia="Arial" w:hAnsi="Arial" w:cs="Arial"/>
          <w:color w:val="000000"/>
          <w:lang w:val="en-US" w:eastAsia="en-US"/>
        </w:rPr>
        <w:commentReference w:id="132"/>
      </w:r>
      <w:r w:rsidR="00114E82">
        <w:t>near the Yukon River. Local dynamics such as freshwater runoff influences salinity and temperature and is likely to affect species’ distribution and persistence</w:t>
      </w:r>
      <w:commentRangeStart w:id="133"/>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133"/>
      <w:r w:rsidR="00114E82">
        <w:rPr>
          <w:rStyle w:val="CommentReference"/>
          <w:rFonts w:ascii="Arial" w:eastAsia="Arial" w:hAnsi="Arial" w:cs="Arial"/>
          <w:color w:val="000000"/>
          <w:lang w:val="en-US" w:eastAsia="en-US"/>
        </w:rPr>
        <w:commentReference w:id="133"/>
      </w:r>
      <w:r w:rsidR="00114E82">
        <w:t xml:space="preserve">. </w:t>
      </w:r>
      <w:ins w:id="134" w:author="Amanda Droghini" w:date="2018-03-04T10:46:00Z">
        <w:r w:rsidR="001532D3">
          <w:t>Interestingly, the two non-native species that are thought to be established in the Bering Sea, not only had year-round survival ability</w:t>
        </w:r>
      </w:ins>
      <w:ins w:id="135" w:author="Amanda Droghini" w:date="2018-03-04T10:47:00Z">
        <w:r w:rsidR="001532D3">
          <w:t>, but were also the two outliers in our reproductive models that had nearly year-round reproductive habitat as well (</w:t>
        </w:r>
      </w:ins>
      <w:ins w:id="136" w:author="Amanda Droghini" w:date="2018-03-04T10:48:00Z">
        <w:r w:rsidR="001532D3">
          <w:t>between 49 and 52 consecutive weeks of suitable repro habitats).</w:t>
        </w:r>
      </w:ins>
      <w:ins w:id="137" w:author="Amanda Droghini" w:date="2018-03-04T10:46:00Z">
        <w:r w:rsidR="001532D3">
          <w:t xml:space="preserve"> </w:t>
        </w:r>
      </w:ins>
      <w:r w:rsidR="00114E82">
        <w:t xml:space="preserve">We did not consider the potential for asexual reproduction, and there are instances of some species establishing self-sustaining populations based on asexual reproduction alone (e.g. </w:t>
      </w:r>
      <w:proofErr w:type="spellStart"/>
      <w:r w:rsidR="00114E82">
        <w:rPr>
          <w:i/>
        </w:rPr>
        <w:t>Nematostella</w:t>
      </w:r>
      <w:proofErr w:type="spellEnd"/>
      <w:r w:rsidR="00114E82">
        <w:rPr>
          <w:i/>
        </w:rPr>
        <w:t xml:space="preserve"> </w:t>
      </w:r>
      <w:proofErr w:type="spellStart"/>
      <w:r w:rsidR="00114E82">
        <w:rPr>
          <w:i/>
        </w:rPr>
        <w:t>vectensis</w:t>
      </w:r>
      <w:proofErr w:type="spellEnd"/>
      <w:r w:rsidR="00114E82">
        <w:t xml:space="preserve">; Hand 1994—need </w:t>
      </w:r>
      <w:proofErr w:type="spellStart"/>
      <w:r w:rsidR="00114E82">
        <w:t>cit</w:t>
      </w:r>
      <w:proofErr w:type="spellEnd"/>
      <w:r w:rsidR="00114E82">
        <w:t>).</w:t>
      </w:r>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138" w:author="Amanda Droghini" w:date="2018-03-11T10:39:00Z"/>
        </w:rPr>
      </w:pPr>
      <w:del w:id="139"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40"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77777777" w:rsidR="00432C42" w:rsidRDefault="00DA6BD5" w:rsidP="00432C42">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141"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42"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143"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r w:rsidR="001220E6">
        <w:t xml:space="preserve">Moreover, </w:t>
      </w:r>
      <w:r w:rsidRPr="00CA4945">
        <w:t xml:space="preserve">the connectivity of Dutch Harbor to other Bering Sea ports, like those of the Pribilof Islands, Bristol Bay, and </w:t>
      </w:r>
      <w:proofErr w:type="spellStart"/>
      <w:r w:rsidRPr="00CA4945">
        <w:t>Akutan</w:t>
      </w:r>
      <w:proofErr w:type="spellEnd"/>
      <w:r w:rsidR="00571CAF">
        <w:t>,</w:t>
      </w:r>
      <w:r w:rsidRPr="00CA4945">
        <w:t xml:space="preserve"> </w:t>
      </w:r>
      <w:commentRangeStart w:id="144"/>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144"/>
      <w:r w:rsidR="00432C42">
        <w:rPr>
          <w:rStyle w:val="CommentReference"/>
          <w:rFonts w:ascii="Arial" w:eastAsia="Arial" w:hAnsi="Arial" w:cs="Arial"/>
          <w:color w:val="000000"/>
          <w:lang w:val="en-US" w:eastAsia="en-US"/>
        </w:rPr>
        <w:commentReference w:id="144"/>
      </w:r>
      <w:r w:rsidR="00E25C44" w:rsidRPr="00CA4945">
        <w:t xml:space="preserve"> Many of these vessels are not required to </w:t>
      </w:r>
      <w:r w:rsidR="00E25C44" w:rsidRPr="00CA4945">
        <w:lastRenderedPageBreak/>
        <w:t>report ballast water activities because of their size or because they remain within State waters</w:t>
      </w:r>
      <w:r w:rsidR="00E25C44" w:rsidRPr="00E961D2">
        <w:rPr>
          <w:highlight w:val="yellow"/>
        </w:rPr>
        <w:t xml:space="preserve">. </w:t>
      </w:r>
      <w:r w:rsidR="00E961D2" w:rsidRPr="00E961D2">
        <w:rPr>
          <w:highlight w:val="yellow"/>
        </w:rPr>
        <w:t xml:space="preserve">In Svalbard, Norway (XX degrees N), research vessels were found to pose one of the biggest risks to introductions in the near future </w:t>
      </w:r>
      <w:r w:rsidR="00E961D2" w:rsidRPr="00E961D2">
        <w:rPr>
          <w:highlight w:val="yellow"/>
        </w:rPr>
        <w:fldChar w:fldCharType="begin" w:fldLock="1"/>
      </w:r>
      <w:r w:rsidR="00CB43A8">
        <w:rPr>
          <w:highlight w:val="yellow"/>
        </w:rPr>
        <w:instrText>ADDIN CSL_CITATION { "citationItems" : [ { "id" : "ITEM-1",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"ITEM-1",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"(Ware et al. 2014)", "plainTextFormattedCitation" : "(Ware et al. 2014)", "previouslyFormattedCitation" : "(Ware et al. 2014)" }, "properties" : {  }, "schema" : "https://github.com/citation-style-language/schema/raw/master/csl-citation.json" }</w:instrText>
      </w:r>
      <w:r w:rsidR="00E961D2" w:rsidRPr="00E961D2">
        <w:rPr>
          <w:highlight w:val="yellow"/>
        </w:rPr>
        <w:fldChar w:fldCharType="separate"/>
      </w:r>
      <w:r w:rsidR="00E961D2" w:rsidRPr="00E961D2">
        <w:rPr>
          <w:noProof/>
          <w:highlight w:val="yellow"/>
        </w:rPr>
        <w:t>(Ware et al. 2014)</w:t>
      </w:r>
      <w:r w:rsidR="00E961D2" w:rsidRPr="00E961D2">
        <w:rPr>
          <w:highlight w:val="yellow"/>
        </w:rPr>
        <w:fldChar w:fldCharType="end"/>
      </w:r>
      <w:r w:rsidR="00E961D2" w:rsidRPr="00E961D2">
        <w:rPr>
          <w:highlight w:val="yellow"/>
        </w:rPr>
        <w:t xml:space="preserve">, but these vessel types are not included in our </w:t>
      </w:r>
      <w:proofErr w:type="spellStart"/>
      <w:r w:rsidR="00E961D2" w:rsidRPr="00E961D2">
        <w:rPr>
          <w:highlight w:val="yellow"/>
        </w:rPr>
        <w:t>anlaysis</w:t>
      </w:r>
      <w:proofErr w:type="spellEnd"/>
      <w:r w:rsidR="00E961D2">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66AE7335" w14:textId="00BB7BC6" w:rsidR="00EF5CA5" w:rsidRPr="00432C42" w:rsidRDefault="00EF5CA5" w:rsidP="00432C42">
      <w:pPr>
        <w:rPr>
          <w:ins w:id="145"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proofErr w:type="gramStart"/>
      <w:r w:rsidR="006A7E99" w:rsidRPr="00EF5CA5">
        <w:rPr>
          <w:highlight w:val="yellow"/>
        </w:rPr>
        <w:t>previous</w:t>
      </w:r>
      <w:proofErr w:type="gramEnd"/>
      <w:r w:rsidR="006A7E99" w:rsidRPr="00EF5CA5">
        <w:rPr>
          <w:highlight w:val="yellow"/>
        </w:rPr>
        <w:t xml:space="preserve"> studies indicate that shipping traffic is correlated to non-native species richness </w:t>
      </w:r>
      <w:commentRangeStart w:id="146"/>
      <w:r w:rsidR="006A7E99" w:rsidRPr="00EF5CA5">
        <w:rPr>
          <w:highlight w:val="yellow"/>
        </w:rPr>
        <w:t xml:space="preserve">(e.g. Lord et al. 2015; </w:t>
      </w:r>
      <w:proofErr w:type="spellStart"/>
      <w:r w:rsidR="006A7E99" w:rsidRPr="00EF5CA5">
        <w:rPr>
          <w:highlight w:val="yellow"/>
        </w:rPr>
        <w:t>Lacoursière-Roussel</w:t>
      </w:r>
      <w:proofErr w:type="spellEnd"/>
      <w:r w:rsidR="006A7E99" w:rsidRPr="00EF5CA5">
        <w:rPr>
          <w:highlight w:val="yellow"/>
        </w:rPr>
        <w:t xml:space="preserve"> et al. 2016)</w:t>
      </w:r>
      <w:commentRangeEnd w:id="146"/>
      <w:r w:rsidR="006A7E99" w:rsidRPr="00EF5CA5">
        <w:rPr>
          <w:rStyle w:val="CommentReference"/>
          <w:b/>
          <w:highlight w:val="yellow"/>
        </w:rPr>
        <w:commentReference w:id="146"/>
      </w:r>
      <w:r w:rsidR="006A7E99" w:rsidRPr="00EF5CA5">
        <w:rPr>
          <w:highlight w:val="yellow"/>
        </w:rPr>
        <w:t>, and ballast water discharge volume has been shown to be ?? (</w:t>
      </w:r>
      <w:proofErr w:type="gramStart"/>
      <w:r w:rsidR="006A7E99" w:rsidRPr="00EF5CA5">
        <w:rPr>
          <w:highlight w:val="yellow"/>
        </w:rPr>
        <w:t>see</w:t>
      </w:r>
      <w:proofErr w:type="gramEnd"/>
      <w:r w:rsidR="006A7E99" w:rsidRPr="00EF5CA5">
        <w:rPr>
          <w:highlight w:val="yellow"/>
        </w:rPr>
        <w:t xml:space="preserv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commentRangeStart w:id="147"/>
      <w:r w:rsidR="00DA3713" w:rsidRPr="00EF5CA5">
        <w:t xml:space="preserve">Both planktonic and fouling organisms that are transported from temperate to Arctic regions appear to have low survivorship </w:t>
      </w:r>
      <w:r w:rsidR="00DA3713" w:rsidRPr="00EF5CA5">
        <w:fldChar w:fldCharType="begin" w:fldLock="1"/>
      </w:r>
      <w:r w:rsidR="00794A46" w:rsidRPr="00EF5CA5">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"ITEM-3", "issue" : "2", "issued" : { "date-parts" : [ [ "2016" ] ] }, "page" : "340-349", "title" : "Biological introduction risks from shipping in a warming Arctic", "type" : "article-journal", "volume" : "53" }, "uris" : [ "http://www.mendeley.com/documents/?uuid=95f41edb-c782-4016-863c-53d8a12640fe"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DA3713" w:rsidRPr="00EF5CA5">
        <w:fldChar w:fldCharType="separate"/>
      </w:r>
      <w:r w:rsidR="00DA3713" w:rsidRPr="00EF5CA5">
        <w:rPr>
          <w:noProof/>
        </w:rPr>
        <w:t>(Chan et al. 2014, 2016, Ware et al. 2016)</w:t>
      </w:r>
      <w:r w:rsidR="00DA3713" w:rsidRPr="00EF5CA5">
        <w:fldChar w:fldCharType="end"/>
      </w:r>
      <w:commentRangeEnd w:id="147"/>
      <w:r w:rsidR="006A7E99" w:rsidRPr="00EF5CA5">
        <w:rPr>
          <w:rStyle w:val="CommentReference"/>
          <w:rFonts w:ascii="Arial" w:eastAsia="Arial" w:hAnsi="Arial" w:cs="Arial"/>
          <w:b/>
          <w:color w:val="000000"/>
          <w:lang w:val="en-US" w:eastAsia="en-US"/>
        </w:rPr>
        <w:commentReference w:id="147"/>
      </w:r>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48" w:author="Amanda Droghini" w:date="2018-03-12T08:06:00Z">
        <w:r>
          <w:t xml:space="preserve"> </w:t>
        </w:r>
        <w:r w:rsidRPr="00EF5CA5">
          <w:t>In 2006, Ruiz et al. deployed fouling plates at several ports in Alaska, and found no non-native species on plates from Dutch Harbor (the only Bering Sea port considered in their stu</w:t>
        </w:r>
      </w:ins>
      <w:r>
        <w:t>dy) – none were found</w:t>
      </w:r>
      <w:ins w:id="149" w:author="Amanda Droghini" w:date="2018-03-12T08:06:00Z">
        <w:r w:rsidRPr="00EF5CA5">
          <w:t xml:space="preserve"> </w:t>
        </w:r>
      </w:ins>
    </w:p>
    <w:p w14:paraId="36347131" w14:textId="27B8A295" w:rsidR="00475A9D" w:rsidRPr="00EF5CA5" w:rsidDel="00EF5CA5" w:rsidRDefault="00B31FD6" w:rsidP="00B31FD6">
      <w:pPr>
        <w:pStyle w:val="Heading2"/>
        <w:rPr>
          <w:del w:id="150" w:author="Amanda Droghini" w:date="2018-03-12T08:06:00Z"/>
        </w:rPr>
      </w:pPr>
      <w:r>
        <w:lastRenderedPageBreak/>
        <w:t>Effects of climate change on invasion risk</w:t>
      </w:r>
      <w:del w:id="151"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680478C7"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A96D50" w:rsidRPr="00A96D50">
        <w:rPr>
          <w:highlight w:val="yellow"/>
        </w:rPr>
        <w:t xml:space="preserve">Contextualize degree change in temp. </w:t>
      </w:r>
      <w:proofErr w:type="gramStart"/>
      <w:r w:rsidR="00A96D50" w:rsidRPr="00A96D50">
        <w:rPr>
          <w:highlight w:val="yellow"/>
        </w:rPr>
        <w:t>with</w:t>
      </w:r>
      <w:proofErr w:type="gramEnd"/>
      <w:r w:rsidR="00A96D50" w:rsidRPr="00A96D50">
        <w:rPr>
          <w:highlight w:val="yellow"/>
        </w:rPr>
        <w:t xml:space="preserve">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B31FD6">
        <w:t xml:space="preserve">. </w:t>
      </w:r>
      <w:commentRangeStart w:id="152"/>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w:t>
      </w:r>
      <w:proofErr w:type="spellStart"/>
      <w:r w:rsidR="00B31FD6" w:rsidRPr="00C93C6C">
        <w:rPr>
          <w:highlight w:val="yellow"/>
        </w:rPr>
        <w:t>Crepidula</w:t>
      </w:r>
      <w:proofErr w:type="spellEnd"/>
      <w:r w:rsidR="00B31FD6" w:rsidRPr="00C93C6C">
        <w:rPr>
          <w:highlight w:val="yellow"/>
        </w:rPr>
        <w:t xml:space="preserve"> </w:t>
      </w:r>
      <w:proofErr w:type="spellStart"/>
      <w:r w:rsidR="00B31FD6" w:rsidRPr="00C93C6C">
        <w:rPr>
          <w:highlight w:val="yellow"/>
        </w:rPr>
        <w:t>fornicata</w:t>
      </w:r>
      <w:commentRangeEnd w:id="152"/>
      <w:proofErr w:type="spellEnd"/>
      <w:r w:rsidR="00B31FD6">
        <w:rPr>
          <w:rStyle w:val="CommentReference"/>
        </w:rPr>
        <w:commentReference w:id="152"/>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survival (</w:t>
      </w:r>
      <w:proofErr w:type="spellStart"/>
      <w:r>
        <w:rPr>
          <w:highlight w:val="yellow"/>
        </w:rPr>
        <w:t>Groner</w:t>
      </w:r>
      <w:proofErr w:type="spellEnd"/>
      <w:r>
        <w:rPr>
          <w:highlight w:val="yellow"/>
        </w:rPr>
        <w:t xml:space="preserve">?),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153" w:author="Amanda Droghini" w:date="2018-03-03T19:08:00Z">
        <w:r w:rsidR="005D39C3">
          <w:t xml:space="preserve">((future climate change)) </w:t>
        </w:r>
      </w:ins>
      <w:del w:id="154"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155"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 xml:space="preserve">interactions between temperature, salinity, and water chemistry, and these might be especially  important in the context of climate change as melting sea ice in the north is expected?? To lower salinities, and ocean acidification is lowering pH and </w:t>
      </w:r>
      <w:proofErr w:type="gramStart"/>
      <w:r w:rsidR="00114E82">
        <w:t>causing  problems</w:t>
      </w:r>
      <w:proofErr w:type="gramEnd"/>
      <w:r w:rsidR="00114E82">
        <w:t xml:space="preserve"> for calcareous?? </w:t>
      </w:r>
      <w:proofErr w:type="gramStart"/>
      <w:r w:rsidR="00114E82">
        <w:t>Organisms.</w:t>
      </w:r>
      <w:proofErr w:type="gramEnd"/>
    </w:p>
    <w:p w14:paraId="5CE8533C" w14:textId="6B0F019C" w:rsidR="00B31FD6" w:rsidRDefault="00B31FD6" w:rsidP="00B31FD6">
      <w:pPr>
        <w:spacing w:line="360" w:lineRule="auto"/>
        <w:contextualSpacing/>
      </w:pPr>
    </w:p>
    <w:p w14:paraId="1847D05C" w14:textId="34D0983B" w:rsidR="00B31FD6" w:rsidRDefault="00B31FD6" w:rsidP="00CE457C">
      <w:pPr>
        <w:pStyle w:val="NoSpacing"/>
        <w:spacing w:line="480" w:lineRule="auto"/>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p>
    <w:p w14:paraId="416CE0E2" w14:textId="77777777" w:rsidR="00B31FD6" w:rsidRDefault="00B31FD6" w:rsidP="00CE457C">
      <w:pPr>
        <w:pStyle w:val="NoSpacing"/>
        <w:spacing w:line="480" w:lineRule="auto"/>
        <w:rPr>
          <w:rFonts w:ascii="Times New Roman" w:hAnsi="Times New Roman" w:cs="Times New Roman"/>
          <w:sz w:val="24"/>
        </w:rPr>
      </w:pPr>
    </w:p>
    <w:p w14:paraId="709CCDD5" w14:textId="46EFB55B" w:rsidR="00CE457C" w:rsidRDefault="00CE457C" w:rsidP="00CE457C">
      <w:pPr>
        <w:pStyle w:val="NoSpacing"/>
        <w:spacing w:line="480" w:lineRule="auto"/>
        <w:rPr>
          <w:rFonts w:ascii="Times New Roman" w:hAnsi="Times New Roman" w:cs="Times New Roman"/>
          <w:sz w:val="24"/>
          <w:szCs w:val="24"/>
        </w:rPr>
      </w:pPr>
      <w:r w:rsidRPr="00CE457C">
        <w:rPr>
          <w:rFonts w:ascii="Times New Roman" w:hAnsi="Times New Roman" w:cs="Times New Roman"/>
          <w:sz w:val="24"/>
        </w:rPr>
        <w:lastRenderedPageBreak/>
        <w:t xml:space="preserve">As the Arctic becomes an increasingly popular shortcut between the Pacific and Atlantic, the risk of non-native species introductions into the Bering </w:t>
      </w:r>
      <w:r w:rsidR="001D23FF">
        <w:rPr>
          <w:rFonts w:ascii="Times New Roman" w:hAnsi="Times New Roman" w:cs="Times New Roman"/>
          <w:sz w:val="24"/>
        </w:rPr>
        <w:t xml:space="preserve">Sea </w:t>
      </w:r>
      <w:r w:rsidRPr="00CE457C">
        <w:rPr>
          <w:rFonts w:ascii="Times New Roman" w:hAnsi="Times New Roman" w:cs="Times New Roman"/>
          <w:sz w:val="24"/>
        </w:rPr>
        <w:t>will likely increase. 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w:t>
      </w:r>
      <w:proofErr w:type="gramStart"/>
      <w:r>
        <w:rPr>
          <w:rFonts w:ascii="Times New Roman" w:hAnsi="Times New Roman" w:cs="Times New Roman"/>
          <w:sz w:val="24"/>
        </w:rPr>
        <w:t>and</w:t>
      </w:r>
      <w:proofErr w:type="gramEnd"/>
      <w:r>
        <w:rPr>
          <w:rFonts w:ascii="Times New Roman" w:hAnsi="Times New Roman" w:cs="Times New Roman"/>
          <w:sz w:val="24"/>
        </w:rPr>
        <w:t xml:space="preserve">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156" w:name="_j7rjor86myf4" w:colFirst="0" w:colLast="0"/>
      <w:bookmarkStart w:id="157" w:name="_wlyl2isgh4pt" w:colFirst="0" w:colLast="0"/>
      <w:bookmarkStart w:id="158" w:name="_9nos1ewn3on8" w:colFirst="0" w:colLast="0"/>
      <w:bookmarkStart w:id="159" w:name="_6eg1um4qsxm4" w:colFirst="0" w:colLast="0"/>
      <w:bookmarkEnd w:id="156"/>
      <w:bookmarkEnd w:id="157"/>
      <w:bookmarkEnd w:id="158"/>
      <w:bookmarkEnd w:id="159"/>
      <w:proofErr w:type="gramStart"/>
      <w:r w:rsidRPr="00CA4945">
        <w:rPr>
          <w:color w:val="FF0000"/>
          <w:highlight w:val="white"/>
        </w:rPr>
        <w:t>potential</w:t>
      </w:r>
      <w:proofErr w:type="gramEnd"/>
      <w:r w:rsidRPr="00CA4945">
        <w:rPr>
          <w:color w:val="FF0000"/>
          <w:highlight w:val="white"/>
        </w:rPr>
        <w:t xml:space="preserve">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 xml:space="preserve">The risk of nonindigenous species invasion in Prince William Sound associated with oil tanker traffic and ballast water </w:t>
      </w:r>
      <w:proofErr w:type="gramStart"/>
      <w:r w:rsidRPr="004D5A7F">
        <w:rPr>
          <w:color w:val="222222"/>
          <w:shd w:val="clear" w:color="auto" w:fill="F9CB9C"/>
        </w:rPr>
        <w:t>management :</w:t>
      </w:r>
      <w:proofErr w:type="gramEnd"/>
      <w:r w:rsidRPr="004D5A7F">
        <w:rPr>
          <w:color w:val="222222"/>
          <w:shd w:val="clear" w:color="auto" w:fill="F9CB9C"/>
        </w:rPr>
        <w:t xml:space="preserve"> pilot study / presented to Regional </w:t>
      </w:r>
      <w:proofErr w:type="spellStart"/>
      <w:r w:rsidRPr="004D5A7F">
        <w:rPr>
          <w:color w:val="222222"/>
          <w:shd w:val="clear" w:color="auto" w:fill="F9CB9C"/>
        </w:rPr>
        <w:t>Citzens</w:t>
      </w:r>
      <w:proofErr w:type="spellEnd"/>
      <w:r w:rsidRPr="004D5A7F">
        <w:rPr>
          <w:color w:val="222222"/>
          <w:shd w:val="clear" w:color="auto" w:fill="F9CB9C"/>
        </w:rPr>
        <w:t>'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w:t>
      </w:r>
      <w:proofErr w:type="spellStart"/>
      <w:r w:rsidRPr="00CA4945">
        <w:t>Gotthardt</w:t>
      </w:r>
      <w:proofErr w:type="spellEnd"/>
      <w:r w:rsidRPr="00CA4945">
        <w:t xml:space="preserve">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160"/>
      <w:r w:rsidRPr="00CA4945">
        <w:t xml:space="preserve">Casey Greenstein, Lindsey Flagstad, </w:t>
      </w:r>
      <w:r w:rsidR="00A41DF2">
        <w:t xml:space="preserve">Bonnie Bernard, </w:t>
      </w:r>
      <w:r w:rsidRPr="00CA4945">
        <w:t xml:space="preserve">Jaime </w:t>
      </w:r>
      <w:proofErr w:type="spellStart"/>
      <w:r w:rsidRPr="00CA4945">
        <w:t>Weltfelt</w:t>
      </w:r>
      <w:proofErr w:type="spellEnd"/>
      <w:r w:rsidRPr="00CA4945">
        <w:t xml:space="preserve">, and Curtis </w:t>
      </w:r>
      <w:proofErr w:type="spellStart"/>
      <w:r w:rsidRPr="00CA4945">
        <w:t>Whisman</w:t>
      </w:r>
      <w:proofErr w:type="spellEnd"/>
      <w:r w:rsidRPr="00CA4945">
        <w:t xml:space="preserve"> </w:t>
      </w:r>
      <w:r w:rsidR="00304FD5">
        <w:t>contributed</w:t>
      </w:r>
      <w:r w:rsidRPr="00CA4945">
        <w:t xml:space="preserve"> to the development of the ranking system and the species status reports. </w:t>
      </w:r>
      <w:commentRangeEnd w:id="160"/>
      <w:r w:rsidR="00304FD5">
        <w:rPr>
          <w:rStyle w:val="CommentReference"/>
          <w:rFonts w:ascii="Arial" w:eastAsia="Arial" w:hAnsi="Arial" w:cs="Arial"/>
          <w:color w:val="000000"/>
          <w:lang w:val="en-US" w:eastAsia="en-US"/>
        </w:rPr>
        <w:commentReference w:id="160"/>
      </w:r>
      <w:r w:rsidR="00F109AA" w:rsidRPr="00CA4945">
        <w:t>Additional thanks goes to Matt Carlson for initial feedback on this manuscript.</w:t>
      </w:r>
      <w:r w:rsidR="00F109AA">
        <w:t xml:space="preserve"> J.W. thanks</w:t>
      </w:r>
      <w:r w:rsidRPr="00CA4945">
        <w:t xml:space="preserve"> Jen </w:t>
      </w:r>
      <w:proofErr w:type="spellStart"/>
      <w:r w:rsidRPr="00CA4945">
        <w:t>Karnak</w:t>
      </w:r>
      <w:proofErr w:type="spellEnd"/>
      <w:r w:rsidRPr="00CA4945">
        <w:t xml:space="preserve">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w:t>
      </w:r>
      <w:proofErr w:type="spellStart"/>
      <w:r w:rsidR="00F109AA" w:rsidRPr="00CA4945">
        <w:rPr>
          <w:rFonts w:eastAsia="Trebuchet MS"/>
          <w:color w:val="222222"/>
          <w:highlight w:val="white"/>
        </w:rPr>
        <w:t>Bochenek</w:t>
      </w:r>
      <w:proofErr w:type="spellEnd"/>
      <w:r w:rsidR="00F109AA" w:rsidRPr="00CA4945">
        <w:rPr>
          <w:rFonts w:eastAsia="Trebuchet MS"/>
          <w:color w:val="222222"/>
          <w:highlight w:val="white"/>
        </w:rPr>
        <w:t xml:space="preserve"> and Dr. William </w:t>
      </w:r>
      <w:proofErr w:type="spellStart"/>
      <w:r w:rsidR="00F109AA" w:rsidRPr="00CA4945">
        <w:rPr>
          <w:rFonts w:eastAsia="Trebuchet MS"/>
          <w:color w:val="222222"/>
          <w:highlight w:val="white"/>
        </w:rPr>
        <w:t>Koeppen</w:t>
      </w:r>
      <w:proofErr w:type="spellEnd"/>
      <w:r w:rsidR="00F109AA" w:rsidRPr="00CA4945">
        <w:rPr>
          <w:rFonts w:eastAsia="Trebuchet MS"/>
          <w:color w:val="222222"/>
          <w:highlight w:val="white"/>
        </w:rPr>
        <w:t xml:space="preserve">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161" w:name="_6u0eeeycv0oa" w:colFirst="0" w:colLast="0"/>
      <w:bookmarkEnd w:id="161"/>
      <w:r>
        <w:rPr>
          <w:b/>
        </w:rPr>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1D73A9D3" w14:textId="493420A9" w:rsidR="00DB3FD2" w:rsidRPr="00DB3FD2" w:rsidRDefault="004D5A7F" w:rsidP="00DB3FD2">
      <w:pPr>
        <w:widowControl w:val="0"/>
        <w:autoSpaceDE w:val="0"/>
        <w:autoSpaceDN w:val="0"/>
        <w:adjustRightInd w:val="0"/>
        <w:ind w:left="480" w:hanging="480"/>
        <w:rPr>
          <w:noProof/>
          <w:lang w:val="en-US"/>
        </w:rPr>
      </w:pPr>
      <w:r>
        <w:fldChar w:fldCharType="begin" w:fldLock="1"/>
      </w:r>
      <w:r>
        <w:instrText xml:space="preserve">ADDIN Mendeley Bibliography CSL_BIBLIOGRAPHY </w:instrText>
      </w:r>
      <w:r>
        <w:fldChar w:fldCharType="separate"/>
      </w:r>
      <w:r w:rsidR="00DB3FD2" w:rsidRPr="00DB3FD2">
        <w:rPr>
          <w:noProof/>
          <w:lang w:val="en-US"/>
        </w:rPr>
        <w:t>Alvsvåg, J., A. L. Agnalt, and K. E. Jørstad. 2009. Evidence for a permanent establishment of the snow crab (Chionoecetes opilio) in the Barents Sea. Biological Invasions 11:587–595.</w:t>
      </w:r>
    </w:p>
    <w:p w14:paraId="7946C37D"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Ashton, G. V., E. I. Riedlecker, and G. M. Ruiz. 2008. First non-native crustacean established in coastal waters of Alaska. Aquatic Biology 3:133–137.</w:t>
      </w:r>
    </w:p>
    <w:p w14:paraId="2AC68953"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Barry, S. C., K. R. Hayes, C. L. Hewitt, H. L. Behrens, E. Dragsund, and S. M. Bakke. 2008. Ballast water risk assessment: principles, processes, and methods. ICES Journal of Marine Science 65:121–131.</w:t>
      </w:r>
    </w:p>
    <w:p w14:paraId="1D8EF2D2"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Blackburn, T. M., P. Pyšek, S. Bacher, J. T. Carlton, R. P. Duncan, V. Jarošík, J. R. U. Wilson, and D. M. Richardson. 2011. A proposed unified framework for biological invasions. Trends in Ecology and Evolution 26:333–339.</w:t>
      </w:r>
    </w:p>
    <w:p w14:paraId="10062893"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Byrne, M., M. Gall, K. Wolfe, and A. Agüera. 2016. From pole to pole: the potential for the Arctic seastar Asterias amurensis to invade a warming Southern Ocean. Global Change Biology 22:3874–3887.</w:t>
      </w:r>
    </w:p>
    <w:p w14:paraId="574F516A"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Carlton, J. T. 1996. Pattern, process, and prediction in marine invasion ecology. Biological Conservation 78:97–106.</w:t>
      </w:r>
    </w:p>
    <w:p w14:paraId="18F32A53"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Chan, F. T., E. Briski, S. A. Bailey, and H. J. MacIsaac. 2014. Richness–abundance relationships for zooplankton in ballast water: temperate versus Arctic comparisons. ICES Journal of Marine Science 71:1876–1884.</w:t>
      </w:r>
    </w:p>
    <w:p w14:paraId="43AB6B53"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Chan, F. T., H. J. MacIsaac, and S. A. Bailey. 2016. Survival of ship biofouling assemblages during and after voyages to the Canadian Arctic. Marine Biology 163:250.</w:t>
      </w:r>
    </w:p>
    <w:p w14:paraId="2241195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 xml:space="preserve">Chan, F. T., H. J. MacIsaac, S. A. Bailey, and M. Krkošek. 2015. Relative importance of vessel hull fouling and ballast water as transport vectors of nonindigenous species to the Canadian </w:t>
      </w:r>
      <w:r w:rsidRPr="00DB3FD2">
        <w:rPr>
          <w:noProof/>
          <w:lang w:val="en-US"/>
        </w:rPr>
        <w:lastRenderedPageBreak/>
        <w:t>Arctic. Canadian Journal of Fisheries and Aquatic Sciences 72:1230–1242.</w:t>
      </w:r>
    </w:p>
    <w:p w14:paraId="3675A4FA"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Colautti, R. I., I. A. Grigorovich, and H. J. MacIsaac. 2006. Propagule pressure: A null model for biological invasions. Biological Invasions 8:1023–1037.</w:t>
      </w:r>
    </w:p>
    <w:p w14:paraId="5A46CF27"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Fetzer, I., and W. E. Arntz. 2008. Reproductive strategies of benthic invertebrates in the Kara Sea (Russian Arctic): Adaptation of reproduction modes to cold water. Marine Ecology Progress Series 356:189–202.</w:t>
      </w:r>
    </w:p>
    <w:p w14:paraId="6985FE2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Grebmeier, J. M., L. W. Cooper, H. M. Feder, and B. I. Sirenko. 2006a. Ecosystem dynamics of the Pacific-influenced Northern Bering and Chukchi Seas in the Amerasian Arctic. Progress in Oceanography 71:331–361.</w:t>
      </w:r>
    </w:p>
    <w:p w14:paraId="547523F2"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Grebmeier, J. M., J. E. Overland, S. E. Moore, E. V Farley, E. C. Carmack, L. W. Cooper, K. E. Frey, J. H. Helle, F. A. McLaughlin, and S. L. McNutt. 2006b. A major ecosystem shift in the Northern Bering Sea. Science 311:1461–1464.</w:t>
      </w:r>
    </w:p>
    <w:p w14:paraId="2CF0D0B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2D8388C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2A22BF51"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Hewitt, C. L., and K. R. Hayes. 2002. Risk assessment of marine biological invasions. Pages 456–466</w:t>
      </w:r>
      <w:r w:rsidRPr="00DB3FD2">
        <w:rPr>
          <w:i/>
          <w:iCs/>
          <w:noProof/>
          <w:lang w:val="en-US"/>
        </w:rPr>
        <w:t>in</w:t>
      </w:r>
      <w:r w:rsidRPr="00DB3FD2">
        <w:rPr>
          <w:noProof/>
          <w:lang w:val="en-US"/>
        </w:rPr>
        <w:t xml:space="preserve"> E. Leppäkoski, S. Gollasch, and S. Olenin, editors.Invasive Aquatic Species of Europe. Distribution, Impacts and Management. Springer Netherlands.</w:t>
      </w:r>
    </w:p>
    <w:p w14:paraId="1212406C"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lastRenderedPageBreak/>
        <w:t>Hines, A. H., G. M. Ruiz, N. G. Hitchcock, and C. E. de Rivera. 2004. Projecting range expansion of invasive European green crabs (Carcinus maenas) to Alaska: temperature and salinity tolerance of larvae. Edgewater, MD.</w:t>
      </w:r>
    </w:p>
    <w:p w14:paraId="613E3956"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Huang, X., S. Li, P. Ni, Y. Gao, J. Bei, Z. Zhou, and A. Zhan. 2017. Rapid response to changing environments during biological invasions: DNA methylation perspectives. Molecular Ecology 12:3218–3221.</w:t>
      </w:r>
    </w:p>
    <w:p w14:paraId="2B2A8ABC"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Kassahn, K. S., R. H. Crozier, H. O. Pörtner, and M. J. Caley. 2009. Animal performance and stress: Responses and tolerance limits at different levels of biological organisation. Biological Reviews 84:277–292.</w:t>
      </w:r>
    </w:p>
    <w:p w14:paraId="1A1916C1"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4F8AB664"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Lemke, P., J. Ren, R. B. Alley, I. Allison, J. Carrasco, G. Flato, Y. Fujii, G. Kaser, P. Mote, R. H. Thomas, and T. Zhang. 2007. Observations: Changes in snow, ice and frozen ground. Pages 337–383</w:t>
      </w:r>
      <w:r w:rsidRPr="00DB3FD2">
        <w:rPr>
          <w:i/>
          <w:iCs/>
          <w:noProof/>
          <w:lang w:val="en-US"/>
        </w:rPr>
        <w:t>in</w:t>
      </w:r>
      <w:r w:rsidRPr="00DB3FD2">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1783F0B9"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Lord, J. P. 2017. Impact of seawater temperature on growth and recruitment of invasive fouling species at the global scale. Marine Ecology 38:1–10.</w:t>
      </w:r>
    </w:p>
    <w:p w14:paraId="3BB6AD3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Lord, J. P., J. M. Calini, and R. B. Whitlatch. 2015. Influence of seawater temperature and shipping on the spread and establishment of marine fouling species. Marine Biology 162:2481–2492.</w:t>
      </w:r>
    </w:p>
    <w:p w14:paraId="6A20FAAA"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lastRenderedPageBreak/>
        <w:t>Matsuno, K., A. Yamaguchi, T. Hirawake, and I. Imai. 2011. Year-to-year changes of the mesozooplankton community in the Chukchi Sea during summers of 1991, 1992 and 2007, 2008. Polar Biology 34:1349–1360.</w:t>
      </w:r>
    </w:p>
    <w:p w14:paraId="0E3D2F1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Miller, A. W., and G. M. Ruiz. 2014. Arctic shipping and marine invaders. Nature Climate Change 4:413–416.</w:t>
      </w:r>
    </w:p>
    <w:p w14:paraId="5C453FD4"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Miller, K. B. 2016. Forecasting at the edge of the niche: Didemnum vexillum in Southeast Alaska. Marine Biology 163:1–12.</w:t>
      </w:r>
    </w:p>
    <w:p w14:paraId="67AE8F1D"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Molnar, J. L., R. L. Gamboa, C. Revenga, and M. D. Spalding. 2008. Assessing the global threat of invasive species to marine biodiversity. Frontiers in Ecology and the Environment 6:485–492.</w:t>
      </w:r>
    </w:p>
    <w:p w14:paraId="2EB54957"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Monaco, C. J., and B. Helmuth. 2011. Tipping Points, Thresholds and the Keystone Role of Physiology in Marine Climate Change Research. Page Advances in Marine Biology.</w:t>
      </w:r>
    </w:p>
    <w:p w14:paraId="7BCB6778"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Mueter, F. J., and M. A. Litzow. 2008. Sea ice retreat alters the biogeography of the Bering Sea continental shelf. Ecological Applications 18:309–320.</w:t>
      </w:r>
    </w:p>
    <w:p w14:paraId="454D50C4"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422057E1"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Pörtner, H. 2001. Climate change and temperature-dependent biogeography: Oxygen limitation of thermal tolerance in animals. Naturwissenschaften 88:137–146.</w:t>
      </w:r>
    </w:p>
    <w:p w14:paraId="6DD8230F"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Powers, S. P., M. A. Bishop, J. H. Grabowski, and C. H. Peterson. 2006. Distribution of the invasive bivalve Mya arenaria L. on intertidal flats of southcentral Alaska. Journal of Sea Research 55:207–216.</w:t>
      </w:r>
    </w:p>
    <w:p w14:paraId="17C5EBDD"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lastRenderedPageBreak/>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1EF6490A"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Renaud, P. E., M. K. Sejr, B. A. Bluhm, B. Sirenko, and I. H. Ellingsen. 2015. The future of Arctic benthos: Expansion, invasion, and biodiversity. Progress in Oceanography 139:244–257.</w:t>
      </w:r>
    </w:p>
    <w:p w14:paraId="695CD09C"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de Rivera, C. E., N. G. Hitchcock, S. J. Teck, B. P. Steves, A. H. Hines, and G. M. Ruiz. 2007. Larval development rate predicts range expansion of an introduced crab. Marine Biology 150:1275–1288.</w:t>
      </w:r>
    </w:p>
    <w:p w14:paraId="28BBD18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de Rivera, C. E., B. P. Steves, P. W. Fofonoff, A. H. Hines, and G. M. Ruiz. 2011. Potential for high-latitude marine invasions along western North America. Diversity and Distributions 17:1198–1209.</w:t>
      </w:r>
    </w:p>
    <w:p w14:paraId="4863091B"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Ruiz, G. M., J. T. Carlton, E. D. Grosholz, and A. H. Hines. 1997. Global invasions of marine and estuarine habitats by non-indigenous species: Mechanisms, extent, and consequences. American Zoologist 37:621–632.</w:t>
      </w:r>
    </w:p>
    <w:p w14:paraId="1A612674"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Ruiz, G. M., P. W. Fofonoff, and J. T. Carlton. 2015. Invasion history and vector dynamics in coastal marine ecosystems: a North American perspective. Aquatic Ecosystem Health &amp; Management 18:299–311.</w:t>
      </w:r>
    </w:p>
    <w:p w14:paraId="1C0CFB39"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Ruiz, G. M., and C. L. Hewitt. 2009. Latitudinal patterns of biological invasions in marine ecosystems: a polar perspective. Pages 347–358</w:t>
      </w:r>
      <w:r w:rsidRPr="00DB3FD2">
        <w:rPr>
          <w:i/>
          <w:iCs/>
          <w:noProof/>
          <w:lang w:val="en-US"/>
        </w:rPr>
        <w:t>in</w:t>
      </w:r>
      <w:r w:rsidRPr="00DB3FD2">
        <w:rPr>
          <w:noProof/>
          <w:lang w:val="en-US"/>
        </w:rPr>
        <w:t xml:space="preserve"> I. Krupnik, M. A. Lang, and S. E. Miller, editors.Smithsonian at the Poles: Contributions to International Polar Year Science. Smithsonian Institution Scholarly Press, Washington, DC.</w:t>
      </w:r>
    </w:p>
    <w:p w14:paraId="390E6D5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lastRenderedPageBreak/>
        <w:t>Saunders, M., and A. Metaxas. 2007. Temperature explains settlement patterns of the introduced bryozoan Membranipora membranacea in Nova Scotia, Canada. Marine Ecology Progress Series 344:95–106.</w:t>
      </w:r>
    </w:p>
    <w:p w14:paraId="7985357C"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Sorte, C. J. B. 2014. Synergies between climate change and species invasions: Evidence from marine systems. Invasive Species and Global Climate Change:101–116.</w:t>
      </w:r>
    </w:p>
    <w:p w14:paraId="0661CD90"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Sorte, C. J. B., S. J. Jones, and L. P. Miller. 2011. Geographic variation in temperature tolerance as an indicator of potential population responses to climate change. Journal of Experimental Marine Biology and Ecology 400:209–217.</w:t>
      </w:r>
    </w:p>
    <w:p w14:paraId="7117B5FF"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35ADE9A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Stabeno, P. J., N. A. Bond, and S. A. Salo. 2007. On the recent warming of the southeastern Bering Sea shelf. Deep-Sea Research Part II: Topical Studies in Oceanography 54:2599–2618.</w:t>
      </w:r>
    </w:p>
    <w:p w14:paraId="6BEA7D5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1DD87217"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Stabeno, P. J., J. D. Schumacher, and K. Ohtani. 1999. The physical oceanography of the Bering Sea. Pages 1–28</w:t>
      </w:r>
      <w:r w:rsidRPr="00DB3FD2">
        <w:rPr>
          <w:i/>
          <w:iCs/>
          <w:noProof/>
          <w:lang w:val="en-US"/>
        </w:rPr>
        <w:t>in</w:t>
      </w:r>
      <w:r w:rsidRPr="00DB3FD2">
        <w:rPr>
          <w:noProof/>
          <w:lang w:val="en-US"/>
        </w:rPr>
        <w:t xml:space="preserve"> T. R. Loughlin and K. Ohtani, editors.Dynamics of the Bering Sea. University of Alaska Sea Grant, Fairbanks, AK.</w:t>
      </w:r>
    </w:p>
    <w:p w14:paraId="139DA869"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 xml:space="preserve">Stachowicz, J. J., J. R. Terwin, R. B. Whitlatch, and R. W. Osman. 2002. Linking climate change </w:t>
      </w:r>
      <w:r w:rsidRPr="00DB3FD2">
        <w:rPr>
          <w:noProof/>
          <w:lang w:val="en-US"/>
        </w:rPr>
        <w:lastRenderedPageBreak/>
        <w:t>and biological invasions: Ocean warming facilitates nonindigenous species invasions. Proceedings of the National Academy of Sciences of the United States of America 99:15497–500.</w:t>
      </w:r>
    </w:p>
    <w:p w14:paraId="225285A2"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Stroeve, J. C., M. C. Serreze, M. M. Holland, J. E. Kay, J. Malanik, and A. P. Barrett. 2012. The Arctic’s rapidly shrinking sea ice cover: A research synthesis. Climatic Change 110:1005–1027.</w:t>
      </w:r>
    </w:p>
    <w:p w14:paraId="52DD6840"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12F5354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Verling, E., G. M. Ruiz, L. D. Smith, B. Galil, A. W. Miller, and K. R. Murphy. 2005. Supply-side invasion ecology: characterizing propagule pressure in coastal ecosystems. Proceedings of the Royal Society B: Biological Sciences 272:1249–1257.</w:t>
      </w:r>
    </w:p>
    <w:p w14:paraId="64095F9F"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Verna, D., B. Harris, K. Holzer, and M. Minton. 2016. Ballast-borne marine invasive species: exploring the risk to coastal Alaska, USA. Management of Biological Invasions 7:199–211.</w:t>
      </w:r>
    </w:p>
    <w:p w14:paraId="56A64282"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Wang, M., J. E. Overland, and N. A. Bond. 2010. Climate projections for selected large marine ecosystems. Journal of Marine Systems 79:258–266.</w:t>
      </w:r>
    </w:p>
    <w:p w14:paraId="435256B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Wang, M., J. E. Overland, and P. Stabeno. 2012. Future climate of the Bering and Chukchi Seas projected by global climate models. Deep-Sea Research Part II: Topical Studies in Oceanography 65–70:46–57.</w:t>
      </w:r>
    </w:p>
    <w:p w14:paraId="48D543A8"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Ware, C., J. Berge, A. Jelmert, S. M. Olsen, L. Pellissier, M. Wisz, D. Kriticos, G. Semenov, S. Kwaśniewski, and I. G. Alsos. 2016. Biological introduction risks from shipping in a warming Arctic. Journal of Applied Ecology 53:340–349.</w:t>
      </w:r>
    </w:p>
    <w:p w14:paraId="38915F12"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 xml:space="preserve">Ware, C., J. Berge, J. H. Sundet, J. B. Kirkpatrick, A. D. M. Coutts, A. Jelmert, S. M. Olsen, O. </w:t>
      </w:r>
      <w:r w:rsidRPr="00DB3FD2">
        <w:rPr>
          <w:noProof/>
          <w:lang w:val="en-US"/>
        </w:rPr>
        <w:lastRenderedPageBreak/>
        <w:t>Floerl, M. S. Wisz, and I. G. Alsos. 2014. Climate change, non-indigenous species and shipping: assessing the risk of species introduction to a high-Arctic archipelago. Diversity and Distributions 20:10–19.</w:t>
      </w:r>
    </w:p>
    <w:p w14:paraId="3BF9039D"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Watson, J. T., and A. C. Haynie. 2016. Using vessel monitoring system data to identify and characterize trips made by fishing vessels in the United States North Pacific. PLoS ONE 11:1–20.</w:t>
      </w:r>
    </w:p>
    <w:p w14:paraId="5B0C8237"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Witte, S., C. Buschbaum, J. E. E. van Beusekom, and K. Reise. 2010. Does climatic warming explain why an introduced barnacle finally takes over after a lag of more than 50 years? Biological Invasions 12:3579–3589.</w:t>
      </w:r>
    </w:p>
    <w:p w14:paraId="09EC4C34" w14:textId="77777777" w:rsidR="00DB3FD2" w:rsidRPr="00DB3FD2" w:rsidRDefault="00DB3FD2" w:rsidP="00DB3FD2">
      <w:pPr>
        <w:widowControl w:val="0"/>
        <w:autoSpaceDE w:val="0"/>
        <w:autoSpaceDN w:val="0"/>
        <w:adjustRightInd w:val="0"/>
        <w:ind w:left="480" w:hanging="480"/>
        <w:rPr>
          <w:noProof/>
        </w:rPr>
      </w:pPr>
      <w:r w:rsidRPr="00DB3FD2">
        <w:rPr>
          <w:noProof/>
          <w:lang w:val="en-US"/>
        </w:rPr>
        <w:t>Wyllie-Echeverria, T., and W. S. Wooster. 1998. Year-to-year variations in Bering Sea ice cover and some consequences for fish distributions. Fisheries Oceanography 7:159–170.</w:t>
      </w:r>
    </w:p>
    <w:p w14:paraId="54B3EFE2" w14:textId="29142777" w:rsidR="004D5A7F" w:rsidRDefault="004D5A7F" w:rsidP="00DB3FD2">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proofErr w:type="gramStart"/>
      <w:r>
        <w:t>extra</w:t>
      </w:r>
      <w:proofErr w:type="gramEnd"/>
      <w:r>
        <w:t xml:space="preserve"> </w:t>
      </w:r>
      <w:r w:rsidR="00874591" w:rsidRPr="00CA4945">
        <w:t>References</w:t>
      </w:r>
    </w:p>
    <w:p w14:paraId="38855988" w14:textId="77777777" w:rsidR="00723773" w:rsidRPr="00CA4945" w:rsidRDefault="00874591" w:rsidP="00CA4945">
      <w:pPr>
        <w:spacing w:line="360" w:lineRule="auto"/>
        <w:ind w:left="255" w:hanging="285"/>
        <w:contextualSpacing/>
      </w:pPr>
      <w:proofErr w:type="gramStart"/>
      <w:r w:rsidRPr="00CA4945">
        <w:t>Ashton, G., Davidson, I., and Ruiz, G. [2014].</w:t>
      </w:r>
      <w:proofErr w:type="gramEnd"/>
      <w:r w:rsidRPr="00CA4945">
        <w:t xml:space="preserve"> </w:t>
      </w:r>
      <w:proofErr w:type="gramStart"/>
      <w:r w:rsidRPr="00CA4945">
        <w:t>Transient small boats as a long-distance coastal vector for dispersal of biofouling organisms.</w:t>
      </w:r>
      <w:proofErr w:type="gramEnd"/>
      <w:r w:rsidRPr="00CA4945">
        <w:t xml:space="preserve"> Estuaries and Coasts 37(6): 1572–1581. https://doi.org/10.1007/s12237-014-9782-9</w:t>
      </w:r>
    </w:p>
    <w:p w14:paraId="6739FC5E" w14:textId="77777777" w:rsidR="00723773" w:rsidRPr="00CA4945" w:rsidRDefault="00874591" w:rsidP="00CA4945">
      <w:pPr>
        <w:spacing w:line="360" w:lineRule="auto"/>
        <w:ind w:left="255" w:hanging="285"/>
        <w:contextualSpacing/>
      </w:pPr>
      <w:proofErr w:type="spellStart"/>
      <w:proofErr w:type="gramStart"/>
      <w:r w:rsidRPr="00CA4945">
        <w:t>Floerl</w:t>
      </w:r>
      <w:proofErr w:type="spellEnd"/>
      <w:r w:rsidRPr="00CA4945">
        <w:t xml:space="preserve">, O., </w:t>
      </w:r>
      <w:proofErr w:type="spellStart"/>
      <w:r w:rsidRPr="00CA4945">
        <w:t>Inglis</w:t>
      </w:r>
      <w:proofErr w:type="spellEnd"/>
      <w:r w:rsidRPr="00CA4945">
        <w:t xml:space="preserve">, G.J., </w:t>
      </w:r>
      <w:proofErr w:type="spellStart"/>
      <w:r w:rsidRPr="00CA4945">
        <w:t>Dey</w:t>
      </w:r>
      <w:proofErr w:type="spellEnd"/>
      <w:r w:rsidRPr="00CA4945">
        <w:t>, K., and Smith, A. [2009].</w:t>
      </w:r>
      <w:proofErr w:type="gramEnd"/>
      <w:r w:rsidRPr="00CA4945">
        <w:t xml:space="preserve"> </w:t>
      </w:r>
      <w:proofErr w:type="gramStart"/>
      <w:r w:rsidRPr="00CA4945">
        <w:t>The importance of transport hubs in stepping-stone invasions.</w:t>
      </w:r>
      <w:proofErr w:type="gramEnd"/>
      <w:r w:rsidRPr="00CA4945">
        <w:t xml:space="preserve"> Journal of Applied Ecology 46(1): 37–45. https://doi.org/10.1111/j.1365-2664.2008.01540.x</w:t>
      </w:r>
    </w:p>
    <w:p w14:paraId="12519983" w14:textId="2B3AADA1" w:rsidR="00C60A54" w:rsidRPr="00CA4945" w:rsidRDefault="00C60A54" w:rsidP="00CA4945">
      <w:pPr>
        <w:spacing w:line="360" w:lineRule="auto"/>
        <w:ind w:left="360" w:hanging="360"/>
        <w:contextualSpacing/>
      </w:pPr>
      <w:proofErr w:type="spellStart"/>
      <w:proofErr w:type="gramStart"/>
      <w:r w:rsidRPr="00CA4945">
        <w:t>Fofonoff</w:t>
      </w:r>
      <w:proofErr w:type="spellEnd"/>
      <w:r w:rsidRPr="00CA4945">
        <w:t xml:space="preserve">, P.W., G.M. Ruiz, B. </w:t>
      </w:r>
      <w:proofErr w:type="spellStart"/>
      <w:r w:rsidRPr="00CA4945">
        <w:t>Steves</w:t>
      </w:r>
      <w:proofErr w:type="spellEnd"/>
      <w:r w:rsidRPr="00CA4945">
        <w:t xml:space="preserve">, C. </w:t>
      </w:r>
      <w:proofErr w:type="spellStart"/>
      <w:r w:rsidRPr="00CA4945">
        <w:t>Simkanin</w:t>
      </w:r>
      <w:proofErr w:type="spellEnd"/>
      <w:r w:rsidRPr="00CA4945">
        <w:t>, and J.T. Carlton.</w:t>
      </w:r>
      <w:proofErr w:type="gramEnd"/>
      <w:r w:rsidRPr="00CA4945">
        <w:t xml:space="preserve">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proofErr w:type="gramStart"/>
      <w:r w:rsidRPr="00CA4945">
        <w:t>Fuller, P.F., and A.J. Benson.</w:t>
      </w:r>
      <w:proofErr w:type="gramEnd"/>
      <w:r w:rsidRPr="00CA4945">
        <w:t xml:space="preserve">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proofErr w:type="spellStart"/>
      <w:proofErr w:type="gramStart"/>
      <w:r w:rsidRPr="00CA4945">
        <w:rPr>
          <w:color w:val="333333"/>
          <w:highlight w:val="white"/>
        </w:rPr>
        <w:t>Gu</w:t>
      </w:r>
      <w:proofErr w:type="spellEnd"/>
      <w:proofErr w:type="gramEnd"/>
      <w:r w:rsidRPr="00CA4945">
        <w:rPr>
          <w:color w:val="333333"/>
          <w:highlight w:val="white"/>
        </w:rPr>
        <w:t xml:space="preserve">, Z. (2014) </w:t>
      </w:r>
      <w:proofErr w:type="spellStart"/>
      <w:r w:rsidRPr="00CA4945">
        <w:rPr>
          <w:color w:val="333333"/>
          <w:highlight w:val="white"/>
        </w:rPr>
        <w:t>circlize</w:t>
      </w:r>
      <w:proofErr w:type="spellEnd"/>
      <w:r w:rsidRPr="00CA4945">
        <w:rPr>
          <w:color w:val="333333"/>
          <w:highlight w:val="white"/>
        </w:rPr>
        <w:t xml:space="preserve"> implements and enhances circular visualization in R. Bioinformatics. DOI: </w:t>
      </w:r>
      <w:hyperlink r:id="rId10">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proofErr w:type="gramStart"/>
      <w:r w:rsidRPr="00CA4945">
        <w:rPr>
          <w:color w:val="222222"/>
          <w:highlight w:val="white"/>
        </w:rPr>
        <w:t>National Ballast Information Clearinghouse 2017.</w:t>
      </w:r>
      <w:proofErr w:type="gramEnd"/>
      <w:r w:rsidRPr="00CA4945">
        <w:rPr>
          <w:color w:val="222222"/>
          <w:highlight w:val="white"/>
        </w:rPr>
        <w:t xml:space="preserve"> </w:t>
      </w:r>
      <w:proofErr w:type="gramStart"/>
      <w:r w:rsidRPr="00CA4945">
        <w:rPr>
          <w:color w:val="222222"/>
          <w:highlight w:val="white"/>
        </w:rPr>
        <w:t>NBIC Online Database.</w:t>
      </w:r>
      <w:proofErr w:type="gramEnd"/>
      <w:r w:rsidRPr="00CA4945">
        <w:rPr>
          <w:color w:val="222222"/>
          <w:highlight w:val="white"/>
        </w:rPr>
        <w:t xml:space="preserve"> </w:t>
      </w:r>
      <w:proofErr w:type="gramStart"/>
      <w:r w:rsidRPr="00CA4945">
        <w:rPr>
          <w:color w:val="222222"/>
          <w:highlight w:val="white"/>
        </w:rPr>
        <w:t>Electronic publication, Smithsonian Environmental Research Center &amp; United States Coast Guard.</w:t>
      </w:r>
      <w:proofErr w:type="gramEnd"/>
      <w:r w:rsidRPr="00CA4945">
        <w:rPr>
          <w:color w:val="222222"/>
          <w:highlight w:val="white"/>
        </w:rPr>
        <w:t xml:space="preserve">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proofErr w:type="gramStart"/>
      <w:r w:rsidRPr="00CA4945">
        <w:rPr>
          <w:color w:val="222222"/>
          <w:highlight w:val="white"/>
        </w:rPr>
        <w:t>R Core Team (2016).</w:t>
      </w:r>
      <w:proofErr w:type="gramEnd"/>
      <w:r w:rsidRPr="00CA4945">
        <w:rPr>
          <w:color w:val="222222"/>
          <w:highlight w:val="white"/>
        </w:rPr>
        <w:t xml:space="preserve"> R: A language and environment for statistical computing. </w:t>
      </w:r>
      <w:proofErr w:type="gramStart"/>
      <w:r w:rsidRPr="00CA4945">
        <w:rPr>
          <w:color w:val="222222"/>
          <w:highlight w:val="white"/>
        </w:rPr>
        <w:t>R Foundation for Statistical Computing, Vienna, Austria.</w:t>
      </w:r>
      <w:proofErr w:type="gramEnd"/>
      <w:r w:rsidRPr="00CA4945">
        <w:rPr>
          <w:color w:val="222222"/>
          <w:highlight w:val="white"/>
        </w:rPr>
        <w:t xml:space="preserve"> </w:t>
      </w:r>
      <w:proofErr w:type="gramStart"/>
      <w:r w:rsidRPr="00CA4945">
        <w:rPr>
          <w:color w:val="222222"/>
          <w:highlight w:val="white"/>
        </w:rPr>
        <w:t>URL https://www.R-project.org/.</w:t>
      </w:r>
      <w:proofErr w:type="gramEnd"/>
    </w:p>
    <w:p w14:paraId="3BAA5E7D" w14:textId="77777777" w:rsidR="00723773" w:rsidRPr="00CA4945" w:rsidRDefault="00874591" w:rsidP="00CA4945">
      <w:pPr>
        <w:spacing w:line="360" w:lineRule="auto"/>
        <w:ind w:left="255" w:hanging="285"/>
        <w:contextualSpacing/>
        <w:rPr>
          <w:color w:val="222222"/>
          <w:highlight w:val="white"/>
        </w:rPr>
      </w:pPr>
      <w:proofErr w:type="gramStart"/>
      <w:r w:rsidRPr="00CA4945">
        <w:rPr>
          <w:color w:val="222222"/>
          <w:highlight w:val="white"/>
        </w:rPr>
        <w:t xml:space="preserve">Wasson, K., </w:t>
      </w:r>
      <w:proofErr w:type="spellStart"/>
      <w:r w:rsidRPr="00CA4945">
        <w:rPr>
          <w:color w:val="222222"/>
          <w:highlight w:val="white"/>
        </w:rPr>
        <w:t>Zabin</w:t>
      </w:r>
      <w:proofErr w:type="spellEnd"/>
      <w:r w:rsidRPr="00CA4945">
        <w:rPr>
          <w:color w:val="222222"/>
          <w:highlight w:val="white"/>
        </w:rPr>
        <w:t xml:space="preserve">, C.J., </w:t>
      </w:r>
      <w:proofErr w:type="spellStart"/>
      <w:r w:rsidRPr="00CA4945">
        <w:rPr>
          <w:color w:val="222222"/>
          <w:highlight w:val="white"/>
        </w:rPr>
        <w:t>Bedinger</w:t>
      </w:r>
      <w:proofErr w:type="spellEnd"/>
      <w:r w:rsidRPr="00CA4945">
        <w:rPr>
          <w:color w:val="222222"/>
          <w:highlight w:val="white"/>
        </w:rPr>
        <w:t xml:space="preserve">, L., Cristina Diaz, M., and </w:t>
      </w:r>
      <w:proofErr w:type="spellStart"/>
      <w:r w:rsidRPr="00CA4945">
        <w:rPr>
          <w:color w:val="222222"/>
          <w:highlight w:val="white"/>
        </w:rPr>
        <w:t>Pearse</w:t>
      </w:r>
      <w:proofErr w:type="spellEnd"/>
      <w:r w:rsidRPr="00CA4945">
        <w:rPr>
          <w:color w:val="222222"/>
          <w:highlight w:val="white"/>
        </w:rPr>
        <w:t>, J.S. [2001].</w:t>
      </w:r>
      <w:proofErr w:type="gramEnd"/>
      <w:r w:rsidRPr="00CA4945">
        <w:rPr>
          <w:color w:val="222222"/>
          <w:highlight w:val="white"/>
        </w:rPr>
        <w:t xml:space="preserve"> Biological invasions of estuaries without international shipping: the importance of intraregional transport. Biological Conservation 102(2): 143–153. https://doi.org/10.1016/S0006-</w:t>
      </w:r>
      <w:proofErr w:type="gramStart"/>
      <w:r w:rsidRPr="00CA4945">
        <w:rPr>
          <w:color w:val="222222"/>
          <w:highlight w:val="white"/>
        </w:rPr>
        <w:t>3207(</w:t>
      </w:r>
      <w:proofErr w:type="gramEnd"/>
      <w:r w:rsidRPr="00CA4945">
        <w:rPr>
          <w:color w:val="222222"/>
          <w:highlight w:val="white"/>
        </w:rPr>
        <w:t>01)00098-2</w:t>
      </w:r>
    </w:p>
    <w:p w14:paraId="6664889A" w14:textId="77777777" w:rsidR="00723773" w:rsidRPr="00CA4945" w:rsidRDefault="00874591" w:rsidP="00CA4945">
      <w:pPr>
        <w:spacing w:line="360" w:lineRule="auto"/>
        <w:ind w:left="255" w:hanging="285"/>
        <w:contextualSpacing/>
      </w:pPr>
      <w:proofErr w:type="gramStart"/>
      <w:r w:rsidRPr="00CA4945">
        <w:t xml:space="preserve">Whitehouse, A., and S. </w:t>
      </w:r>
      <w:proofErr w:type="spellStart"/>
      <w:r w:rsidRPr="00CA4945">
        <w:t>Zador</w:t>
      </w:r>
      <w:proofErr w:type="spellEnd"/>
      <w:r w:rsidRPr="00CA4945">
        <w:t>.</w:t>
      </w:r>
      <w:proofErr w:type="gramEnd"/>
      <w:r w:rsidRPr="00CA4945">
        <w:t xml:space="preserve"> </w:t>
      </w:r>
      <w:proofErr w:type="gramStart"/>
      <w:r w:rsidRPr="00CA4945">
        <w:t>(2016). Preliminary assessment of the Alaska Arctic.</w:t>
      </w:r>
      <w:proofErr w:type="gramEnd"/>
      <w:r w:rsidRPr="00CA4945">
        <w:t xml:space="preserve"> In: </w:t>
      </w:r>
      <w:proofErr w:type="spellStart"/>
      <w:r w:rsidRPr="00CA4945">
        <w:t>Zador</w:t>
      </w:r>
      <w:proofErr w:type="spellEnd"/>
      <w:r w:rsidRPr="00CA4945">
        <w:t xml:space="preserve">, S., and </w:t>
      </w:r>
      <w:proofErr w:type="spellStart"/>
      <w:r w:rsidRPr="00CA4945">
        <w:t>Siddon</w:t>
      </w:r>
      <w:proofErr w:type="spellEnd"/>
      <w:r w:rsidRPr="00CA4945">
        <w:t>, E, eds</w:t>
      </w:r>
      <w:proofErr w:type="gramStart"/>
      <w:r w:rsidRPr="00CA4945">
        <w:t>..</w:t>
      </w:r>
      <w:proofErr w:type="gramEnd"/>
      <w:r w:rsidRPr="00CA4945">
        <w:t xml:space="preserve"> Ecosystem Considerations 2016: Status of the Eastern Bering Sea Marine Ecosystem, Stock Assessment and Fishery Evaluation Report, North Pacific Fishery Management Council, Anchorage, AK.</w:t>
      </w:r>
    </w:p>
    <w:p w14:paraId="669979B1" w14:textId="77777777" w:rsidR="00723773" w:rsidRPr="00CA4945" w:rsidRDefault="00723773" w:rsidP="00CA4945">
      <w:pPr>
        <w:spacing w:line="360" w:lineRule="auto"/>
        <w:ind w:left="255" w:hanging="285"/>
        <w:contextualSpacing/>
      </w:pPr>
    </w:p>
    <w:p w14:paraId="555FC1D2" w14:textId="77777777" w:rsidR="00A85C6F" w:rsidRDefault="00A85C6F" w:rsidP="00A85C6F">
      <w:pPr>
        <w:pBdr>
          <w:top w:val="nil"/>
          <w:left w:val="nil"/>
          <w:bottom w:val="nil"/>
          <w:right w:val="nil"/>
          <w:between w:val="nil"/>
        </w:pBdr>
        <w:spacing w:line="276" w:lineRule="auto"/>
        <w:ind w:firstLine="0"/>
      </w:pPr>
      <w:bookmarkStart w:id="162" w:name="_91zzxnwcm8d4" w:colFirst="0" w:colLast="0"/>
      <w:bookmarkStart w:id="163" w:name="OLE_LINK1"/>
      <w:bookmarkStart w:id="164" w:name="OLE_LINK2"/>
      <w:bookmarkEnd w:id="162"/>
      <w:proofErr w:type="gramStart"/>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1</w:t>
      </w:r>
      <w:r w:rsidRPr="00CA4945">
        <w:rPr>
          <w:noProof/>
        </w:rPr>
        <w:fldChar w:fldCharType="end"/>
      </w:r>
      <w:r w:rsidRPr="00CA4945">
        <w:t>.</w:t>
      </w:r>
      <w:proofErr w:type="gramEnd"/>
      <w:r w:rsidRPr="00CA4945">
        <w:t xml:space="preserve"> Change in the number of species and percent area projected to have year-round suitable habitat for non-native marine species (42 assessed) between current (2003-2012) and mid-century (2030-2039).</w:t>
      </w:r>
    </w:p>
    <w:p w14:paraId="559B7486" w14:textId="77777777" w:rsidR="00A85C6F" w:rsidRDefault="00A85C6F" w:rsidP="00A85C6F">
      <w:pPr>
        <w:pBdr>
          <w:top w:val="nil"/>
          <w:left w:val="nil"/>
          <w:bottom w:val="nil"/>
          <w:right w:val="nil"/>
          <w:between w:val="nil"/>
        </w:pBdr>
        <w:spacing w:line="276" w:lineRule="auto"/>
        <w:ind w:firstLine="0"/>
      </w:pPr>
    </w:p>
    <w:tbl>
      <w:tblPr>
        <w:tblW w:w="7910" w:type="dxa"/>
        <w:tblLook w:val="04A0" w:firstRow="1" w:lastRow="0" w:firstColumn="1" w:lastColumn="0" w:noHBand="0" w:noVBand="1"/>
      </w:tblPr>
      <w:tblGrid>
        <w:gridCol w:w="1400"/>
        <w:gridCol w:w="1570"/>
        <w:gridCol w:w="1840"/>
        <w:gridCol w:w="1560"/>
        <w:gridCol w:w="1540"/>
      </w:tblGrid>
      <w:tr w:rsidR="00A85C6F" w:rsidRPr="00CA4945" w14:paraId="7846D4AA" w14:textId="77777777" w:rsidTr="000B0DC8">
        <w:trPr>
          <w:trHeight w:val="615"/>
        </w:trPr>
        <w:tc>
          <w:tcPr>
            <w:tcW w:w="1400" w:type="dxa"/>
            <w:tcBorders>
              <w:top w:val="single" w:sz="8" w:space="0" w:color="auto"/>
              <w:left w:val="nil"/>
              <w:bottom w:val="single" w:sz="8" w:space="0" w:color="auto"/>
              <w:right w:val="nil"/>
            </w:tcBorders>
            <w:shd w:val="clear" w:color="auto" w:fill="auto"/>
            <w:vAlign w:val="center"/>
            <w:hideMark/>
          </w:tcPr>
          <w:p w14:paraId="47D20D59" w14:textId="77777777" w:rsidR="00A85C6F" w:rsidRPr="00CA4945" w:rsidRDefault="00A85C6F" w:rsidP="000B0DC8">
            <w:pPr>
              <w:spacing w:line="360" w:lineRule="auto"/>
              <w:ind w:firstLine="0"/>
              <w:contextualSpacing/>
              <w:rPr>
                <w:b/>
                <w:bCs/>
              </w:rPr>
            </w:pPr>
            <w:r w:rsidRPr="00CA4945">
              <w:rPr>
                <w:b/>
                <w:bCs/>
              </w:rPr>
              <w:t>Model</w:t>
            </w:r>
          </w:p>
        </w:tc>
        <w:tc>
          <w:tcPr>
            <w:tcW w:w="1570" w:type="dxa"/>
            <w:tcBorders>
              <w:top w:val="single" w:sz="8" w:space="0" w:color="auto"/>
              <w:left w:val="nil"/>
              <w:bottom w:val="single" w:sz="8" w:space="0" w:color="auto"/>
              <w:right w:val="nil"/>
            </w:tcBorders>
            <w:shd w:val="clear" w:color="auto" w:fill="auto"/>
            <w:vAlign w:val="center"/>
            <w:hideMark/>
          </w:tcPr>
          <w:p w14:paraId="6056F2E9" w14:textId="77777777" w:rsidR="00A85C6F" w:rsidRPr="00CA4945" w:rsidRDefault="00A85C6F" w:rsidP="000B0DC8">
            <w:pPr>
              <w:spacing w:line="360" w:lineRule="auto"/>
              <w:ind w:firstLine="0"/>
              <w:contextualSpacing/>
              <w:rPr>
                <w:b/>
                <w:bCs/>
              </w:rPr>
            </w:pPr>
            <w:r w:rsidRPr="00CA4945">
              <w:rPr>
                <w:b/>
                <w:bCs/>
              </w:rPr>
              <w:t>Current species count</w:t>
            </w:r>
          </w:p>
        </w:tc>
        <w:tc>
          <w:tcPr>
            <w:tcW w:w="1840" w:type="dxa"/>
            <w:tcBorders>
              <w:top w:val="single" w:sz="8" w:space="0" w:color="auto"/>
              <w:left w:val="nil"/>
              <w:bottom w:val="single" w:sz="8" w:space="0" w:color="auto"/>
              <w:right w:val="nil"/>
            </w:tcBorders>
            <w:shd w:val="clear" w:color="auto" w:fill="auto"/>
            <w:vAlign w:val="center"/>
            <w:hideMark/>
          </w:tcPr>
          <w:p w14:paraId="02B1BDD9" w14:textId="77777777" w:rsidR="00A85C6F" w:rsidRPr="00CA4945" w:rsidRDefault="00A85C6F" w:rsidP="000B0DC8">
            <w:pPr>
              <w:spacing w:line="360" w:lineRule="auto"/>
              <w:ind w:firstLine="0"/>
              <w:contextualSpacing/>
              <w:rPr>
                <w:b/>
                <w:bCs/>
              </w:rPr>
            </w:pPr>
            <w:r w:rsidRPr="00CA4945">
              <w:rPr>
                <w:b/>
                <w:bCs/>
              </w:rPr>
              <w:t>Mid-century species count</w:t>
            </w:r>
          </w:p>
        </w:tc>
        <w:tc>
          <w:tcPr>
            <w:tcW w:w="1560" w:type="dxa"/>
            <w:tcBorders>
              <w:top w:val="single" w:sz="8" w:space="0" w:color="auto"/>
              <w:left w:val="nil"/>
              <w:bottom w:val="single" w:sz="8" w:space="0" w:color="auto"/>
              <w:right w:val="nil"/>
            </w:tcBorders>
            <w:shd w:val="clear" w:color="auto" w:fill="auto"/>
            <w:vAlign w:val="center"/>
            <w:hideMark/>
          </w:tcPr>
          <w:p w14:paraId="77CCE234" w14:textId="77777777" w:rsidR="00A85C6F" w:rsidRPr="00CA4945" w:rsidRDefault="00A85C6F" w:rsidP="000B0DC8">
            <w:pPr>
              <w:spacing w:line="360" w:lineRule="auto"/>
              <w:ind w:firstLine="0"/>
              <w:contextualSpacing/>
              <w:rPr>
                <w:b/>
                <w:bCs/>
              </w:rPr>
            </w:pPr>
            <w:r w:rsidRPr="00CA4945">
              <w:rPr>
                <w:b/>
                <w:bCs/>
              </w:rPr>
              <w:t>Habitat gained</w:t>
            </w:r>
          </w:p>
        </w:tc>
        <w:tc>
          <w:tcPr>
            <w:tcW w:w="1540" w:type="dxa"/>
            <w:tcBorders>
              <w:top w:val="single" w:sz="8" w:space="0" w:color="auto"/>
              <w:left w:val="nil"/>
              <w:bottom w:val="single" w:sz="8" w:space="0" w:color="auto"/>
              <w:right w:val="nil"/>
            </w:tcBorders>
            <w:shd w:val="clear" w:color="auto" w:fill="auto"/>
            <w:vAlign w:val="center"/>
            <w:hideMark/>
          </w:tcPr>
          <w:p w14:paraId="0A0EE3D3" w14:textId="77777777" w:rsidR="00A85C6F" w:rsidRPr="00CA4945" w:rsidRDefault="00A85C6F" w:rsidP="000B0DC8">
            <w:pPr>
              <w:spacing w:line="360" w:lineRule="auto"/>
              <w:ind w:firstLine="0"/>
              <w:contextualSpacing/>
              <w:rPr>
                <w:b/>
                <w:bCs/>
              </w:rPr>
            </w:pPr>
            <w:r w:rsidRPr="00CA4945">
              <w:rPr>
                <w:b/>
                <w:bCs/>
              </w:rPr>
              <w:t>Habitat lost</w:t>
            </w:r>
          </w:p>
        </w:tc>
      </w:tr>
      <w:tr w:rsidR="00A85C6F" w:rsidRPr="00CA4945" w14:paraId="42C81441" w14:textId="77777777" w:rsidTr="000B0DC8">
        <w:trPr>
          <w:trHeight w:val="300"/>
        </w:trPr>
        <w:tc>
          <w:tcPr>
            <w:tcW w:w="1400" w:type="dxa"/>
            <w:tcBorders>
              <w:top w:val="nil"/>
              <w:left w:val="nil"/>
              <w:bottom w:val="nil"/>
              <w:right w:val="nil"/>
            </w:tcBorders>
            <w:shd w:val="clear" w:color="000000" w:fill="F2F2F2"/>
            <w:vAlign w:val="center"/>
            <w:hideMark/>
          </w:tcPr>
          <w:p w14:paraId="505974BE" w14:textId="77777777" w:rsidR="00A85C6F" w:rsidRPr="00CA4945" w:rsidRDefault="00A85C6F" w:rsidP="000B0DC8">
            <w:pPr>
              <w:spacing w:line="360" w:lineRule="auto"/>
              <w:ind w:firstLine="0"/>
              <w:contextualSpacing/>
            </w:pPr>
            <w:r w:rsidRPr="00CA4945">
              <w:t>CGCM3-t47</w:t>
            </w:r>
          </w:p>
        </w:tc>
        <w:tc>
          <w:tcPr>
            <w:tcW w:w="1570" w:type="dxa"/>
            <w:tcBorders>
              <w:top w:val="nil"/>
              <w:left w:val="nil"/>
              <w:bottom w:val="nil"/>
              <w:right w:val="nil"/>
            </w:tcBorders>
            <w:shd w:val="clear" w:color="000000" w:fill="F2F2F2"/>
            <w:vAlign w:val="center"/>
            <w:hideMark/>
          </w:tcPr>
          <w:p w14:paraId="12E087F3" w14:textId="77777777" w:rsidR="00A85C6F" w:rsidRPr="00CA4945" w:rsidRDefault="00A85C6F" w:rsidP="000B0DC8">
            <w:pPr>
              <w:spacing w:line="360" w:lineRule="auto"/>
              <w:ind w:firstLine="0"/>
              <w:contextualSpacing/>
            </w:pPr>
            <w:r w:rsidRPr="00CA4945">
              <w:t>35</w:t>
            </w:r>
          </w:p>
        </w:tc>
        <w:tc>
          <w:tcPr>
            <w:tcW w:w="1840" w:type="dxa"/>
            <w:tcBorders>
              <w:top w:val="nil"/>
              <w:left w:val="nil"/>
              <w:bottom w:val="nil"/>
              <w:right w:val="nil"/>
            </w:tcBorders>
            <w:shd w:val="clear" w:color="000000" w:fill="F2F2F2"/>
            <w:vAlign w:val="center"/>
            <w:hideMark/>
          </w:tcPr>
          <w:p w14:paraId="4ACC3078" w14:textId="77777777" w:rsidR="00A85C6F" w:rsidRPr="00CA4945" w:rsidRDefault="00A85C6F" w:rsidP="000B0DC8">
            <w:pPr>
              <w:spacing w:line="360" w:lineRule="auto"/>
              <w:ind w:firstLine="0"/>
              <w:contextualSpacing/>
            </w:pPr>
            <w:r w:rsidRPr="00CA4945">
              <w:t>36</w:t>
            </w:r>
          </w:p>
        </w:tc>
        <w:tc>
          <w:tcPr>
            <w:tcW w:w="1560" w:type="dxa"/>
            <w:tcBorders>
              <w:top w:val="nil"/>
              <w:left w:val="nil"/>
              <w:bottom w:val="nil"/>
              <w:right w:val="nil"/>
            </w:tcBorders>
            <w:shd w:val="clear" w:color="000000" w:fill="F2F2F2"/>
            <w:vAlign w:val="center"/>
            <w:hideMark/>
          </w:tcPr>
          <w:p w14:paraId="166C5878" w14:textId="77777777" w:rsidR="00A85C6F" w:rsidRPr="00CA4945" w:rsidRDefault="00A85C6F" w:rsidP="000B0DC8">
            <w:pPr>
              <w:spacing w:line="360" w:lineRule="auto"/>
              <w:ind w:firstLine="0"/>
              <w:contextualSpacing/>
            </w:pPr>
            <w:r w:rsidRPr="00CA4945">
              <w:t>59.88%</w:t>
            </w:r>
          </w:p>
        </w:tc>
        <w:tc>
          <w:tcPr>
            <w:tcW w:w="1540" w:type="dxa"/>
            <w:tcBorders>
              <w:top w:val="nil"/>
              <w:left w:val="nil"/>
              <w:bottom w:val="nil"/>
              <w:right w:val="nil"/>
            </w:tcBorders>
            <w:shd w:val="clear" w:color="000000" w:fill="F2F2F2"/>
            <w:vAlign w:val="center"/>
            <w:hideMark/>
          </w:tcPr>
          <w:p w14:paraId="558AA425" w14:textId="77777777" w:rsidR="00A85C6F" w:rsidRPr="00CA4945" w:rsidRDefault="00A85C6F" w:rsidP="000B0DC8">
            <w:pPr>
              <w:spacing w:line="360" w:lineRule="auto"/>
              <w:ind w:firstLine="0"/>
              <w:contextualSpacing/>
            </w:pPr>
            <w:r w:rsidRPr="00CA4945">
              <w:t>6.70%</w:t>
            </w:r>
          </w:p>
        </w:tc>
      </w:tr>
      <w:tr w:rsidR="00A85C6F" w:rsidRPr="00CA4945" w14:paraId="237B1809" w14:textId="77777777" w:rsidTr="000B0DC8">
        <w:trPr>
          <w:trHeight w:val="300"/>
        </w:trPr>
        <w:tc>
          <w:tcPr>
            <w:tcW w:w="1400" w:type="dxa"/>
            <w:tcBorders>
              <w:top w:val="nil"/>
              <w:left w:val="nil"/>
              <w:bottom w:val="nil"/>
              <w:right w:val="nil"/>
            </w:tcBorders>
            <w:shd w:val="clear" w:color="auto" w:fill="auto"/>
            <w:vAlign w:val="center"/>
            <w:hideMark/>
          </w:tcPr>
          <w:p w14:paraId="10BDE246" w14:textId="77777777" w:rsidR="00A85C6F" w:rsidRPr="00CA4945" w:rsidRDefault="00A85C6F" w:rsidP="000B0DC8">
            <w:pPr>
              <w:spacing w:line="360" w:lineRule="auto"/>
              <w:ind w:firstLine="0"/>
              <w:contextualSpacing/>
            </w:pPr>
            <w:r w:rsidRPr="00CA4945">
              <w:t>ECHO-G</w:t>
            </w:r>
          </w:p>
        </w:tc>
        <w:tc>
          <w:tcPr>
            <w:tcW w:w="1570" w:type="dxa"/>
            <w:tcBorders>
              <w:top w:val="nil"/>
              <w:left w:val="nil"/>
              <w:bottom w:val="nil"/>
              <w:right w:val="nil"/>
            </w:tcBorders>
            <w:shd w:val="clear" w:color="auto" w:fill="auto"/>
            <w:vAlign w:val="center"/>
            <w:hideMark/>
          </w:tcPr>
          <w:p w14:paraId="5F9E570B" w14:textId="77777777" w:rsidR="00A85C6F" w:rsidRPr="00CA4945" w:rsidRDefault="00A85C6F" w:rsidP="000B0DC8">
            <w:pPr>
              <w:spacing w:line="360" w:lineRule="auto"/>
              <w:ind w:firstLine="0"/>
              <w:contextualSpacing/>
            </w:pPr>
            <w:r w:rsidRPr="00CA4945">
              <w:t>33</w:t>
            </w:r>
          </w:p>
        </w:tc>
        <w:tc>
          <w:tcPr>
            <w:tcW w:w="1840" w:type="dxa"/>
            <w:tcBorders>
              <w:top w:val="nil"/>
              <w:left w:val="nil"/>
              <w:bottom w:val="nil"/>
              <w:right w:val="nil"/>
            </w:tcBorders>
            <w:shd w:val="clear" w:color="auto" w:fill="auto"/>
            <w:vAlign w:val="center"/>
            <w:hideMark/>
          </w:tcPr>
          <w:p w14:paraId="587E2300" w14:textId="77777777" w:rsidR="00A85C6F" w:rsidRPr="00CA4945" w:rsidRDefault="00A85C6F" w:rsidP="000B0DC8">
            <w:pPr>
              <w:spacing w:line="360" w:lineRule="auto"/>
              <w:ind w:firstLine="0"/>
              <w:contextualSpacing/>
            </w:pPr>
            <w:r w:rsidRPr="00CA4945">
              <w:t>33</w:t>
            </w:r>
          </w:p>
        </w:tc>
        <w:tc>
          <w:tcPr>
            <w:tcW w:w="1560" w:type="dxa"/>
            <w:tcBorders>
              <w:top w:val="nil"/>
              <w:left w:val="nil"/>
              <w:bottom w:val="nil"/>
              <w:right w:val="nil"/>
            </w:tcBorders>
            <w:shd w:val="clear" w:color="auto" w:fill="auto"/>
            <w:vAlign w:val="center"/>
            <w:hideMark/>
          </w:tcPr>
          <w:p w14:paraId="7A11A750" w14:textId="77777777" w:rsidR="00A85C6F" w:rsidRPr="00CA4945" w:rsidRDefault="00A85C6F" w:rsidP="000B0DC8">
            <w:pPr>
              <w:spacing w:line="360" w:lineRule="auto"/>
              <w:ind w:firstLine="0"/>
              <w:contextualSpacing/>
            </w:pPr>
            <w:r w:rsidRPr="00CA4945">
              <w:t>36.78%</w:t>
            </w:r>
          </w:p>
        </w:tc>
        <w:tc>
          <w:tcPr>
            <w:tcW w:w="1540" w:type="dxa"/>
            <w:tcBorders>
              <w:top w:val="nil"/>
              <w:left w:val="nil"/>
              <w:bottom w:val="nil"/>
              <w:right w:val="nil"/>
            </w:tcBorders>
            <w:shd w:val="clear" w:color="auto" w:fill="auto"/>
            <w:vAlign w:val="center"/>
            <w:hideMark/>
          </w:tcPr>
          <w:p w14:paraId="124CB2FC" w14:textId="77777777" w:rsidR="00A85C6F" w:rsidRPr="00CA4945" w:rsidRDefault="00A85C6F" w:rsidP="000B0DC8">
            <w:pPr>
              <w:spacing w:line="360" w:lineRule="auto"/>
              <w:ind w:firstLine="0"/>
              <w:contextualSpacing/>
            </w:pPr>
            <w:r w:rsidRPr="00CA4945">
              <w:t>6.17%</w:t>
            </w:r>
          </w:p>
        </w:tc>
      </w:tr>
      <w:tr w:rsidR="00A85C6F" w:rsidRPr="00CA4945" w14:paraId="6C120F4B" w14:textId="77777777" w:rsidTr="000B0DC8">
        <w:trPr>
          <w:trHeight w:val="315"/>
        </w:trPr>
        <w:tc>
          <w:tcPr>
            <w:tcW w:w="1400" w:type="dxa"/>
            <w:tcBorders>
              <w:top w:val="nil"/>
              <w:left w:val="nil"/>
              <w:bottom w:val="single" w:sz="8" w:space="0" w:color="auto"/>
              <w:right w:val="nil"/>
            </w:tcBorders>
            <w:shd w:val="clear" w:color="000000" w:fill="F2F2F2"/>
            <w:vAlign w:val="center"/>
            <w:hideMark/>
          </w:tcPr>
          <w:p w14:paraId="4455C45F" w14:textId="77777777" w:rsidR="00A85C6F" w:rsidRPr="00CA4945" w:rsidRDefault="00A85C6F" w:rsidP="000B0DC8">
            <w:pPr>
              <w:spacing w:line="360" w:lineRule="auto"/>
              <w:ind w:firstLine="0"/>
              <w:contextualSpacing/>
            </w:pPr>
            <w:r w:rsidRPr="00CA4945">
              <w:t>MIROC3.2</w:t>
            </w:r>
          </w:p>
        </w:tc>
        <w:tc>
          <w:tcPr>
            <w:tcW w:w="1570" w:type="dxa"/>
            <w:tcBorders>
              <w:top w:val="nil"/>
              <w:left w:val="nil"/>
              <w:bottom w:val="single" w:sz="8" w:space="0" w:color="auto"/>
              <w:right w:val="nil"/>
            </w:tcBorders>
            <w:shd w:val="clear" w:color="000000" w:fill="F2F2F2"/>
            <w:vAlign w:val="center"/>
            <w:hideMark/>
          </w:tcPr>
          <w:p w14:paraId="295B45B5" w14:textId="77777777" w:rsidR="00A85C6F" w:rsidRPr="00CA4945" w:rsidRDefault="00A85C6F" w:rsidP="000B0DC8">
            <w:pPr>
              <w:spacing w:line="360" w:lineRule="auto"/>
              <w:ind w:firstLine="0"/>
              <w:contextualSpacing/>
            </w:pPr>
            <w:r w:rsidRPr="00CA4945">
              <w:t>34</w:t>
            </w:r>
          </w:p>
        </w:tc>
        <w:tc>
          <w:tcPr>
            <w:tcW w:w="1840" w:type="dxa"/>
            <w:tcBorders>
              <w:top w:val="nil"/>
              <w:left w:val="nil"/>
              <w:bottom w:val="single" w:sz="8" w:space="0" w:color="auto"/>
              <w:right w:val="nil"/>
            </w:tcBorders>
            <w:shd w:val="clear" w:color="000000" w:fill="F2F2F2"/>
            <w:vAlign w:val="center"/>
            <w:hideMark/>
          </w:tcPr>
          <w:p w14:paraId="2D8DF863" w14:textId="77777777" w:rsidR="00A85C6F" w:rsidRPr="00CA4945" w:rsidRDefault="00A85C6F" w:rsidP="000B0DC8">
            <w:pPr>
              <w:spacing w:line="360" w:lineRule="auto"/>
              <w:ind w:firstLine="0"/>
              <w:contextualSpacing/>
            </w:pPr>
            <w:r w:rsidRPr="00CA4945">
              <w:t>35</w:t>
            </w:r>
          </w:p>
        </w:tc>
        <w:tc>
          <w:tcPr>
            <w:tcW w:w="1560" w:type="dxa"/>
            <w:tcBorders>
              <w:top w:val="nil"/>
              <w:left w:val="nil"/>
              <w:bottom w:val="single" w:sz="8" w:space="0" w:color="auto"/>
              <w:right w:val="nil"/>
            </w:tcBorders>
            <w:shd w:val="clear" w:color="000000" w:fill="F2F2F2"/>
            <w:vAlign w:val="center"/>
            <w:hideMark/>
          </w:tcPr>
          <w:p w14:paraId="3A7EBA51" w14:textId="77777777" w:rsidR="00A85C6F" w:rsidRPr="00CA4945" w:rsidRDefault="00A85C6F" w:rsidP="000B0DC8">
            <w:pPr>
              <w:spacing w:line="360" w:lineRule="auto"/>
              <w:ind w:firstLine="0"/>
              <w:contextualSpacing/>
            </w:pPr>
            <w:r w:rsidRPr="00CA4945">
              <w:t>52.52%</w:t>
            </w:r>
          </w:p>
        </w:tc>
        <w:tc>
          <w:tcPr>
            <w:tcW w:w="1540" w:type="dxa"/>
            <w:tcBorders>
              <w:top w:val="nil"/>
              <w:left w:val="nil"/>
              <w:bottom w:val="single" w:sz="8" w:space="0" w:color="auto"/>
              <w:right w:val="nil"/>
            </w:tcBorders>
            <w:shd w:val="clear" w:color="000000" w:fill="F2F2F2"/>
            <w:vAlign w:val="center"/>
            <w:hideMark/>
          </w:tcPr>
          <w:p w14:paraId="2ABE92CA" w14:textId="77777777" w:rsidR="00A85C6F" w:rsidRPr="00CA4945" w:rsidRDefault="00A85C6F" w:rsidP="000B0DC8">
            <w:pPr>
              <w:spacing w:line="360" w:lineRule="auto"/>
              <w:ind w:firstLine="0"/>
              <w:contextualSpacing/>
            </w:pPr>
            <w:r w:rsidRPr="00CA4945">
              <w:t>3.65%</w:t>
            </w:r>
          </w:p>
        </w:tc>
      </w:tr>
    </w:tbl>
    <w:p w14:paraId="0BE1AE21" w14:textId="77777777" w:rsidR="00A85C6F" w:rsidRDefault="00A85C6F" w:rsidP="00A85C6F">
      <w:pPr>
        <w:pBdr>
          <w:top w:val="nil"/>
          <w:left w:val="nil"/>
          <w:bottom w:val="nil"/>
          <w:right w:val="nil"/>
          <w:between w:val="nil"/>
        </w:pBdr>
        <w:spacing w:line="276" w:lineRule="auto"/>
        <w:ind w:firstLine="0"/>
        <w:rPr>
          <w:b/>
          <w:highlight w:val="yellow"/>
        </w:rPr>
      </w:pPr>
    </w:p>
    <w:p w14:paraId="6BE1E175"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proofErr w:type="gramStart"/>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w:t>
      </w:r>
      <w:proofErr w:type="gramEnd"/>
      <w:r w:rsidRPr="00CA4945">
        <w:t xml:space="preserve"> </w:t>
      </w:r>
      <w:proofErr w:type="gramStart"/>
      <w:r w:rsidRPr="00CA4945">
        <w:rPr>
          <w:shd w:val="clear" w:color="auto" w:fill="FFFFFF"/>
        </w:rPr>
        <w:t xml:space="preserve">Average number of weeks </w:t>
      </w:r>
      <w:r w:rsidRPr="00CA4945">
        <w:t>of consecutive reproductive habitat for the three ROMS models and two study periods.</w:t>
      </w:r>
      <w:proofErr w:type="gramEnd"/>
      <w:r w:rsidRPr="00CA4945">
        <w:t xml:space="preserve">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proofErr w:type="gramStart"/>
      <w:r w:rsidRPr="00CA4945">
        <w:rPr>
          <w:color w:val="222222"/>
          <w:highlight w:val="white"/>
        </w:rPr>
        <w:t xml:space="preserve">Figure </w:t>
      </w:r>
      <w:r>
        <w:rPr>
          <w:color w:val="222222"/>
          <w:highlight w:val="white"/>
        </w:rPr>
        <w:t>2</w:t>
      </w:r>
      <w:r w:rsidRPr="00CA4945">
        <w:rPr>
          <w:color w:val="222222"/>
          <w:highlight w:val="white"/>
        </w:rPr>
        <w:t>.</w:t>
      </w:r>
      <w:proofErr w:type="gramEnd"/>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proofErr w:type="gramStart"/>
      <w:r>
        <w:rPr>
          <w:color w:val="000000" w:themeColor="text1"/>
          <w:highlight w:val="white"/>
        </w:rPr>
        <w:t>Figure 3.</w:t>
      </w:r>
      <w:proofErr w:type="gramEnd"/>
      <w:r>
        <w:rPr>
          <w:color w:val="000000" w:themeColor="text1"/>
          <w:highlight w:val="white"/>
        </w:rPr>
        <w:t xml:space="preserve">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proofErr w:type="gramStart"/>
      <w:r>
        <w:rPr>
          <w:color w:val="222222"/>
          <w:highlight w:val="white"/>
        </w:rPr>
        <w:t>Figure 4</w:t>
      </w:r>
      <w:r w:rsidR="00A85C6F">
        <w:rPr>
          <w:color w:val="222222"/>
          <w:highlight w:val="white"/>
        </w:rPr>
        <w:t>.</w:t>
      </w:r>
      <w:proofErr w:type="gramEnd"/>
      <w:r w:rsidR="00A85C6F">
        <w:rPr>
          <w:color w:val="222222"/>
          <w:highlight w:val="white"/>
        </w:rPr>
        <w:t xml:space="preserve"> </w:t>
      </w:r>
      <w:proofErr w:type="gramStart"/>
      <w:r w:rsidR="00A85C6F">
        <w:rPr>
          <w:b/>
          <w:color w:val="222222"/>
          <w:highlight w:val="white"/>
        </w:rPr>
        <w:t>Average number of consecutive weeks of reproduction by temperature threshold</w:t>
      </w:r>
      <w:r w:rsidR="00A85C6F">
        <w:rPr>
          <w:color w:val="222222"/>
          <w:highlight w:val="white"/>
        </w:rPr>
        <w:t>.</w:t>
      </w:r>
      <w:proofErr w:type="gramEnd"/>
      <w:r w:rsidR="00A85C6F">
        <w:rPr>
          <w:color w:val="222222"/>
          <w:highlight w:val="white"/>
        </w:rPr>
        <w:t xml:space="preserve">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proofErr w:type="gramStart"/>
      <w:r>
        <w:rPr>
          <w:color w:val="000000" w:themeColor="text1"/>
          <w:highlight w:val="white"/>
        </w:rPr>
        <w:t>Figure 6.</w:t>
      </w:r>
      <w:proofErr w:type="gramEnd"/>
      <w:r>
        <w:rPr>
          <w:color w:val="000000" w:themeColor="text1"/>
          <w:highlight w:val="white"/>
        </w:rPr>
        <w:t xml:space="preserve">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proofErr w:type="gramStart"/>
      <w:r>
        <w:rPr>
          <w:color w:val="222222"/>
          <w:highlight w:val="white"/>
        </w:rPr>
        <w:t>Figure 5.</w:t>
      </w:r>
      <w:proofErr w:type="gramEnd"/>
      <w:r>
        <w:rPr>
          <w:color w:val="222222"/>
          <w:highlight w:val="white"/>
        </w:rPr>
        <w:t xml:space="preserve"> </w:t>
      </w:r>
      <w:proofErr w:type="gramStart"/>
      <w:r>
        <w:rPr>
          <w:b/>
          <w:color w:val="222222"/>
          <w:highlight w:val="white"/>
        </w:rPr>
        <w:t>Average number of consecutive weeks of reproduction by temperature threshold</w:t>
      </w:r>
      <w:r>
        <w:rPr>
          <w:color w:val="222222"/>
          <w:highlight w:val="white"/>
        </w:rPr>
        <w:t>.</w:t>
      </w:r>
      <w:proofErr w:type="gramEnd"/>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w:t>
      </w:r>
      <w:proofErr w:type="gramStart"/>
      <w:r w:rsidRPr="00CA4945">
        <w:rPr>
          <w:rFonts w:eastAsia="Arial Unicode MS"/>
          <w:color w:val="222222"/>
          <w:highlight w:val="white"/>
        </w:rPr>
        <w:t>Illustration of vessel transit origins (below dashed line) outside of the Bering Sea and their Bering Sea destination (bold text, above dashed line), 2014 - 2016.</w:t>
      </w:r>
      <w:proofErr w:type="gramEnd"/>
      <w:r w:rsidRPr="00CA4945">
        <w:rPr>
          <w:rFonts w:eastAsia="Arial Unicode MS"/>
          <w:color w:val="222222"/>
          <w:highlight w:val="white"/>
        </w:rPr>
        <w:t xml:space="preserve">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w:t>
      </w:r>
      <w:proofErr w:type="gramStart"/>
      <w:r w:rsidRPr="00CA4945">
        <w:rPr>
          <w:rFonts w:eastAsia="Arial Unicode MS"/>
          <w:color w:val="222222"/>
          <w:highlight w:val="white"/>
        </w:rPr>
        <w:t>Fishing vessel data from vessel monitoring systems.</w:t>
      </w:r>
      <w:proofErr w:type="gramEnd"/>
      <w:r w:rsidRPr="00CA4945">
        <w:rPr>
          <w:rFonts w:eastAsia="Arial Unicode MS"/>
          <w:color w:val="222222"/>
          <w:highlight w:val="white"/>
        </w:rPr>
        <w:t xml:space="preserve">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165"/>
      <w:r w:rsidRPr="00CA4945">
        <w:rPr>
          <w:color w:val="222222"/>
          <w:highlight w:val="white"/>
        </w:rPr>
        <w:t xml:space="preserve">Figure </w:t>
      </w:r>
      <w:proofErr w:type="spellStart"/>
      <w:r w:rsidRPr="00CA4945">
        <w:rPr>
          <w:color w:val="222222"/>
          <w:highlight w:val="white"/>
        </w:rPr>
        <w:t>XXBallast</w:t>
      </w:r>
      <w:proofErr w:type="spellEnd"/>
      <w:r w:rsidRPr="00CA4945">
        <w:rPr>
          <w:color w:val="222222"/>
          <w:highlight w:val="white"/>
        </w:rPr>
        <w:t>. Amounts of ballast water (</w:t>
      </w:r>
      <w:proofErr w:type="spellStart"/>
      <w:r w:rsidRPr="00CA4945">
        <w:rPr>
          <w:color w:val="222222"/>
          <w:highlight w:val="white"/>
        </w:rPr>
        <w:t>mt</w:t>
      </w:r>
      <w:proofErr w:type="spellEnd"/>
      <w:r w:rsidRPr="00CA4945">
        <w:rPr>
          <w:color w:val="222222"/>
          <w:highlight w:val="white"/>
        </w:rPr>
        <w:t>) transported to the Bering Sea (bolded ports, above dashed line) and their regions of origin (</w:t>
      </w:r>
      <w:proofErr w:type="spellStart"/>
      <w:r w:rsidRPr="00CA4945">
        <w:rPr>
          <w:color w:val="222222"/>
          <w:highlight w:val="white"/>
        </w:rPr>
        <w:t>unbolded</w:t>
      </w:r>
      <w:proofErr w:type="spellEnd"/>
      <w:r w:rsidRPr="00CA4945">
        <w:rPr>
          <w:color w:val="222222"/>
          <w:highlight w:val="white"/>
        </w:rPr>
        <w:t xml:space="preserve"> text, below dashed line). Numbers in parentheses show total volumes per region. Figure excludes ballast water exchanges not reported by a specific port / country (e.g., open ocean exchanges), totaling ~80% of reported ballast water exchange. </w:t>
      </w:r>
      <w:proofErr w:type="gramStart"/>
      <w:r w:rsidRPr="00CA4945">
        <w:rPr>
          <w:color w:val="222222"/>
          <w:highlight w:val="white"/>
        </w:rPr>
        <w:t>Data from the National Ballast Information Clearinghouse.</w:t>
      </w:r>
      <w:proofErr w:type="gramEnd"/>
      <w:r w:rsidRPr="00CA4945">
        <w:rPr>
          <w:color w:val="222222"/>
          <w:highlight w:val="white"/>
        </w:rPr>
        <w:t xml:space="preserve">  </w:t>
      </w:r>
      <w:commentRangeEnd w:id="165"/>
      <w:r w:rsidRPr="00CA4945">
        <w:commentReference w:id="165"/>
      </w:r>
      <w:bookmarkEnd w:id="163"/>
      <w:bookmarkEnd w:id="164"/>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manda Droghini" w:date="2017-10-19T16:53:00Z" w:initials="">
    <w:p w14:paraId="21F1014E" w14:textId="77777777" w:rsidR="00593EEE" w:rsidRDefault="00593EEE">
      <w:pPr>
        <w:widowControl w:val="0"/>
      </w:pPr>
      <w:r>
        <w:t>Preferences?</w:t>
      </w:r>
    </w:p>
  </w:comment>
  <w:comment w:id="2" w:author="Amanda Droghini" w:date="2018-02-07T15:50:00Z" w:initials="AD">
    <w:p w14:paraId="4CB7667E" w14:textId="2D088ACD" w:rsidR="00593EEE" w:rsidRDefault="00593EEE">
      <w:pPr>
        <w:pStyle w:val="CommentText"/>
      </w:pPr>
      <w:r>
        <w:rPr>
          <w:rStyle w:val="CommentReference"/>
        </w:rPr>
        <w:annotationRef/>
      </w:r>
      <w:r>
        <w:t>What limits invasion in arctic marine systems</w:t>
      </w:r>
      <w:proofErr w:type="gramStart"/>
      <w:r>
        <w:t>?:</w:t>
      </w:r>
      <w:proofErr w:type="gramEnd"/>
      <w:r>
        <w:t xml:space="preserve"> Investigating the role of temperature on survival and reproduction across a strong?? </w:t>
      </w:r>
      <w:proofErr w:type="gramStart"/>
      <w:r>
        <w:t>latitudinal</w:t>
      </w:r>
      <w:proofErr w:type="gramEnd"/>
      <w:r>
        <w:t xml:space="preserve"> gradient</w:t>
      </w:r>
    </w:p>
  </w:comment>
  <w:comment w:id="3" w:author="Amanda Droghini" w:date="2017-10-19T16:50:00Z" w:initials="">
    <w:p w14:paraId="4B7A938A" w14:textId="77777777" w:rsidR="00593EEE" w:rsidRDefault="00593EEE">
      <w:pPr>
        <w:widowControl w:val="0"/>
      </w:pPr>
      <w:r>
        <w:t>Other authors on this? Author order?</w:t>
      </w:r>
    </w:p>
  </w:comment>
  <w:comment w:id="4" w:author="Amanda Droghini" w:date="2018-03-16T09:17:00Z" w:initials="AD">
    <w:p w14:paraId="12C77586" w14:textId="5C8BCC2E" w:rsidR="00593EEE" w:rsidRDefault="00593EEE">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2E60CE69" w:rsidR="00593EEE" w:rsidRDefault="00593EEE">
      <w:pPr>
        <w:pStyle w:val="CommentText"/>
      </w:pPr>
      <w:r>
        <w:rPr>
          <w:rStyle w:val="CommentReference"/>
        </w:rPr>
        <w:annotationRef/>
      </w:r>
      <w:r>
        <w:t>Word count: 298</w:t>
      </w:r>
    </w:p>
  </w:comment>
  <w:comment w:id="24" w:author="Amanda Droghini" w:date="2018-03-17T18:36:00Z" w:initials="AD">
    <w:p w14:paraId="690DF08D" w14:textId="5A67B1E3" w:rsidR="00593EEE" w:rsidRDefault="00593EEE">
      <w:pPr>
        <w:pStyle w:val="CommentText"/>
      </w:pPr>
      <w:r>
        <w:rPr>
          <w:rStyle w:val="CommentReference"/>
        </w:rPr>
        <w:annotationRef/>
      </w:r>
      <w:r>
        <w:t>Standardize entire text to read “NIS”</w:t>
      </w:r>
    </w:p>
  </w:comment>
  <w:comment w:id="26" w:author="Amanda Droghini" w:date="2018-03-14T07:16:00Z" w:initials="AD">
    <w:p w14:paraId="62A1653D" w14:textId="119C79CC" w:rsidR="00593EEE" w:rsidRDefault="00593EEE">
      <w:pPr>
        <w:pStyle w:val="CommentText"/>
      </w:pPr>
      <w:r>
        <w:rPr>
          <w:rStyle w:val="CommentReference"/>
        </w:rPr>
        <w:annotationRef/>
      </w:r>
      <w:r>
        <w:t>Need to fix citations for entire paragraph</w:t>
      </w:r>
    </w:p>
  </w:comment>
  <w:comment w:id="27" w:author="Amanda Droghini" w:date="2018-03-13T08:12:00Z" w:initials="AD">
    <w:p w14:paraId="4CBFD47C" w14:textId="58A9F741" w:rsidR="00593EEE" w:rsidRDefault="00593EEE">
      <w:pPr>
        <w:pStyle w:val="CommentText"/>
      </w:pPr>
      <w:r>
        <w:rPr>
          <w:rStyle w:val="CommentReference"/>
        </w:rPr>
        <w:annotationRef/>
      </w:r>
      <w:r>
        <w:t xml:space="preserve">Other citation for this? Hop and </w:t>
      </w:r>
      <w:proofErr w:type="spellStart"/>
      <w:r>
        <w:t>Gjosaeter</w:t>
      </w:r>
      <w:proofErr w:type="spellEnd"/>
      <w:r>
        <w:t xml:space="preserve"> 2013??</w:t>
      </w:r>
    </w:p>
  </w:comment>
  <w:comment w:id="28" w:author="Amanda Droghini" w:date="2018-03-07T07:55:00Z" w:initials="AD">
    <w:p w14:paraId="031AF4C5" w14:textId="7D007620" w:rsidR="00593EEE" w:rsidRDefault="00593EEE">
      <w:pPr>
        <w:pStyle w:val="CommentText"/>
      </w:pPr>
      <w:r>
        <w:rPr>
          <w:rStyle w:val="CommentReference"/>
        </w:rPr>
        <w:annotationRef/>
      </w:r>
      <w:r>
        <w:t>Need more citations</w:t>
      </w:r>
    </w:p>
  </w:comment>
  <w:comment w:id="29" w:author="Amanda Droghini" w:date="2018-03-16T09:36:00Z" w:initials="AD">
    <w:p w14:paraId="476ED5EF" w14:textId="61A8C5C4" w:rsidR="00593EEE" w:rsidRDefault="00593EEE">
      <w:pPr>
        <w:pStyle w:val="CommentText"/>
      </w:pPr>
      <w:r>
        <w:rPr>
          <w:rStyle w:val="CommentReference"/>
        </w:rPr>
        <w:annotationRef/>
      </w:r>
      <w:r>
        <w:t>ASF: Why, does de Rivera not generally address these statements?</w:t>
      </w:r>
    </w:p>
  </w:comment>
  <w:comment w:id="30" w:author="Amanda Droghini" w:date="2018-02-19T06:57:00Z" w:initials="AD">
    <w:p w14:paraId="0194CAA3" w14:textId="2B6FC23F" w:rsidR="00593EEE" w:rsidRDefault="00593EEE">
      <w:pPr>
        <w:pStyle w:val="CommentText"/>
      </w:pPr>
      <w:r>
        <w:rPr>
          <w:rStyle w:val="CommentReference"/>
        </w:rPr>
        <w:annotationRef/>
      </w:r>
      <w:r>
        <w:t>Need citations for this whole section</w:t>
      </w:r>
    </w:p>
  </w:comment>
  <w:comment w:id="39" w:author="Amanda Droghini" w:date="2018-03-16T09:52:00Z" w:initials="AD">
    <w:p w14:paraId="1A495C67" w14:textId="66AAD34B" w:rsidR="00593EEE" w:rsidRDefault="00593EEE">
      <w:pPr>
        <w:pStyle w:val="CommentText"/>
      </w:pPr>
      <w:r>
        <w:rPr>
          <w:rStyle w:val="CommentReference"/>
        </w:rPr>
        <w:annotationRef/>
      </w:r>
      <w:r>
        <w:t>ASF: Is this correct?</w:t>
      </w:r>
    </w:p>
    <w:p w14:paraId="5E7FC74B" w14:textId="477F555F" w:rsidR="00593EEE" w:rsidRDefault="00593EEE">
      <w:pPr>
        <w:pStyle w:val="CommentText"/>
      </w:pPr>
      <w:r>
        <w:t>If it is actually been found here in the Bering Sea, can we still make a strong case that we are contributing new knowledge that temperatures matters for marine invasive invasions?</w:t>
      </w:r>
    </w:p>
  </w:comment>
  <w:comment w:id="40" w:author="Amanda Droghini" w:date="2018-03-17T18:30:00Z" w:initials="AD">
    <w:p w14:paraId="7A228909" w14:textId="6306A037" w:rsidR="00593EEE" w:rsidRDefault="00593EEE">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41" w:author="Microsoft Office User" w:date="2018-02-20T08:24:00Z" w:initials="MOU">
    <w:p w14:paraId="71105839" w14:textId="76ACEC00" w:rsidR="00593EEE" w:rsidRDefault="00593EEE" w:rsidP="006244EA">
      <w:pPr>
        <w:pStyle w:val="CommentText"/>
      </w:pPr>
      <w:r>
        <w:rPr>
          <w:rStyle w:val="CommentReference"/>
        </w:rPr>
        <w:annotationRef/>
      </w:r>
      <w:r>
        <w:t xml:space="preserve">Need citations for northwest passage see Melia et al. 2016; </w:t>
      </w:r>
      <w:hyperlink r:id="rId1" w:history="1">
        <w:r w:rsidRPr="00481AA4">
          <w:rPr>
            <w:rStyle w:val="Hyperlink"/>
          </w:rPr>
          <w:t>http://www.enr.gov.nt.ca/en/state-environment/73-trends-shipping-northwest-passage-and-beaufort-sea</w:t>
        </w:r>
      </w:hyperlink>
    </w:p>
    <w:p w14:paraId="1B1565B1" w14:textId="77777777" w:rsidR="00593EEE" w:rsidRDefault="00593EEE" w:rsidP="006244EA">
      <w:pPr>
        <w:pStyle w:val="CommentText"/>
      </w:pPr>
      <w:proofErr w:type="spellStart"/>
      <w:r>
        <w:t>Farré</w:t>
      </w:r>
      <w:proofErr w:type="spellEnd"/>
      <w:r>
        <w:t xml:space="preserve"> et al. 2014</w:t>
      </w:r>
    </w:p>
    <w:p w14:paraId="1EEAE8D5" w14:textId="77777777" w:rsidR="00593EEE" w:rsidRDefault="00593EEE" w:rsidP="006244EA">
      <w:pPr>
        <w:pStyle w:val="CommentText"/>
      </w:pPr>
    </w:p>
  </w:comment>
  <w:comment w:id="42" w:author="Amanda Droghini" w:date="2018-02-24T15:35:00Z" w:initials="AD">
    <w:p w14:paraId="5A222526" w14:textId="5A77535E" w:rsidR="00593EEE" w:rsidRDefault="00593EEE">
      <w:pPr>
        <w:pStyle w:val="CommentText"/>
      </w:pPr>
      <w:r>
        <w:rPr>
          <w:rStyle w:val="CommentReference"/>
        </w:rPr>
        <w:annotationRef/>
      </w:r>
      <w:r>
        <w:t xml:space="preserve">See </w:t>
      </w:r>
      <w:proofErr w:type="spellStart"/>
      <w:r>
        <w:t>melia</w:t>
      </w:r>
      <w:proofErr w:type="spellEnd"/>
      <w:r>
        <w:t xml:space="preserve"> et al 2016 for stats on how much faster arctic route are</w:t>
      </w:r>
    </w:p>
  </w:comment>
  <w:comment w:id="43" w:author="Amanda Droghini" w:date="2018-02-05T07:29:00Z" w:initials="AD">
    <w:p w14:paraId="57EC4D09" w14:textId="77777777" w:rsidR="00593EEE" w:rsidRDefault="00593EEE" w:rsidP="006244EA">
      <w:pPr>
        <w:pStyle w:val="CommentText"/>
      </w:pPr>
      <w:r>
        <w:rPr>
          <w:rStyle w:val="CommentReference"/>
        </w:rPr>
        <w:annotationRef/>
      </w:r>
      <w:r>
        <w:t>Missing reference</w:t>
      </w:r>
    </w:p>
  </w:comment>
  <w:comment w:id="44" w:author="Amanda Droghini" w:date="2018-03-16T09:56:00Z" w:initials="AD">
    <w:p w14:paraId="517531A4" w14:textId="51FF788C" w:rsidR="00593EEE" w:rsidRDefault="00593EEE">
      <w:pPr>
        <w:pStyle w:val="CommentText"/>
      </w:pPr>
      <w:r>
        <w:rPr>
          <w:rStyle w:val="CommentReference"/>
        </w:rPr>
        <w:annotationRef/>
      </w:r>
      <w:r>
        <w:t xml:space="preserve">ASF: Ask </w:t>
      </w:r>
      <w:proofErr w:type="spellStart"/>
      <w:r>
        <w:t>Fischbach</w:t>
      </w:r>
      <w:proofErr w:type="spellEnd"/>
      <w:r>
        <w:t xml:space="preserve"> for references on this.</w:t>
      </w:r>
    </w:p>
  </w:comment>
  <w:comment w:id="53" w:author="Amanda Droghini" w:date="2018-02-18T10:10:00Z" w:initials="AD">
    <w:p w14:paraId="2991A3C9" w14:textId="77777777" w:rsidR="00593EEE" w:rsidRDefault="00593EEE">
      <w:pPr>
        <w:pStyle w:val="CommentText"/>
        <w:rPr>
          <w:noProof/>
        </w:rPr>
      </w:pPr>
      <w:r>
        <w:rPr>
          <w:rStyle w:val="CommentReference"/>
        </w:rPr>
        <w:annotationRef/>
      </w:r>
      <w:proofErr w:type="gramStart"/>
      <w:r>
        <w:t>don’t</w:t>
      </w:r>
      <w:proofErr w:type="gramEnd"/>
      <w:r>
        <w:t xml:space="preserve"> think we need an entire paragraph dedicated to </w:t>
      </w:r>
      <w:r>
        <w:rPr>
          <w:noProof/>
        </w:rPr>
        <w:t>esults</w:t>
      </w:r>
    </w:p>
    <w:p w14:paraId="7575D2C0" w14:textId="333F9707" w:rsidR="00593EEE" w:rsidRDefault="00593EEE">
      <w:pPr>
        <w:pStyle w:val="CommentText"/>
      </w:pPr>
      <w:proofErr w:type="gramStart"/>
      <w:r>
        <w:t>methods</w:t>
      </w:r>
      <w:proofErr w:type="gramEnd"/>
      <w:r>
        <w:t xml:space="preserve"> intro?</w:t>
      </w:r>
    </w:p>
  </w:comment>
  <w:comment w:id="64" w:author="Amanda Droghini" w:date="2018-02-17T08:31:00Z" w:initials="AD">
    <w:p w14:paraId="0935B76E" w14:textId="366C5730" w:rsidR="00593EEE" w:rsidRDefault="00593EEE">
      <w:pPr>
        <w:pStyle w:val="CommentText"/>
      </w:pPr>
      <w:r>
        <w:rPr>
          <w:rStyle w:val="CommentReference"/>
        </w:rPr>
        <w:annotationRef/>
      </w:r>
      <w:r>
        <w:t>Needs reworking</w:t>
      </w:r>
    </w:p>
  </w:comment>
  <w:comment w:id="66" w:author="Amanda Droghini" w:date="2018-03-08T07:19:00Z" w:initials="AD">
    <w:p w14:paraId="728CEE87" w14:textId="49E37471" w:rsidR="00593EEE" w:rsidRDefault="00593EEE">
      <w:pPr>
        <w:pStyle w:val="CommentText"/>
      </w:pPr>
      <w:r>
        <w:rPr>
          <w:rStyle w:val="CommentReference"/>
        </w:rPr>
        <w:annotationRef/>
      </w:r>
      <w:r>
        <w:t>Just write up to 40…. I don’t think the model can actually predict &lt;10m</w:t>
      </w:r>
    </w:p>
  </w:comment>
  <w:comment w:id="67" w:author="Amanda Droghini" w:date="2018-01-31T07:24:00Z" w:initials="AD">
    <w:p w14:paraId="30497116" w14:textId="4A06224A" w:rsidR="00593EEE" w:rsidRDefault="00593EEE">
      <w:pPr>
        <w:pStyle w:val="CommentText"/>
      </w:pPr>
      <w:r>
        <w:rPr>
          <w:rStyle w:val="CommentReference"/>
        </w:rPr>
        <w:annotationRef/>
      </w:r>
      <w:r>
        <w:t>Tony do you prefer “mid-century”?</w:t>
      </w:r>
    </w:p>
  </w:comment>
  <w:comment w:id="70" w:author="Amanda Droghini" w:date="2018-02-17T08:32:00Z" w:initials="AD">
    <w:p w14:paraId="383BDECE" w14:textId="178ACACB" w:rsidR="00593EEE" w:rsidRDefault="00593EEE">
      <w:pPr>
        <w:pStyle w:val="CommentText"/>
      </w:pPr>
      <w:r>
        <w:rPr>
          <w:rStyle w:val="CommentReference"/>
        </w:rPr>
        <w:annotationRef/>
      </w:r>
      <w:proofErr w:type="gramStart"/>
      <w:r>
        <w:t>explain</w:t>
      </w:r>
      <w:proofErr w:type="gramEnd"/>
      <w:r>
        <w:t xml:space="preserve"> reasoning behind these analyses e.g. if can’t live year-round, can they live for at least 1 week? </w:t>
      </w:r>
      <w:proofErr w:type="gramStart"/>
      <w:r>
        <w:t>reproduction</w:t>
      </w:r>
      <w:proofErr w:type="gramEnd"/>
      <w:r>
        <w:t xml:space="preserve"> on a weekly timescale. (</w:t>
      </w:r>
      <w:proofErr w:type="gramStart"/>
      <w:r>
        <w:t>weekly</w:t>
      </w:r>
      <w:proofErr w:type="gramEnd"/>
      <w:r>
        <w:t xml:space="preserve"> being minimum model resolution).</w:t>
      </w:r>
    </w:p>
  </w:comment>
  <w:comment w:id="72" w:author="Amanda Droghini" w:date="2018-01-31T07:34:00Z" w:initials="AD">
    <w:p w14:paraId="7C871970" w14:textId="3D1B072D" w:rsidR="00593EEE" w:rsidRDefault="00593EEE">
      <w:pPr>
        <w:pStyle w:val="CommentText"/>
      </w:pPr>
      <w:r>
        <w:rPr>
          <w:rStyle w:val="CommentReference"/>
        </w:rPr>
        <w:annotationRef/>
      </w:r>
      <w:r>
        <w:t>Whether to include this sentence + the next ones depends on what figures we are included in final MS. Should we use an ensemble approach?</w:t>
      </w:r>
    </w:p>
  </w:comment>
  <w:comment w:id="73" w:author="Amanda Droghini" w:date="2018-01-31T07:37:00Z" w:initials="AD">
    <w:p w14:paraId="7A0EF1F0" w14:textId="4659B9B4" w:rsidR="00593EEE" w:rsidRDefault="00593EEE">
      <w:pPr>
        <w:pStyle w:val="CommentText"/>
      </w:pPr>
      <w:r>
        <w:rPr>
          <w:rStyle w:val="CommentReference"/>
        </w:rPr>
        <w:annotationRef/>
      </w:r>
      <w:r>
        <w:t>Do we talk about “percent no change” in the results??</w:t>
      </w:r>
    </w:p>
  </w:comment>
  <w:comment w:id="77" w:author="Amanda Droghini" w:date="2018-02-08T21:45:00Z" w:initials="AD">
    <w:p w14:paraId="6A6279A6" w14:textId="77777777" w:rsidR="00593EEE" w:rsidRDefault="00593EEE" w:rsidP="00AC39F9">
      <w:pPr>
        <w:pStyle w:val="CommentText"/>
      </w:pPr>
      <w:r>
        <w:rPr>
          <w:rStyle w:val="CommentReference"/>
        </w:rPr>
        <w:annotationRef/>
      </w:r>
      <w:r>
        <w:t xml:space="preserve">Not sure </w:t>
      </w:r>
      <w:proofErr w:type="gramStart"/>
      <w:r>
        <w:t>where ???</w:t>
      </w:r>
      <w:proofErr w:type="gramEnd"/>
      <w:r>
        <w:t xml:space="preserve"> </w:t>
      </w:r>
      <w:proofErr w:type="gramStart"/>
      <w:r>
        <w:t>to</w:t>
      </w:r>
      <w:proofErr w:type="gramEnd"/>
      <w:r>
        <w:t xml:space="preserve"> put this (maybe even methods?? if not important??) thankfully our data is pretty evenly split with about 1/3 of taxa having minimum survival tolerances of 0, 1/3 &lt; 0, 1/3 &gt; 0</w:t>
      </w:r>
    </w:p>
  </w:comment>
  <w:comment w:id="83" w:author="Amanda Droghini" w:date="2018-03-19T12:37:00Z" w:initials="AD">
    <w:p w14:paraId="0B6EE9B7" w14:textId="77777777" w:rsidR="00593EEE" w:rsidRDefault="00593EEE" w:rsidP="00593EEE">
      <w:pPr>
        <w:pStyle w:val="CommentText"/>
      </w:pPr>
      <w:r>
        <w:rPr>
          <w:rStyle w:val="CommentReference"/>
        </w:rPr>
        <w:annotationRef/>
      </w:r>
      <w:r>
        <w:t>ASF: Where does this belong?  Do we want to state this, indicating how many of the 42 NIS considered are classified as having a low salt tolerance?</w:t>
      </w:r>
    </w:p>
  </w:comment>
  <w:comment w:id="84" w:author="Amanda Droghini" w:date="2018-03-19T12:45:00Z" w:initials="AD">
    <w:p w14:paraId="7BC2976E" w14:textId="697CA442" w:rsidR="00FE742F" w:rsidRDefault="00FE742F">
      <w:pPr>
        <w:pStyle w:val="CommentText"/>
      </w:pPr>
      <w:r>
        <w:rPr>
          <w:rStyle w:val="CommentReference"/>
        </w:rPr>
        <w:annotationRef/>
      </w:r>
      <w:r>
        <w:t>Change figure would be interesting here – shows band really nicely</w:t>
      </w:r>
    </w:p>
  </w:comment>
  <w:comment w:id="85" w:author="Amanda Droghini" w:date="2018-03-19T12:47:00Z" w:initials="AD">
    <w:p w14:paraId="404DE3CB" w14:textId="3EA71162" w:rsidR="00FE742F" w:rsidRDefault="00FE742F">
      <w:pPr>
        <w:pStyle w:val="CommentText"/>
      </w:pPr>
      <w:r>
        <w:rPr>
          <w:rStyle w:val="CommentReference"/>
        </w:rPr>
        <w:annotationRef/>
      </w:r>
      <w:r>
        <w:t>Need to double check this</w:t>
      </w:r>
    </w:p>
  </w:comment>
  <w:comment w:id="91" w:author="Amanda Droghini" w:date="2017-11-12T22:06:00Z" w:initials="">
    <w:p w14:paraId="045112CC" w14:textId="77777777" w:rsidR="00593EEE" w:rsidRDefault="00593EEE" w:rsidP="000C2CEA">
      <w:pPr>
        <w:widowControl w:val="0"/>
      </w:pPr>
      <w:r>
        <w:t>Graph of # of species x Week</w:t>
      </w:r>
    </w:p>
  </w:comment>
  <w:comment w:id="94" w:author="Amanda Droghini" w:date="2018-02-17T09:03:00Z" w:initials="AD">
    <w:p w14:paraId="0910F67F" w14:textId="1E8F6327" w:rsidR="00593EEE" w:rsidRDefault="00593EEE">
      <w:pPr>
        <w:pStyle w:val="CommentText"/>
      </w:pPr>
      <w:r>
        <w:rPr>
          <w:rStyle w:val="CommentReference"/>
        </w:rPr>
        <w:annotationRef/>
      </w:r>
      <w:proofErr w:type="gramStart"/>
      <w:r>
        <w:t>can</w:t>
      </w:r>
      <w:proofErr w:type="gramEnd"/>
      <w:r>
        <w:t xml:space="preserve"> you graph frequency distribution for this? # </w:t>
      </w:r>
      <w:proofErr w:type="gramStart"/>
      <w:r>
        <w:t>of</w:t>
      </w:r>
      <w:proofErr w:type="gramEnd"/>
      <w:r>
        <w:t xml:space="preserve"> species by # of </w:t>
      </w:r>
      <w:proofErr w:type="spellStart"/>
      <w:r>
        <w:t>consec</w:t>
      </w:r>
      <w:proofErr w:type="spellEnd"/>
      <w:r>
        <w:t xml:space="preserve"> weeks</w:t>
      </w:r>
    </w:p>
  </w:comment>
  <w:comment w:id="96" w:author="Amanda Droghini" w:date="2018-03-16T10:27:00Z" w:initials="AD">
    <w:p w14:paraId="69EB6004" w14:textId="45C69674" w:rsidR="00593EEE" w:rsidRDefault="00593EEE">
      <w:pPr>
        <w:pStyle w:val="CommentText"/>
      </w:pPr>
      <w:r>
        <w:rPr>
          <w:rStyle w:val="CommentReference"/>
        </w:rPr>
        <w:annotationRef/>
      </w:r>
      <w:r>
        <w:t>ASF: detail why this is not n = 42.  Was this because we only had detailed reproductive habitat tolerance information for 29 NIS under consideration?</w:t>
      </w:r>
    </w:p>
  </w:comment>
  <w:comment w:id="97" w:author="Amanda Droghini" w:date="2018-03-11T10:23:00Z" w:initials="AD">
    <w:p w14:paraId="30CF82E1" w14:textId="77777777" w:rsidR="00593EEE" w:rsidRDefault="00593EEE" w:rsidP="004E6C5F">
      <w:pPr>
        <w:pStyle w:val="CommentText"/>
      </w:pPr>
      <w:r>
        <w:rPr>
          <w:rStyle w:val="CommentReference"/>
        </w:rPr>
        <w:annotationRef/>
      </w:r>
      <w:r>
        <w:t>Need to flesh out results for repro. Hone in on the temperature thresholds – how many weeks if you need 10C, etc. etc.</w:t>
      </w:r>
    </w:p>
  </w:comment>
  <w:comment w:id="111" w:author="Amanda Droghini" w:date="2018-02-17T08:54:00Z" w:initials="AD">
    <w:p w14:paraId="429B70D9" w14:textId="77777777" w:rsidR="00593EEE" w:rsidRDefault="00593EEE"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12" w:author="Amanda Droghini" w:date="2018-02-17T08:55:00Z" w:initials="AD">
    <w:p w14:paraId="604503BB" w14:textId="77777777" w:rsidR="00593EEE" w:rsidRDefault="00593EEE" w:rsidP="0034065B">
      <w:pPr>
        <w:pStyle w:val="CommentText"/>
      </w:pPr>
      <w:r>
        <w:rPr>
          <w:rStyle w:val="CommentReference"/>
        </w:rPr>
        <w:annotationRef/>
      </w:r>
      <w:proofErr w:type="gramStart"/>
      <w:r>
        <w:t>do</w:t>
      </w:r>
      <w:proofErr w:type="gramEnd"/>
      <w:r>
        <w:t xml:space="preserve"> all 3 models agree on these 6? </w:t>
      </w:r>
      <w:proofErr w:type="gramStart"/>
      <w:r>
        <w:t>if</w:t>
      </w:r>
      <w:proofErr w:type="gramEnd"/>
      <w:r>
        <w:t xml:space="preserve"> so, say that </w:t>
      </w:r>
      <w:proofErr w:type="spellStart"/>
      <w:r>
        <w:t>insead</w:t>
      </w:r>
      <w:proofErr w:type="spellEnd"/>
      <w:r>
        <w:t>.</w:t>
      </w:r>
    </w:p>
  </w:comment>
  <w:comment w:id="118" w:author="Amanda Droghini" w:date="2017-11-12T22:38:00Z" w:initials="">
    <w:p w14:paraId="62A7E6D0" w14:textId="1A1BA0E3" w:rsidR="00593EEE" w:rsidRDefault="00593EEE" w:rsidP="0034065B">
      <w:pPr>
        <w:widowControl w:val="0"/>
      </w:pPr>
      <w:r>
        <w:t xml:space="preserve">Alaska or Bering Sea? </w:t>
      </w:r>
    </w:p>
  </w:comment>
  <w:comment w:id="120" w:author="Amanda Droghini" w:date="2018-02-17T09:01:00Z" w:initials="AD">
    <w:p w14:paraId="7D70480F" w14:textId="77777777" w:rsidR="00593EEE" w:rsidRDefault="00593EEE" w:rsidP="00E05BC2">
      <w:pPr>
        <w:pStyle w:val="CommentText"/>
      </w:pPr>
      <w:r>
        <w:rPr>
          <w:rStyle w:val="CommentReference"/>
        </w:rPr>
        <w:annotationRef/>
      </w:r>
      <w:r>
        <w:t>Out of curiosity is it easy to describe this in terms of % ballast water discharged? To say “most ballast water came from tankers (</w:t>
      </w:r>
      <w:proofErr w:type="gramStart"/>
      <w:r>
        <w:t>XX%</w:t>
      </w:r>
      <w:proofErr w:type="gramEnd"/>
      <w:r>
        <w:t>) followed by bulkers”</w:t>
      </w:r>
    </w:p>
  </w:comment>
  <w:comment w:id="121" w:author="Amanda Droghini" w:date="2017-11-12T22:41:00Z" w:initials="">
    <w:p w14:paraId="358C5A9B" w14:textId="77777777" w:rsidR="00593EEE" w:rsidRDefault="00593EEE" w:rsidP="0034065B">
      <w:pPr>
        <w:widowControl w:val="0"/>
      </w:pPr>
      <w:r>
        <w:t>Chord diagram - ballast water</w:t>
      </w:r>
    </w:p>
  </w:comment>
  <w:comment w:id="122" w:author="Amanda Droghini" w:date="2017-11-12T22:20:00Z" w:initials="">
    <w:p w14:paraId="4605BA59" w14:textId="77777777" w:rsidR="00593EEE" w:rsidRDefault="00593EEE" w:rsidP="0034065B">
      <w:pPr>
        <w:widowControl w:val="0"/>
      </w:pPr>
      <w:r>
        <w:t>Assuming I interpreted this right?</w:t>
      </w:r>
    </w:p>
  </w:comment>
  <w:comment w:id="123" w:author="Amanda Droghini" w:date="2017-11-12T22:27:00Z" w:initials="">
    <w:p w14:paraId="64CAC5C5" w14:textId="77777777" w:rsidR="00593EEE" w:rsidRDefault="00593EEE" w:rsidP="0034065B">
      <w:pPr>
        <w:widowControl w:val="0"/>
      </w:pPr>
      <w:r>
        <w:t>Chord diagram - ship arrivals</w:t>
      </w:r>
    </w:p>
  </w:comment>
  <w:comment w:id="125" w:author="Amanda Droghini" w:date="2018-03-16T10:57:00Z" w:initials="AD">
    <w:p w14:paraId="14143BE2" w14:textId="39B33E99" w:rsidR="00593EEE" w:rsidRDefault="00593EEE">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26" w:author="Amanda Droghini" w:date="2018-03-08T07:44:00Z" w:initials="AD">
    <w:p w14:paraId="241EFCE1" w14:textId="357175F7" w:rsidR="00593EEE" w:rsidRDefault="00593EEE">
      <w:pPr>
        <w:pStyle w:val="CommentText"/>
      </w:pPr>
      <w:r>
        <w:rPr>
          <w:rStyle w:val="CommentReference"/>
        </w:rPr>
        <w:annotationRef/>
      </w:r>
      <w:r>
        <w:t>Maybe move to different part</w:t>
      </w:r>
    </w:p>
  </w:comment>
  <w:comment w:id="128" w:author="Amanda Droghini" w:date="2018-03-06T07:44:00Z" w:initials="AD">
    <w:p w14:paraId="1235C04F" w14:textId="77777777" w:rsidR="00593EEE" w:rsidRDefault="00593EEE" w:rsidP="008F5B16">
      <w:pPr>
        <w:pStyle w:val="CommentText"/>
      </w:pPr>
      <w:r>
        <w:rPr>
          <w:rStyle w:val="CommentReference"/>
        </w:rPr>
        <w:annotationRef/>
      </w:r>
      <w:r>
        <w:t xml:space="preserve">Not sure where to put this? I want to put it at the beginning but then I feel like it diminishes our </w:t>
      </w:r>
      <w:proofErr w:type="spellStart"/>
      <w:r>
        <w:t>findngs</w:t>
      </w:r>
      <w:proofErr w:type="spellEnd"/>
      <w:r>
        <w:t>?!?</w:t>
      </w:r>
    </w:p>
  </w:comment>
  <w:comment w:id="132" w:author="Amanda Droghini" w:date="2018-03-07T08:30:00Z" w:initials="AD">
    <w:p w14:paraId="223E7107" w14:textId="77777777" w:rsidR="00593EEE" w:rsidRDefault="00593EEE" w:rsidP="00114E82">
      <w:pPr>
        <w:pStyle w:val="CommentText"/>
      </w:pPr>
      <w:r>
        <w:rPr>
          <w:rStyle w:val="CommentReference"/>
        </w:rPr>
        <w:annotationRef/>
      </w:r>
      <w:proofErr w:type="gramStart"/>
      <w:r>
        <w:t>as</w:t>
      </w:r>
      <w:proofErr w:type="gramEnd"/>
      <w:r>
        <w:t xml:space="preserve"> high as 19C on MODIS (2017) </w:t>
      </w:r>
      <w:r w:rsidRPr="009D2B00">
        <w:t>https://neo.sci.gsfc.nasa.gov/analysis/index.php</w:t>
      </w:r>
    </w:p>
  </w:comment>
  <w:comment w:id="133" w:author="Amanda Droghini" w:date="2018-03-07T08:20:00Z" w:initials="AD">
    <w:p w14:paraId="5082D051" w14:textId="77777777" w:rsidR="00593EEE" w:rsidRDefault="00593EEE" w:rsidP="00114E82">
      <w:pPr>
        <w:pStyle w:val="CommentText"/>
      </w:pPr>
      <w:r>
        <w:rPr>
          <w:rStyle w:val="CommentReference"/>
        </w:rPr>
        <w:annotationRef/>
      </w:r>
      <w:r>
        <w:t xml:space="preserve">Need to actually read </w:t>
      </w:r>
      <w:proofErr w:type="spellStart"/>
      <w:r>
        <w:t>Fetzer</w:t>
      </w:r>
      <w:proofErr w:type="spellEnd"/>
      <w:r>
        <w:t xml:space="preserve"> paper</w:t>
      </w:r>
    </w:p>
  </w:comment>
  <w:comment w:id="144" w:author="Amanda Droghini" w:date="2018-03-12T08:23:00Z" w:initials="AD">
    <w:p w14:paraId="7C1DAED8" w14:textId="44CFBCF3" w:rsidR="00593EEE" w:rsidRDefault="00593EEE">
      <w:pPr>
        <w:pStyle w:val="CommentText"/>
      </w:pPr>
      <w:r>
        <w:rPr>
          <w:rStyle w:val="CommentReference"/>
        </w:rPr>
        <w:annotationRef/>
      </w:r>
      <w:r>
        <w:t xml:space="preserve">Cite </w:t>
      </w:r>
      <w:proofErr w:type="spellStart"/>
      <w:r>
        <w:t>Floerl</w:t>
      </w:r>
      <w:proofErr w:type="spellEnd"/>
      <w:r>
        <w:t xml:space="preserve"> et al. 2009 </w:t>
      </w:r>
      <w:r w:rsidRPr="00CA4945">
        <w:t>The importance of transport hubs in stepping-stone invasions</w:t>
      </w:r>
    </w:p>
    <w:p w14:paraId="70908626" w14:textId="1AD73EF8" w:rsidR="00593EEE" w:rsidRDefault="00593EEE">
      <w:pPr>
        <w:pStyle w:val="CommentText"/>
      </w:pPr>
      <w:r>
        <w:t>Cite Wasson et a. 2001 Biological invasions of estuaries without international shipping: the importance of intraregional transport</w:t>
      </w:r>
    </w:p>
  </w:comment>
  <w:comment w:id="146" w:author="Amanda Droghini" w:date="2018-02-06T05:47:00Z" w:initials="AD">
    <w:p w14:paraId="1AEE5B5C" w14:textId="77777777" w:rsidR="00593EEE" w:rsidRDefault="00593EEE" w:rsidP="006A7E99">
      <w:pPr>
        <w:pStyle w:val="CommentText"/>
      </w:pPr>
      <w:r>
        <w:rPr>
          <w:rStyle w:val="CommentReference"/>
        </w:rPr>
        <w:annotationRef/>
      </w:r>
      <w:r>
        <w:t>More references needed + check that these say what you want them to say. L-R is for fouling species</w:t>
      </w:r>
    </w:p>
  </w:comment>
  <w:comment w:id="147" w:author="Amanda Droghini" w:date="2018-03-05T07:34:00Z" w:initials="AD">
    <w:p w14:paraId="2BF6D9EB" w14:textId="51753112" w:rsidR="00593EEE" w:rsidRDefault="00593EEE">
      <w:pPr>
        <w:pStyle w:val="CommentText"/>
      </w:pPr>
      <w:r>
        <w:rPr>
          <w:rStyle w:val="CommentReference"/>
        </w:rPr>
        <w:annotationRef/>
      </w:r>
      <w:r>
        <w:t xml:space="preserve">Need to work on this. I think Ware found high survivorship? Chan 2014 cited ballast age as relevant, like Verna et al. 2016. What are the other reasons for low survivorship? </w:t>
      </w:r>
    </w:p>
    <w:p w14:paraId="17E86EA9" w14:textId="4AEA0B2E" w:rsidR="00593EEE" w:rsidRDefault="00593EEE">
      <w:pPr>
        <w:pStyle w:val="CommentText"/>
      </w:pPr>
    </w:p>
    <w:p w14:paraId="0FBBCFFC" w14:textId="3B25B524" w:rsidR="00593EEE" w:rsidRDefault="00593EEE">
      <w:pPr>
        <w:pStyle w:val="CommentText"/>
      </w:pPr>
      <w:r>
        <w:t>**From these studies + ours which shows broad survival, the transport stage may be the most limiting??</w:t>
      </w:r>
    </w:p>
  </w:comment>
  <w:comment w:id="152" w:author="Amanda Droghini" w:date="2018-02-06T12:55:00Z" w:initials="AD">
    <w:p w14:paraId="57CE005C" w14:textId="77777777" w:rsidR="00593EEE" w:rsidRDefault="00593EEE" w:rsidP="00B31FD6">
      <w:pPr>
        <w:pStyle w:val="CommentText"/>
      </w:pPr>
      <w:r>
        <w:rPr>
          <w:rStyle w:val="CommentReference"/>
        </w:rPr>
        <w:annotationRef/>
      </w:r>
      <w:proofErr w:type="spellStart"/>
      <w:r>
        <w:t>Thieltges</w:t>
      </w:r>
      <w:proofErr w:type="spellEnd"/>
      <w:r>
        <w:t xml:space="preserve"> et al 2004 ++ see who cites them!</w:t>
      </w:r>
    </w:p>
    <w:p w14:paraId="14F0A1EA" w14:textId="77777777" w:rsidR="00593EEE" w:rsidRDefault="00593EEE" w:rsidP="00B31FD6">
      <w:pPr>
        <w:pStyle w:val="CommentText"/>
      </w:pPr>
    </w:p>
    <w:p w14:paraId="6E805556" w14:textId="77777777" w:rsidR="00593EEE" w:rsidRDefault="00593EEE"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593EEE" w:rsidRDefault="00593EEE" w:rsidP="00B31FD6">
      <w:pPr>
        <w:pStyle w:val="CommentText"/>
      </w:pPr>
    </w:p>
    <w:p w14:paraId="37482056" w14:textId="77777777" w:rsidR="00593EEE" w:rsidRPr="00453DA1" w:rsidRDefault="00593EEE" w:rsidP="00B31FD6">
      <w:proofErr w:type="spellStart"/>
      <w:r>
        <w:t>Nehls</w:t>
      </w:r>
      <w:proofErr w:type="spellEnd"/>
      <w:r>
        <w:t xml:space="preserve"> et al. </w:t>
      </w:r>
      <w:proofErr w:type="spellStart"/>
      <w:r w:rsidRPr="00453DA1">
        <w:rPr>
          <w:b/>
          <w:bCs/>
          <w:color w:val="333333"/>
          <w:sz w:val="30"/>
          <w:szCs w:val="30"/>
          <w:shd w:val="clear" w:color="auto" w:fill="F8F8F8"/>
        </w:rPr>
        <w:t>Wadden</w:t>
      </w:r>
      <w:proofErr w:type="spellEnd"/>
      <w:r w:rsidRPr="00453DA1">
        <w:rPr>
          <w:b/>
          <w:bCs/>
          <w:color w:val="333333"/>
          <w:sz w:val="30"/>
          <w:szCs w:val="30"/>
          <w:shd w:val="clear" w:color="auto" w:fill="F8F8F8"/>
        </w:rPr>
        <w:t xml:space="preserve"> Sea mussel beds invaded by oysters and slipper limpets: competition or climate control?</w:t>
      </w:r>
    </w:p>
    <w:p w14:paraId="650D48A0" w14:textId="77777777" w:rsidR="00593EEE" w:rsidRDefault="00593EEE" w:rsidP="00B31FD6">
      <w:pPr>
        <w:pStyle w:val="CommentText"/>
      </w:pPr>
    </w:p>
    <w:p w14:paraId="49A8039B" w14:textId="77777777" w:rsidR="00593EEE" w:rsidRPr="00453DA1" w:rsidRDefault="00593EEE"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593EEE" w:rsidRDefault="00593EEE" w:rsidP="00B31FD6">
      <w:pPr>
        <w:pStyle w:val="CommentText"/>
      </w:pPr>
    </w:p>
    <w:p w14:paraId="7015EDA7" w14:textId="77777777" w:rsidR="00593EEE" w:rsidRPr="00DF1768" w:rsidRDefault="00593EEE" w:rsidP="00B31FD6">
      <w:proofErr w:type="spellStart"/>
      <w:r>
        <w:t>Hinz</w:t>
      </w:r>
      <w:proofErr w:type="spellEnd"/>
      <w:r>
        <w:t xml:space="preserve">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593EEE" w:rsidRDefault="00593EEE" w:rsidP="00B31FD6">
      <w:pPr>
        <w:pStyle w:val="CommentText"/>
      </w:pPr>
    </w:p>
    <w:p w14:paraId="1F4F3424" w14:textId="77777777" w:rsidR="00593EEE" w:rsidRPr="00DF1768" w:rsidRDefault="00593EEE" w:rsidP="00B31FD6">
      <w:proofErr w:type="spellStart"/>
      <w:r>
        <w:t>Valdizan</w:t>
      </w:r>
      <w:proofErr w:type="spellEnd"/>
      <w:r>
        <w:t xml:space="preserve"> et al </w:t>
      </w:r>
      <w:r w:rsidRPr="00DF1768">
        <w:rPr>
          <w:b/>
          <w:bCs/>
          <w:color w:val="333333"/>
          <w:sz w:val="30"/>
          <w:szCs w:val="30"/>
          <w:shd w:val="clear" w:color="auto" w:fill="F8F8F8"/>
        </w:rPr>
        <w:t xml:space="preserve">Evidence that rising coastal seawater temperatures increase reproductive output of the invasive gastropod </w:t>
      </w:r>
      <w:proofErr w:type="spellStart"/>
      <w:r w:rsidRPr="00DF1768">
        <w:rPr>
          <w:b/>
          <w:bCs/>
          <w:color w:val="333333"/>
          <w:sz w:val="30"/>
          <w:szCs w:val="30"/>
          <w:shd w:val="clear" w:color="auto" w:fill="F8F8F8"/>
        </w:rPr>
        <w:t>Crepidula</w:t>
      </w:r>
      <w:proofErr w:type="spellEnd"/>
      <w:r w:rsidRPr="00DF1768">
        <w:rPr>
          <w:b/>
          <w:bCs/>
          <w:color w:val="333333"/>
          <w:sz w:val="30"/>
          <w:szCs w:val="30"/>
          <w:shd w:val="clear" w:color="auto" w:fill="F8F8F8"/>
        </w:rPr>
        <w:t xml:space="preserve"> </w:t>
      </w:r>
      <w:proofErr w:type="spellStart"/>
      <w:r w:rsidRPr="00DF1768">
        <w:rPr>
          <w:b/>
          <w:bCs/>
          <w:color w:val="333333"/>
          <w:sz w:val="30"/>
          <w:szCs w:val="30"/>
          <w:shd w:val="clear" w:color="auto" w:fill="F8F8F8"/>
        </w:rPr>
        <w:t>fornicata</w:t>
      </w:r>
      <w:proofErr w:type="spellEnd"/>
    </w:p>
    <w:p w14:paraId="3C9004DF" w14:textId="77777777" w:rsidR="00593EEE" w:rsidRDefault="00593EEE" w:rsidP="00B31FD6">
      <w:pPr>
        <w:pStyle w:val="CommentText"/>
      </w:pPr>
    </w:p>
  </w:comment>
  <w:comment w:id="160" w:author="Amanda Droghini" w:date="2018-03-12T08:26:00Z" w:initials="AD">
    <w:p w14:paraId="326093C0" w14:textId="07DC7638" w:rsidR="00593EEE" w:rsidRDefault="00593EEE">
      <w:pPr>
        <w:pStyle w:val="CommentText"/>
      </w:pPr>
      <w:r>
        <w:rPr>
          <w:rStyle w:val="CommentReference"/>
        </w:rPr>
        <w:annotationRef/>
      </w:r>
      <w:r>
        <w:t>Reword to omit ranking system?</w:t>
      </w:r>
    </w:p>
  </w:comment>
  <w:comment w:id="165" w:author="Jordan Watson - NOAA Federal" w:date="2017-10-02T17:35:00Z" w:initials="">
    <w:p w14:paraId="70283FEF" w14:textId="77777777" w:rsidR="00593EEE" w:rsidRDefault="00593EEE"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4CB7667E" w15:done="0"/>
  <w15:commentEx w15:paraId="4B7A938A" w15:done="0"/>
  <w15:commentEx w15:paraId="12C77586" w15:paraIdParent="4B7A938A" w15:done="0"/>
  <w15:commentEx w15:paraId="40E74B83" w15:done="0"/>
  <w15:commentEx w15:paraId="690DF08D" w15:done="0"/>
  <w15:commentEx w15:paraId="62A1653D" w15:done="0"/>
  <w15:commentEx w15:paraId="4CBFD47C" w15:done="0"/>
  <w15:commentEx w15:paraId="031AF4C5" w15:done="0"/>
  <w15:commentEx w15:paraId="476ED5EF" w15:paraIdParent="031AF4C5" w15:done="0"/>
  <w15:commentEx w15:paraId="0194CAA3" w15:done="0"/>
  <w15:commentEx w15:paraId="5E7FC74B" w15:done="0"/>
  <w15:commentEx w15:paraId="7A228909" w15:paraIdParent="5E7FC74B" w15:done="0"/>
  <w15:commentEx w15:paraId="1EEAE8D5" w15:done="0"/>
  <w15:commentEx w15:paraId="5A222526" w15:done="0"/>
  <w15:commentEx w15:paraId="57EC4D09" w15:done="0"/>
  <w15:commentEx w15:paraId="517531A4" w15:paraIdParent="57EC4D09" w15:done="0"/>
  <w15:commentEx w15:paraId="7575D2C0" w15:done="0"/>
  <w15:commentEx w15:paraId="0935B76E" w15:done="0"/>
  <w15:commentEx w15:paraId="728CEE87" w15:done="0"/>
  <w15:commentEx w15:paraId="30497116" w15:done="0"/>
  <w15:commentEx w15:paraId="383BDECE" w15:done="0"/>
  <w15:commentEx w15:paraId="7C871970" w15:done="0"/>
  <w15:commentEx w15:paraId="7A0EF1F0" w15:done="0"/>
  <w15:commentEx w15:paraId="6A6279A6" w15:done="0"/>
  <w15:commentEx w15:paraId="46CB7DE5" w15:done="0"/>
  <w15:commentEx w15:paraId="045112CC" w15:done="0"/>
  <w15:commentEx w15:paraId="3C5256F8" w15:done="0"/>
  <w15:commentEx w15:paraId="7B1A96D3" w15:done="0"/>
  <w15:commentEx w15:paraId="5D62411C" w15:done="0"/>
  <w15:commentEx w15:paraId="1999A026"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241EFCE1" w15:done="0"/>
  <w15:commentEx w15:paraId="1235C04F" w15:done="0"/>
  <w15:commentEx w15:paraId="223E7107" w15:done="0"/>
  <w15:commentEx w15:paraId="5082D051" w15:done="0"/>
  <w15:commentEx w15:paraId="70908626" w15:done="0"/>
  <w15:commentEx w15:paraId="1AEE5B5C" w15:done="0"/>
  <w15:commentEx w15:paraId="0FBBCFF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4CB7667E" w16cid:durableId="1E364EA7"/>
  <w16cid:commentId w16cid:paraId="4B7A938A" w16cid:durableId="1E364EA8"/>
  <w16cid:commentId w16cid:paraId="12C77586" w16cid:durableId="1E560A11"/>
  <w16cid:commentId w16cid:paraId="40E74B83" w16cid:durableId="1E364EA9"/>
  <w16cid:commentId w16cid:paraId="690DF08D" w16cid:durableId="1E57DEB0"/>
  <w16cid:commentId w16cid:paraId="62A1653D" w16cid:durableId="1E534AB2"/>
  <w16cid:commentId w16cid:paraId="4CBFD47C" w16cid:durableId="1E520686"/>
  <w16cid:commentId w16cid:paraId="031AF4C5" w16cid:durableId="1E4A1957"/>
  <w16cid:commentId w16cid:paraId="476ED5EF" w16cid:durableId="1E560E85"/>
  <w16cid:commentId w16cid:paraId="0194CAA3" w16cid:durableId="1E364EAF"/>
  <w16cid:commentId w16cid:paraId="5E7FC74B" w16cid:durableId="1E561272"/>
  <w16cid:commentId w16cid:paraId="7A228909" w16cid:durableId="1E57DD43"/>
  <w16cid:commentId w16cid:paraId="1EEAE8D5" w16cid:durableId="1E3659BD"/>
  <w16cid:commentId w16cid:paraId="5A222526" w16cid:durableId="1E3C04D3"/>
  <w16cid:commentId w16cid:paraId="7575D2C0" w16cid:durableId="1E364EB2"/>
  <w16cid:commentId w16cid:paraId="0935B76E" w16cid:durableId="1E364EB4"/>
  <w16cid:commentId w16cid:paraId="728CEE87" w16cid:durableId="1E4B6274"/>
  <w16cid:commentId w16cid:paraId="30497116" w16cid:durableId="1E364EB5"/>
  <w16cid:commentId w16cid:paraId="383BDECE" w16cid:durableId="1E364EB6"/>
  <w16cid:commentId w16cid:paraId="7C871970" w16cid:durableId="1E364EB7"/>
  <w16cid:commentId w16cid:paraId="7A0EF1F0" w16cid:durableId="1E364EB8"/>
  <w16cid:commentId w16cid:paraId="6A6279A6" w16cid:durableId="1E364EBA"/>
  <w16cid:commentId w16cid:paraId="46CB7DE5" w16cid:durableId="1E364EBB"/>
  <w16cid:commentId w16cid:paraId="045112CC" w16cid:durableId="1E364EBC"/>
  <w16cid:commentId w16cid:paraId="3C5256F8" w16cid:durableId="1E364EBD"/>
  <w16cid:commentId w16cid:paraId="7B1A96D3" w16cid:durableId="1E364EBE"/>
  <w16cid:commentId w16cid:paraId="5D62411C" w16cid:durableId="1E364EBF"/>
  <w16cid:commentId w16cid:paraId="1999A026" w16cid:durableId="1E5619E3"/>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241EFCE1" w16cid:durableId="1E4B6859"/>
  <w16cid:commentId w16cid:paraId="1235C04F" w16cid:durableId="1E48C558"/>
  <w16cid:commentId w16cid:paraId="223E7107" w16cid:durableId="1E4A21B2"/>
  <w16cid:commentId w16cid:paraId="5082D051" w16cid:durableId="1E4A1F36"/>
  <w16cid:commentId w16cid:paraId="70908626" w16cid:durableId="1E50B79C"/>
  <w16cid:commentId w16cid:paraId="1AEE5B5C" w16cid:durableId="1E364ECA"/>
  <w16cid:commentId w16cid:paraId="0FBBCFFC" w16cid:durableId="1E477168"/>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2D538F" w14:textId="77777777" w:rsidR="007F6F26" w:rsidRDefault="007F6F26">
      <w:r>
        <w:separator/>
      </w:r>
    </w:p>
  </w:endnote>
  <w:endnote w:type="continuationSeparator" w:id="0">
    <w:p w14:paraId="3279B5EC" w14:textId="77777777" w:rsidR="007F6F26" w:rsidRDefault="007F6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B5FC0" w14:textId="77777777" w:rsidR="00593EEE" w:rsidRDefault="00593E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670263" w14:textId="77777777" w:rsidR="00593EEE" w:rsidRDefault="00593EE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003D0" w14:textId="77777777" w:rsidR="00593EEE" w:rsidRDefault="00593E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E530D5" w14:textId="77777777" w:rsidR="007F6F26" w:rsidRDefault="007F6F26">
      <w:r>
        <w:separator/>
      </w:r>
    </w:p>
  </w:footnote>
  <w:footnote w:type="continuationSeparator" w:id="0">
    <w:p w14:paraId="3D49455B" w14:textId="77777777" w:rsidR="007F6F26" w:rsidRDefault="007F6F26">
      <w:r>
        <w:continuationSeparator/>
      </w:r>
    </w:p>
  </w:footnote>
  <w:footnote w:id="1">
    <w:p w14:paraId="074BAA2A" w14:textId="27B1433F" w:rsidR="00593EEE" w:rsidRPr="006466BF" w:rsidRDefault="00593EEE" w:rsidP="006466BF">
      <w:pPr>
        <w:rPr>
          <w:rFonts w:ascii="Calibri" w:eastAsia="Calibri" w:hAnsi="Calibri" w:cs="Calibri"/>
          <w:sz w:val="20"/>
          <w:szCs w:val="20"/>
          <w:highlight w:val="white"/>
        </w:rPr>
      </w:pPr>
      <w:r>
        <w:rPr>
          <w:vertAlign w:val="superscript"/>
        </w:rPr>
        <w:footnoteRef/>
      </w:r>
      <w:r>
        <w:rPr>
          <w:sz w:val="20"/>
          <w:szCs w:val="20"/>
        </w:rPr>
        <w:t xml:space="preserve"> </w:t>
      </w:r>
      <w:r>
        <w:rPr>
          <w:rFonts w:ascii="Calibri" w:eastAsia="Calibri" w:hAnsi="Calibri" w:cs="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23941" w14:textId="77777777" w:rsidR="00593EEE" w:rsidRDefault="00593EE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A8D8A" w14:textId="77777777" w:rsidR="00593EEE" w:rsidRDefault="00593EE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A3CE28" w14:textId="77777777" w:rsidR="00593EEE" w:rsidRDefault="00593E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0CBC"/>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D4812"/>
    <w:rsid w:val="003D7A91"/>
    <w:rsid w:val="003E257A"/>
    <w:rsid w:val="003E2B38"/>
    <w:rsid w:val="003E3EA5"/>
    <w:rsid w:val="003E4928"/>
    <w:rsid w:val="003E6B44"/>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4297"/>
    <w:rsid w:val="004958C4"/>
    <w:rsid w:val="004A259C"/>
    <w:rsid w:val="004A49E0"/>
    <w:rsid w:val="004A54A8"/>
    <w:rsid w:val="004B1228"/>
    <w:rsid w:val="004B1A2D"/>
    <w:rsid w:val="004B585F"/>
    <w:rsid w:val="004B7925"/>
    <w:rsid w:val="004C4732"/>
    <w:rsid w:val="004D0D7C"/>
    <w:rsid w:val="004D0EA5"/>
    <w:rsid w:val="004D442F"/>
    <w:rsid w:val="004D5A7F"/>
    <w:rsid w:val="004D68B2"/>
    <w:rsid w:val="004E13B4"/>
    <w:rsid w:val="004E1D0A"/>
    <w:rsid w:val="004E5AE9"/>
    <w:rsid w:val="004E6C5F"/>
    <w:rsid w:val="004F6FD9"/>
    <w:rsid w:val="00511752"/>
    <w:rsid w:val="00513CC1"/>
    <w:rsid w:val="00514A02"/>
    <w:rsid w:val="00515D8C"/>
    <w:rsid w:val="005213A8"/>
    <w:rsid w:val="00530190"/>
    <w:rsid w:val="00533AAB"/>
    <w:rsid w:val="00533C35"/>
    <w:rsid w:val="00535E2F"/>
    <w:rsid w:val="00536169"/>
    <w:rsid w:val="00536FE6"/>
    <w:rsid w:val="00541F5A"/>
    <w:rsid w:val="005515DE"/>
    <w:rsid w:val="00552912"/>
    <w:rsid w:val="00552F17"/>
    <w:rsid w:val="00571CAF"/>
    <w:rsid w:val="00573D3C"/>
    <w:rsid w:val="0057401D"/>
    <w:rsid w:val="005767A4"/>
    <w:rsid w:val="005803B1"/>
    <w:rsid w:val="00582D22"/>
    <w:rsid w:val="00583530"/>
    <w:rsid w:val="005859D3"/>
    <w:rsid w:val="00590D8C"/>
    <w:rsid w:val="00593EEE"/>
    <w:rsid w:val="00594BED"/>
    <w:rsid w:val="005B5C48"/>
    <w:rsid w:val="005B7D82"/>
    <w:rsid w:val="005C0F38"/>
    <w:rsid w:val="005C0F8E"/>
    <w:rsid w:val="005C6D70"/>
    <w:rsid w:val="005D39C3"/>
    <w:rsid w:val="005D4867"/>
    <w:rsid w:val="005D5F3A"/>
    <w:rsid w:val="005E25F6"/>
    <w:rsid w:val="005E3B17"/>
    <w:rsid w:val="00605DD9"/>
    <w:rsid w:val="00616D82"/>
    <w:rsid w:val="006173A1"/>
    <w:rsid w:val="0062084E"/>
    <w:rsid w:val="006244EA"/>
    <w:rsid w:val="00630A01"/>
    <w:rsid w:val="00631367"/>
    <w:rsid w:val="006344A4"/>
    <w:rsid w:val="00636605"/>
    <w:rsid w:val="00640B2B"/>
    <w:rsid w:val="00641ABE"/>
    <w:rsid w:val="0064363B"/>
    <w:rsid w:val="0064468A"/>
    <w:rsid w:val="00646038"/>
    <w:rsid w:val="006466BF"/>
    <w:rsid w:val="006506EF"/>
    <w:rsid w:val="00652AE1"/>
    <w:rsid w:val="00653028"/>
    <w:rsid w:val="00665095"/>
    <w:rsid w:val="006660B7"/>
    <w:rsid w:val="00666D29"/>
    <w:rsid w:val="0067391E"/>
    <w:rsid w:val="00673D74"/>
    <w:rsid w:val="006754F0"/>
    <w:rsid w:val="0069134C"/>
    <w:rsid w:val="006914F3"/>
    <w:rsid w:val="0069782D"/>
    <w:rsid w:val="006A7E99"/>
    <w:rsid w:val="006A7F55"/>
    <w:rsid w:val="006B471D"/>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2A0C"/>
    <w:rsid w:val="007437AB"/>
    <w:rsid w:val="00752FCF"/>
    <w:rsid w:val="007535BA"/>
    <w:rsid w:val="00754182"/>
    <w:rsid w:val="00756904"/>
    <w:rsid w:val="00757DB6"/>
    <w:rsid w:val="007652B7"/>
    <w:rsid w:val="00767A1D"/>
    <w:rsid w:val="00772381"/>
    <w:rsid w:val="0077242A"/>
    <w:rsid w:val="00775293"/>
    <w:rsid w:val="0077738C"/>
    <w:rsid w:val="00781DE5"/>
    <w:rsid w:val="00782669"/>
    <w:rsid w:val="00787DC1"/>
    <w:rsid w:val="00794004"/>
    <w:rsid w:val="00794A46"/>
    <w:rsid w:val="007B1D53"/>
    <w:rsid w:val="007B2C89"/>
    <w:rsid w:val="007B4533"/>
    <w:rsid w:val="007B56BF"/>
    <w:rsid w:val="007C7BB9"/>
    <w:rsid w:val="007C7CAD"/>
    <w:rsid w:val="007D01E0"/>
    <w:rsid w:val="007D06A2"/>
    <w:rsid w:val="007E07D5"/>
    <w:rsid w:val="007E4A99"/>
    <w:rsid w:val="007F1753"/>
    <w:rsid w:val="007F6F26"/>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791D"/>
    <w:rsid w:val="00870B02"/>
    <w:rsid w:val="00874591"/>
    <w:rsid w:val="00882E74"/>
    <w:rsid w:val="0088341A"/>
    <w:rsid w:val="00884B5E"/>
    <w:rsid w:val="008876C2"/>
    <w:rsid w:val="00893CA2"/>
    <w:rsid w:val="00895F4F"/>
    <w:rsid w:val="008A4770"/>
    <w:rsid w:val="008A5823"/>
    <w:rsid w:val="008A6F2B"/>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2D8B"/>
    <w:rsid w:val="00A42F5D"/>
    <w:rsid w:val="00A430E8"/>
    <w:rsid w:val="00A430F8"/>
    <w:rsid w:val="00A431FA"/>
    <w:rsid w:val="00A51E49"/>
    <w:rsid w:val="00A53CE0"/>
    <w:rsid w:val="00A60002"/>
    <w:rsid w:val="00A605D0"/>
    <w:rsid w:val="00A64CFB"/>
    <w:rsid w:val="00A76D27"/>
    <w:rsid w:val="00A85C6F"/>
    <w:rsid w:val="00A86D06"/>
    <w:rsid w:val="00A86F2C"/>
    <w:rsid w:val="00A93919"/>
    <w:rsid w:val="00A94BAC"/>
    <w:rsid w:val="00A9669C"/>
    <w:rsid w:val="00A96D50"/>
    <w:rsid w:val="00AB1A7E"/>
    <w:rsid w:val="00AB3956"/>
    <w:rsid w:val="00AC2995"/>
    <w:rsid w:val="00AC39F9"/>
    <w:rsid w:val="00AD0B6C"/>
    <w:rsid w:val="00AD715F"/>
    <w:rsid w:val="00AE0872"/>
    <w:rsid w:val="00AE4D8E"/>
    <w:rsid w:val="00AE625C"/>
    <w:rsid w:val="00AF3FE2"/>
    <w:rsid w:val="00AF4943"/>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C1DC4"/>
    <w:rsid w:val="00BC306E"/>
    <w:rsid w:val="00BD0C3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378F"/>
    <w:rsid w:val="00C55379"/>
    <w:rsid w:val="00C60A54"/>
    <w:rsid w:val="00C63F4C"/>
    <w:rsid w:val="00C64054"/>
    <w:rsid w:val="00C72753"/>
    <w:rsid w:val="00C72BF0"/>
    <w:rsid w:val="00C73D9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6125"/>
    <w:rsid w:val="00D578B2"/>
    <w:rsid w:val="00D63B8D"/>
    <w:rsid w:val="00D63D8F"/>
    <w:rsid w:val="00D655FC"/>
    <w:rsid w:val="00D6773C"/>
    <w:rsid w:val="00D75529"/>
    <w:rsid w:val="00D8384C"/>
    <w:rsid w:val="00D87C60"/>
    <w:rsid w:val="00D95A52"/>
    <w:rsid w:val="00D96044"/>
    <w:rsid w:val="00D9788D"/>
    <w:rsid w:val="00DA017D"/>
    <w:rsid w:val="00DA3713"/>
    <w:rsid w:val="00DA3A4A"/>
    <w:rsid w:val="00DA4A1A"/>
    <w:rsid w:val="00DA6BD5"/>
    <w:rsid w:val="00DB1341"/>
    <w:rsid w:val="00DB1BC2"/>
    <w:rsid w:val="00DB339D"/>
    <w:rsid w:val="00DB3FD2"/>
    <w:rsid w:val="00DC7539"/>
    <w:rsid w:val="00DC7E4C"/>
    <w:rsid w:val="00DD1D1C"/>
    <w:rsid w:val="00DD3EDE"/>
    <w:rsid w:val="00DD53F4"/>
    <w:rsid w:val="00DD6600"/>
    <w:rsid w:val="00DE0EDD"/>
    <w:rsid w:val="00DE385F"/>
    <w:rsid w:val="00DE6141"/>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3ADB"/>
    <w:rsid w:val="00E35792"/>
    <w:rsid w:val="00E40410"/>
    <w:rsid w:val="00E46898"/>
    <w:rsid w:val="00E46B5D"/>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4D82"/>
    <w:rsid w:val="00F5590F"/>
    <w:rsid w:val="00F57583"/>
    <w:rsid w:val="00F61131"/>
    <w:rsid w:val="00F62A45"/>
    <w:rsid w:val="00F63567"/>
    <w:rsid w:val="00F65059"/>
    <w:rsid w:val="00F71DB3"/>
    <w:rsid w:val="00F7502E"/>
    <w:rsid w:val="00F753FC"/>
    <w:rsid w:val="00F80632"/>
    <w:rsid w:val="00F843E2"/>
    <w:rsid w:val="00F8746F"/>
    <w:rsid w:val="00F93C4A"/>
    <w:rsid w:val="00F9449F"/>
    <w:rsid w:val="00F9619F"/>
    <w:rsid w:val="00F970C5"/>
    <w:rsid w:val="00FA27FD"/>
    <w:rsid w:val="00FA5756"/>
    <w:rsid w:val="00FA6ABB"/>
    <w:rsid w:val="00FB727D"/>
    <w:rsid w:val="00FB7E55"/>
    <w:rsid w:val="00FC3DCC"/>
    <w:rsid w:val="00FD159C"/>
    <w:rsid w:val="00FD5BBA"/>
    <w:rsid w:val="00FE07CC"/>
    <w:rsid w:val="00FE742F"/>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
    <w:name w:val="Unresolved Mention"/>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
    <w:name w:val="Unresolved Mention"/>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nr.gov.nt.ca/en/state-environment/73-trends-shipping-northwest-passage-and-beaufort-sea"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2.xml"/><Relationship Id="rId23" Type="http://schemas.microsoft.com/office/2011/relationships/commentsExtended" Target="commentsExtended.xml"/><Relationship Id="rId10" Type="http://schemas.openxmlformats.org/officeDocument/2006/relationships/hyperlink" Target="https://doi.org/10.1093/bioinformatics/btu393" TargetMode="External"/><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eader" Target="header1.xml"/><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72B0A5-7BB5-4C44-AF4A-481643CF1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35</Pages>
  <Words>46055</Words>
  <Characters>262514</Characters>
  <Application>Microsoft Office Word</Application>
  <DocSecurity>0</DocSecurity>
  <Lines>2187</Lines>
  <Paragraphs>615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57</cp:revision>
  <dcterms:created xsi:type="dcterms:W3CDTF">2018-03-08T01:35:00Z</dcterms:created>
  <dcterms:modified xsi:type="dcterms:W3CDTF">2018-03-19T20:48:00Z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ies>
</file>