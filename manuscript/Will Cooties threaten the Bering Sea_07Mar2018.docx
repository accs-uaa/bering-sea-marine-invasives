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5891DEC8" w:rsidR="00723773" w:rsidRPr="00CA4945" w:rsidRDefault="00874591" w:rsidP="00BB5655">
      <w:pPr>
        <w:pStyle w:val="Heading1"/>
      </w:pPr>
      <w:bookmarkStart w:id="1" w:name="_3gj8dlnf4yge" w:colFirst="0" w:colLast="0"/>
      <w:bookmarkEnd w:id="1"/>
      <w:r w:rsidRPr="00CA4945">
        <w:lastRenderedPageBreak/>
        <w:t>Title: What l</w:t>
      </w:r>
      <w:r w:rsidR="000434AA">
        <w:t>imits 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survival and reproduction</w:t>
      </w:r>
      <w:r w:rsidRPr="00CA4945">
        <w:t xml:space="preserve"> 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w:t>
      </w:r>
      <w:bookmarkStart w:id="5" w:name="_GoBack"/>
      <w:bookmarkEnd w:id="5"/>
      <w:r w:rsidRPr="00CA4945">
        <w:t>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6" w:name="_avmfvmnpzhi4" w:colFirst="0" w:colLast="0"/>
      <w:bookmarkEnd w:id="6"/>
    </w:p>
    <w:p w14:paraId="3DE406CC" w14:textId="77777777" w:rsidR="00723773" w:rsidRPr="00CA4945" w:rsidRDefault="00874591" w:rsidP="00BB5655">
      <w:pPr>
        <w:pStyle w:val="Heading1"/>
      </w:pPr>
      <w:bookmarkStart w:id="7" w:name="_u7a6acf52prm" w:colFirst="0" w:colLast="0"/>
      <w:bookmarkEnd w:id="7"/>
      <w:r w:rsidRPr="00CA4945">
        <w:br w:type="page"/>
      </w:r>
    </w:p>
    <w:p w14:paraId="27DD2D73" w14:textId="77777777" w:rsidR="00475A9D" w:rsidRPr="00CA4945" w:rsidRDefault="00475A9D" w:rsidP="00001DF8">
      <w:pPr>
        <w:pStyle w:val="Heading1"/>
      </w:pPr>
      <w:bookmarkStart w:id="8" w:name="_apau72l7trnn" w:colFirst="0" w:colLast="0"/>
      <w:bookmarkStart w:id="9" w:name="_l1pptop6d6ld" w:colFirst="0" w:colLast="0"/>
      <w:bookmarkEnd w:id="8"/>
      <w:bookmarkEnd w:id="9"/>
      <w:commentRangeStart w:id="10"/>
      <w:r w:rsidRPr="00CA4945">
        <w:lastRenderedPageBreak/>
        <w:t>Abstract</w:t>
      </w:r>
      <w:commentRangeEnd w:id="10"/>
      <w:r w:rsidR="00346BFB">
        <w:rPr>
          <w:rStyle w:val="CommentReference"/>
          <w:rFonts w:ascii="Arial" w:hAnsi="Arial" w:cs="Arial"/>
          <w:b w:val="0"/>
        </w:rPr>
        <w:commentReference w:id="10"/>
      </w:r>
    </w:p>
    <w:p w14:paraId="0E2CCB2A" w14:textId="7E30F94B" w:rsidR="001F394D" w:rsidRPr="001F394D" w:rsidRDefault="00684C61" w:rsidP="001F394D">
      <w:pPr>
        <w:spacing w:line="360" w:lineRule="auto"/>
        <w:contextualSpacing/>
      </w:pPr>
      <w:r>
        <w:t>Minimal shipping traffic and c</w:t>
      </w:r>
      <w:del w:id="11" w:author="Amanda Droghini" w:date="2018-03-22T08:19:00Z">
        <w:r w:rsidR="00C06175" w:rsidDel="00684C61">
          <w:delText>C</w:delText>
        </w:r>
      </w:del>
      <w:r w:rsidR="00C06175">
        <w:t xml:space="preserve">old </w:t>
      </w:r>
      <w:r w:rsidR="001F394D">
        <w:t>water</w:t>
      </w:r>
      <w:r w:rsidR="00C06175">
        <w:t xml:space="preserve"> temperature</w:t>
      </w:r>
      <w:r w:rsidR="001F394D">
        <w:t xml:space="preserve">s </w:t>
      </w:r>
      <w:del w:id="12" w:author="Amanda Droghini" w:date="2018-03-22T08:19:00Z">
        <w:r w:rsidR="001F394D" w:rsidDel="00684C61">
          <w:delText xml:space="preserve">and </w:delText>
        </w:r>
      </w:del>
      <w:del w:id="13" w:author="Amanda Droghini" w:date="2018-03-16T09:20:00Z">
        <w:r w:rsidR="001F394D" w:rsidDel="000B0DC8">
          <w:delText xml:space="preserve">low </w:delText>
        </w:r>
      </w:del>
      <w:del w:id="14" w:author="Amanda Droghini" w:date="2018-03-22T08:19:00Z">
        <w:r w:rsidR="001F394D" w:rsidDel="00684C61">
          <w:delText xml:space="preserve">shipping traffic </w:delText>
        </w:r>
      </w:del>
      <w:r w:rsidR="001F394D">
        <w:t>are expected to limit b</w:t>
      </w:r>
      <w:r w:rsidR="001F394D" w:rsidRPr="004433B3">
        <w:t>iological introductions</w:t>
      </w:r>
      <w:r w:rsidR="001F394D">
        <w:t xml:space="preserve"> in polar ecosystems, </w:t>
      </w:r>
      <w:r w:rsidR="00C06175">
        <w:t xml:space="preserve">but </w:t>
      </w:r>
      <w:ins w:id="15" w:author="Amanda Droghini" w:date="2018-03-16T09:22:00Z">
        <w:r w:rsidR="000B0DC8">
          <w:t xml:space="preserve">evaluations of </w:t>
        </w:r>
      </w:ins>
      <w:r w:rsidR="001F394D">
        <w:t>th</w:t>
      </w:r>
      <w:ins w:id="16" w:author="Amanda Droghini" w:date="2018-03-16T09:20:00Z">
        <w:r w:rsidR="000B0DC8">
          <w:t xml:space="preserve">is expectation </w:t>
        </w:r>
      </w:ins>
      <w:ins w:id="17" w:author="Amanda Droghini" w:date="2018-03-16T09:22:00Z">
        <w:r w:rsidR="000B0DC8">
          <w:t>across multiple taxa and life stages are lacking.</w:t>
        </w:r>
      </w:ins>
      <w:del w:id="18" w:author="Amanda Droghini" w:date="2018-03-16T09:21:00Z">
        <w:r w:rsidR="001F394D" w:rsidDel="000B0DC8">
          <w:delText>have</w:delText>
        </w:r>
        <w:r w:rsidR="00816CE9" w:rsidDel="000B0DC8">
          <w:delText xml:space="preserve"> </w:delText>
        </w:r>
      </w:del>
      <w:del w:id="19"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t xml:space="preserve"> examined how water temperatures affect the potential survival and reproductive habitat of 42 non-indigenous species</w:t>
      </w:r>
      <w:r w:rsidR="001F394D">
        <w:t xml:space="preserve"> </w:t>
      </w:r>
      <w:del w:id="20"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del w:id="21" w:author="Amanda Droghini" w:date="2018-03-22T08:21:00Z">
        <w:r w:rsidR="001F394D" w:rsidDel="00684C61">
          <w:delText>, by (1)</w:delText>
        </w:r>
      </w:del>
      <w:del w:id="22" w:author="Amanda Droghini" w:date="2018-03-22T08:20:00Z">
        <w:r w:rsidR="001F394D" w:rsidDel="00684C61">
          <w:delText xml:space="preserve"> examining</w:delText>
        </w:r>
        <w:r w:rsidR="002A27DE" w:rsidDel="00684C61">
          <w:delText xml:space="preserve"> </w:delText>
        </w:r>
        <w:r w:rsidR="001F394D" w:rsidDel="00684C61">
          <w:delText>how water temperatures affect potential survival and reproductive habitat of invasive species</w:delText>
        </w:r>
      </w:del>
      <w:del w:id="23" w:author="Amanda Droghini" w:date="2018-03-22T08:21:00Z">
        <w:r w:rsidR="001F394D" w:rsidDel="00684C61">
          <w:delText>; and (2)</w:delText>
        </w:r>
      </w:del>
      <w:ins w:id="24" w:author="Amanda Droghini" w:date="2018-03-22T08:21:00Z">
        <w:r>
          <w:t>. We also</w:t>
        </w:r>
      </w:ins>
      <w:r w:rsidR="001F394D">
        <w:t xml:space="preserve"> quantif</w:t>
      </w:r>
      <w:ins w:id="25" w:author="Amanda Droghini" w:date="2018-03-22T08:21:00Z">
        <w:r>
          <w:t>ied</w:t>
        </w:r>
      </w:ins>
      <w:del w:id="26" w:author="Amanda Droghini" w:date="2018-03-22T08:21:00Z">
        <w:r w:rsidR="001F394D" w:rsidDel="00684C61">
          <w:delText>ying</w:delText>
        </w:r>
      </w:del>
      <w:r w:rsidR="001F394D">
        <w:t xml:space="preserve"> </w:t>
      </w:r>
      <w:del w:id="27" w:author="Amanda Droghini" w:date="2018-03-22T08:22:00Z">
        <w:r w:rsidR="001F394D" w:rsidDel="00684C61">
          <w:delText>vessel t</w:delText>
        </w:r>
      </w:del>
      <w:ins w:id="28" w:author="Amanda Droghini" w:date="2018-03-22T08:22:00Z">
        <w:r>
          <w:t>t</w:t>
        </w:r>
      </w:ins>
      <w:r w:rsidR="001F394D">
        <w:t xml:space="preserve">raffic </w:t>
      </w:r>
      <w:r>
        <w:t xml:space="preserve">by commercial and fishing vessels, </w:t>
      </w:r>
      <w:r w:rsidR="001F394D">
        <w:t xml:space="preserve">and ballast water </w:t>
      </w:r>
      <w:r w:rsidR="001F394D" w:rsidRPr="00CA4945">
        <w:t>discharge</w:t>
      </w:r>
      <w:ins w:id="29" w:author="Amanda Droghini" w:date="2018-03-22T08:22:00Z">
        <w:r>
          <w:t>,</w:t>
        </w:r>
      </w:ins>
      <w:r w:rsidR="001F394D" w:rsidRPr="00CA4945">
        <w:t xml:space="preserv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w:t>
      </w:r>
      <w:del w:id="30" w:author="Amanda Droghini" w:date="2018-03-22T08:23:00Z">
        <w:r w:rsidR="002A27DE" w:rsidDel="00684C61">
          <w:delText xml:space="preserve">taxa-specific, </w:delText>
        </w:r>
      </w:del>
      <w:r w:rsidR="002A27DE">
        <w:t xml:space="preserve">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rsidR="00C06175">
        <w:t>the Bering Sea</w:t>
      </w:r>
      <w:r w:rsidR="001F394D">
        <w:t xml:space="preserve"> projected by three regional ocean models</w:t>
      </w:r>
      <w:ins w:id="31" w:author="Amanda Droghini" w:date="2018-03-22T08:23:00Z">
        <w:r>
          <w:t xml:space="preserve">, </w:t>
        </w:r>
      </w:ins>
      <w:del w:id="32" w:author="Amanda Droghini" w:date="2018-03-22T08:23:00Z">
        <w:r w:rsidR="001F394D" w:rsidDel="00684C61">
          <w:delText>. We</w:delText>
        </w:r>
      </w:del>
      <w:ins w:id="33" w:author="Amanda Droghini" w:date="2018-03-22T08:23:00Z">
        <w:r>
          <w:t>and</w:t>
        </w:r>
      </w:ins>
      <w:r w:rsidR="002A27DE">
        <w:t xml:space="preserve"> </w:t>
      </w:r>
      <w:r w:rsidR="001F394D">
        <w:rPr>
          <w:rFonts w:eastAsia="Calibri"/>
        </w:rPr>
        <w:t xml:space="preserve">investigated </w:t>
      </w:r>
      <w:ins w:id="34" w:author="Amanda Droghini" w:date="2018-03-22T08:23:00Z">
        <w:r>
          <w:rPr>
            <w:rFonts w:eastAsia="Calibri"/>
          </w:rPr>
          <w:t xml:space="preserve">the effect of </w:t>
        </w:r>
      </w:ins>
      <w:r w:rsidR="00C06175">
        <w:rPr>
          <w:rFonts w:eastAsia="Calibri"/>
        </w:rPr>
        <w:t>climate</w:t>
      </w:r>
      <w:del w:id="35" w:author="Amanda Droghini" w:date="2018-03-22T08:23:00Z">
        <w:r w:rsidR="00C06175" w:rsidDel="00684C61">
          <w:rPr>
            <w:rFonts w:eastAsia="Calibri"/>
          </w:rPr>
          <w:delText>-driven</w:delText>
        </w:r>
      </w:del>
      <w:r w:rsidR="00C06175">
        <w:rPr>
          <w:rFonts w:eastAsia="Calibri"/>
        </w:rPr>
        <w:t xml:space="preserve"> </w:t>
      </w:r>
      <w:r w:rsidR="001F394D">
        <w:rPr>
          <w:rFonts w:eastAsia="Calibri"/>
        </w:rPr>
        <w:t>change</w:t>
      </w:r>
      <w:del w:id="36" w:author="Amanda Droghini" w:date="2018-03-22T08:23:00Z">
        <w:r w:rsidR="001F394D" w:rsidDel="00684C61">
          <w:rPr>
            <w:rFonts w:eastAsia="Calibri"/>
          </w:rPr>
          <w:delText xml:space="preserve">s in habitat suitability </w:delText>
        </w:r>
      </w:del>
      <w:ins w:id="37" w:author="Amanda Droghini" w:date="2018-03-22T08:23:00Z">
        <w:r>
          <w:rPr>
            <w:rFonts w:eastAsia="Calibri"/>
          </w:rPr>
          <w:t xml:space="preserve"> </w:t>
        </w:r>
      </w:ins>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w:t>
      </w:r>
      <w:ins w:id="38" w:author="Amanda Droghini" w:date="2018-03-22T08:31:00Z">
        <w:r w:rsidR="00C547A1">
          <w:t xml:space="preserve">areas north </w:t>
        </w:r>
        <w:r w:rsidR="00C547A1" w:rsidRPr="000C7858">
          <w:t>of 58°N, wh</w:t>
        </w:r>
        <w:r w:rsidR="00C547A1">
          <w:t xml:space="preserve">ich have winter water temperatures below </w:t>
        </w:r>
        <w:r w:rsidR="00C547A1" w:rsidRPr="001A77BE">
          <w:t>0°C</w:t>
        </w:r>
        <w:r w:rsidR="00C547A1">
          <w:t>, were largely</w:t>
        </w:r>
        <w:r w:rsidR="00C547A1" w:rsidRPr="00CA4945">
          <w:t xml:space="preserve"> inhospitable</w:t>
        </w:r>
        <w:r w:rsidR="00C547A1">
          <w:t xml:space="preserve">. However, </w:t>
        </w:r>
      </w:ins>
      <w:r w:rsidR="001F394D" w:rsidRPr="00A8789A">
        <w:rPr>
          <w:rFonts w:eastAsia="Calibri"/>
        </w:rPr>
        <w:t xml:space="preserve">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w:t>
      </w:r>
      <w:ins w:id="39" w:author="Amanda Droghini" w:date="2018-03-22T08:29:00Z">
        <w:r w:rsidR="00C547A1">
          <w:t>aste</w:t>
        </w:r>
      </w:ins>
      <w:r w:rsidR="001F394D">
        <w:t>rn</w:t>
      </w:r>
      <w:r w:rsidR="001F394D" w:rsidRPr="00CA4945">
        <w:t xml:space="preserve"> Bering Sea</w:t>
      </w:r>
      <w:r w:rsidR="001F394D">
        <w:t>.</w:t>
      </w:r>
      <w:r w:rsidR="001F394D" w:rsidRPr="00CA4945">
        <w:t xml:space="preserve"> </w:t>
      </w:r>
      <w:del w:id="40" w:author="Amanda Droghini" w:date="2018-03-22T08:31:00Z">
        <w:r w:rsidR="001F394D" w:rsidDel="00C547A1">
          <w:delText xml:space="preserve">Areas north </w:delText>
        </w:r>
        <w:r w:rsidR="001F394D" w:rsidRPr="000C7858" w:rsidDel="00C547A1">
          <w:delText>of 58°N, wh</w:delText>
        </w:r>
        <w:r w:rsidR="001F394D" w:rsidDel="00C547A1">
          <w:delText xml:space="preserve">ich </w:delText>
        </w:r>
      </w:del>
      <w:del w:id="41" w:author="Amanda Droghini" w:date="2018-03-16T09:25:00Z">
        <w:r w:rsidR="001F394D" w:rsidDel="000B0DC8">
          <w:delText xml:space="preserve">are </w:delText>
        </w:r>
      </w:del>
      <w:del w:id="42" w:author="Amanda Droghini" w:date="2018-03-22T08:26:00Z">
        <w:r w:rsidR="001F394D" w:rsidDel="00684C61">
          <w:delText xml:space="preserve">annually covered by sea ice and </w:delText>
        </w:r>
      </w:del>
      <w:del w:id="43" w:author="Amanda Droghini" w:date="2018-03-22T08:31:00Z">
        <w:r w:rsidR="001F394D" w:rsidDel="00C547A1">
          <w:delText>have</w:delText>
        </w:r>
      </w:del>
      <w:del w:id="44" w:author="Amanda Droghini" w:date="2018-03-22T08:26:00Z">
        <w:r w:rsidR="001F394D" w:rsidDel="00684C61">
          <w:delText xml:space="preserve"> </w:delText>
        </w:r>
      </w:del>
      <w:del w:id="45" w:author="Amanda Droghini" w:date="2018-03-22T08:31:00Z">
        <w:r w:rsidR="001F394D" w:rsidDel="00C547A1">
          <w:delText xml:space="preserve">winter water temperatures below </w:delText>
        </w:r>
        <w:r w:rsidR="001F394D" w:rsidRPr="001A77BE" w:rsidDel="00C547A1">
          <w:delText>0°C</w:delText>
        </w:r>
        <w:r w:rsidR="001F394D" w:rsidDel="00C547A1">
          <w:delText xml:space="preserve">, </w:delText>
        </w:r>
      </w:del>
      <w:del w:id="46" w:author="Amanda Droghini" w:date="2018-03-16T09:25:00Z">
        <w:r w:rsidR="001F394D" w:rsidDel="000B0DC8">
          <w:delText>are</w:delText>
        </w:r>
      </w:del>
      <w:del w:id="47" w:author="Amanda Droghini" w:date="2018-03-22T08:31:00Z">
        <w:r w:rsidR="001F394D" w:rsidDel="00C547A1">
          <w:delText xml:space="preserve"> largely</w:delText>
        </w:r>
        <w:r w:rsidR="001F394D" w:rsidRPr="00CA4945" w:rsidDel="00C547A1">
          <w:delText xml:space="preserve"> inhospitable</w:delText>
        </w:r>
        <w:r w:rsidR="001F394D" w:rsidDel="00C547A1">
          <w:delText xml:space="preserve">. </w:delText>
        </w:r>
      </w:del>
      <w:moveFromRangeStart w:id="48" w:author="Amanda Droghini" w:date="2018-03-22T08:29:00Z" w:name="move509470705"/>
      <w:moveFrom w:id="49" w:author="Amanda Droghini" w:date="2018-03-22T08:29:00Z">
        <w:r w:rsidR="001F394D" w:rsidDel="00C547A1">
          <w:t>F</w:t>
        </w:r>
        <w:r w:rsidR="001F394D" w:rsidRPr="00CA4945" w:rsidDel="00C547A1">
          <w:t>uture models predict a northwar</w:t>
        </w:r>
        <w:r w:rsidR="001F394D" w:rsidDel="00C547A1">
          <w:t xml:space="preserve">d expansion of suitable habitat, largely favoring </w:t>
        </w:r>
        <w:r w:rsidR="001F394D" w:rsidRPr="00CA4945" w:rsidDel="00C547A1">
          <w:t>taxa that al</w:t>
        </w:r>
        <w:r w:rsidR="001F394D" w:rsidDel="00C547A1">
          <w:t>ready have the ability to survive year-round.</w:t>
        </w:r>
        <w:del w:id="50" w:author="Amanda Droghini" w:date="2018-03-22T08:31:00Z">
          <w:r w:rsidR="001F394D" w:rsidDel="00C547A1">
            <w:delText xml:space="preserve"> </w:delText>
          </w:r>
        </w:del>
      </w:moveFrom>
      <w:moveFromRangeEnd w:id="48"/>
      <w:del w:id="51"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ins w:id="52" w:author="Amanda Droghini" w:date="2018-03-22T08:31:00Z">
        <w:r w:rsidR="00C547A1">
          <w:t xml:space="preserve">This area of high suitability is also </w:t>
        </w:r>
      </w:ins>
      <w:ins w:id="53" w:author="Amanda Droghini" w:date="2018-03-22T08:32:00Z">
        <w:r w:rsidR="00C547A1">
          <w:t>home to</w:t>
        </w:r>
      </w:ins>
      <w:ins w:id="54" w:author="Amanda Droghini" w:date="2018-03-22T08:31:00Z">
        <w:r w:rsidR="00C547A1">
          <w:t xml:space="preserve"> the port of Dutch </w:t>
        </w:r>
      </w:ins>
      <w:ins w:id="55" w:author="Amanda Droghini" w:date="2018-03-22T08:32:00Z">
        <w:r w:rsidR="00C547A1">
          <w:t xml:space="preserve">Harbor, which </w:t>
        </w:r>
      </w:ins>
      <w:del w:id="56" w:author="Amanda Droghini" w:date="2018-03-22T08:32:00Z">
        <w:r w:rsidR="001F394D" w:rsidDel="00C547A1">
          <w:delText xml:space="preserve">. </w:delText>
        </w:r>
      </w:del>
      <w:del w:id="57" w:author="Amanda Droghini" w:date="2018-03-22T08:27:00Z">
        <w:r w:rsidR="0064363B" w:rsidDel="00684C61">
          <w:delText>We found substantial trans-oceanic cargo and fishing vessel traffic and ballast water discharge, with the greatest amount occurring in</w:delText>
        </w:r>
      </w:del>
      <w:del w:id="58" w:author="Amanda Droghini" w:date="2018-03-22T08:32:00Z">
        <w:r w:rsidR="0064363B" w:rsidDel="00C547A1">
          <w:delText xml:space="preserve"> Dutch Harbor</w:delText>
        </w:r>
      </w:del>
      <w:ins w:id="59" w:author="Amanda Droghini" w:date="2018-03-22T08:27:00Z">
        <w:r>
          <w:t xml:space="preserve">received the greatest amount of </w:t>
        </w:r>
        <w:r w:rsidR="00C547A1">
          <w:t>vessel traffic and ballast water discharge</w:t>
        </w:r>
      </w:ins>
      <w:r w:rsidR="0064363B">
        <w:t xml:space="preserve">, </w:t>
      </w:r>
      <w:ins w:id="60" w:author="Amanda Droghini" w:date="2018-03-22T08:32:00Z">
        <w:r w:rsidR="00C547A1">
          <w:t xml:space="preserve">and </w:t>
        </w:r>
      </w:ins>
      <w:r w:rsidR="0064363B">
        <w:t xml:space="preserve">which serves as a hub connected to local ports throughout the Bering Sea. </w:t>
      </w:r>
      <w:ins w:id="61" w:author="Amanda Droghini" w:date="2018-03-22T08:32:00Z">
        <w:r w:rsidR="00C547A1">
          <w:t>While suitable reproductive temperatures exist for many of the taxa considered, the short summer season may limit those that require more than six weeks to complete development.</w:t>
        </w:r>
        <w:r w:rsidR="00C547A1" w:rsidDel="00C547A1">
          <w:t xml:space="preserve"> </w:t>
        </w:r>
      </w:ins>
      <w:del w:id="62"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moveToRangeStart w:id="63" w:author="Amanda Droghini" w:date="2018-03-22T08:29:00Z" w:name="move509470705"/>
      <w:moveTo w:id="64" w:author="Amanda Droghini" w:date="2018-03-22T08:29:00Z">
        <w:r w:rsidR="00C547A1">
          <w:t>F</w:t>
        </w:r>
        <w:r w:rsidR="00C547A1" w:rsidRPr="00CA4945">
          <w:t>uture models predict a northwar</w:t>
        </w:r>
        <w:r w:rsidR="00C547A1">
          <w:t xml:space="preserve">d expansion of suitable habitat, largely favoring </w:t>
        </w:r>
        <w:r w:rsidR="00C547A1" w:rsidRPr="00CA4945">
          <w:t>taxa that al</w:t>
        </w:r>
        <w:r w:rsidR="00C547A1">
          <w:t xml:space="preserve">ready have the ability to survive year-round. </w:t>
        </w:r>
      </w:moveTo>
      <w:moveToRangeEnd w:id="63"/>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65" w:name="_pbl1j7mdidxp" w:colFirst="0" w:colLast="0"/>
      <w:bookmarkStart w:id="66" w:name="_voybw5xrckbg" w:colFirst="0" w:colLast="0"/>
      <w:bookmarkEnd w:id="65"/>
      <w:bookmarkEnd w:id="66"/>
      <w:commentRangeStart w:id="67"/>
      <w:r w:rsidRPr="00CA4945">
        <w:lastRenderedPageBreak/>
        <w:t>Introduction</w:t>
      </w:r>
      <w:commentRangeEnd w:id="67"/>
      <w:r w:rsidR="006466BF">
        <w:rPr>
          <w:rStyle w:val="CommentReference"/>
          <w:rFonts w:ascii="Arial" w:hAnsi="Arial" w:cs="Arial"/>
          <w:b w:val="0"/>
        </w:rPr>
        <w:commentReference w:id="67"/>
      </w:r>
    </w:p>
    <w:p w14:paraId="6CF7C39A" w14:textId="1D27BB9D" w:rsidR="000200CF" w:rsidRDefault="00C46202" w:rsidP="000200CF">
      <w:pPr>
        <w:spacing w:line="360" w:lineRule="auto"/>
      </w:pPr>
      <w:bookmarkStart w:id="68" w:name="_bfvbetu0f9fx" w:colFirst="0" w:colLast="0"/>
      <w:bookmarkEnd w:id="68"/>
      <w:r w:rsidRPr="006B5E37">
        <w:t xml:space="preserve">In today’s warming, hyper-connected oceans, the </w:t>
      </w:r>
      <w:r w:rsidR="00F551E2" w:rsidRPr="006B5E37">
        <w:t xml:space="preserve">distribution of marine species </w:t>
      </w:r>
      <w:r w:rsidRPr="006B5E37">
        <w:t>is cha</w:t>
      </w:r>
      <w:r w:rsidR="00F551E2" w:rsidRPr="006B5E37">
        <w:t>nging at an exhilarating pace</w:t>
      </w:r>
      <w:r w:rsidR="006B5E37" w:rsidRPr="006B5E37">
        <w:t xml:space="preserve"> </w:t>
      </w:r>
      <w:r w:rsidR="006B5E37" w:rsidRPr="006B5E37">
        <w:fldChar w:fldCharType="begin" w:fldLock="1"/>
      </w:r>
      <w:r w:rsidR="006B5E37">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6B5E37">
        <w:fldChar w:fldCharType="separate"/>
      </w:r>
      <w:r w:rsidR="006B5E37" w:rsidRPr="006B5E37">
        <w:rPr>
          <w:noProof/>
        </w:rPr>
        <w:t>(Seebens et al. 2017)</w:t>
      </w:r>
      <w:r w:rsidR="006B5E37" w:rsidRPr="006B5E37">
        <w:fldChar w:fldCharType="end"/>
      </w:r>
      <w:r w:rsidR="00F551E2" w:rsidRPr="006B5E37">
        <w:t>. Given the potential for impacts to fisheries, local livelihoods, and native ecosystems, u</w:t>
      </w:r>
      <w:r w:rsidRPr="006B5E37">
        <w:t xml:space="preserve">nderstanding </w:t>
      </w:r>
      <w:r w:rsidR="00F551E2" w:rsidRPr="006B5E37">
        <w:t>what</w:t>
      </w:r>
      <w:r w:rsidRPr="006B5E37">
        <w:t xml:space="preserve"> limit</w:t>
      </w:r>
      <w:r w:rsidR="00F551E2" w:rsidRPr="006B5E37">
        <w:t>s</w:t>
      </w:r>
      <w:r w:rsidRPr="006B5E37">
        <w:t xml:space="preserve"> or promote</w:t>
      </w:r>
      <w:r w:rsidR="00F551E2" w:rsidRPr="006B5E37">
        <w:t>s</w:t>
      </w:r>
      <w:r w:rsidRPr="006B5E37">
        <w:t xml:space="preserve"> the spread of non-indigenous species (NIS) in </w:t>
      </w:r>
      <w:r w:rsidR="006B5E37" w:rsidRPr="006B5E37">
        <w:t>a particular region</w:t>
      </w:r>
      <w:r w:rsidRPr="006B5E37">
        <w:t xml:space="preserve"> is </w:t>
      </w:r>
      <w:r>
        <w:rPr>
          <w:highlight w:val="cyan"/>
        </w:rPr>
        <w:t>a fundamental compone</w:t>
      </w:r>
      <w:r w:rsidR="00F551E2">
        <w:rPr>
          <w:highlight w:val="cyan"/>
        </w:rPr>
        <w:t xml:space="preserve">nt of risk assessment programs </w:t>
      </w:r>
      <w:r w:rsidR="005D58EC">
        <w:rPr>
          <w:highlight w:val="cyan"/>
        </w:rPr>
        <w:t>….</w:t>
      </w:r>
      <w:r w:rsidR="005D58EC" w:rsidRPr="005D58EC">
        <w:rPr>
          <w:highlight w:val="cyan"/>
        </w:rPr>
        <w:t>.</w:t>
      </w:r>
      <w:r w:rsidR="005D58EC">
        <w:t xml:space="preserve"> In marine systems, vessel traffic and water</w:t>
      </w:r>
      <w:r w:rsidR="000E0809">
        <w:rPr>
          <w:rStyle w:val="CommentReference"/>
          <w:rFonts w:ascii="Arial" w:eastAsia="Arial" w:hAnsi="Arial" w:cs="Arial"/>
          <w:color w:val="000000"/>
          <w:lang w:val="en-US" w:eastAsia="en-US"/>
        </w:rPr>
        <w:commentReference w:id="69"/>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rsidR="005D58EC">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6B5E37">
        <w:t xml:space="preserve">Because </w:t>
      </w:r>
      <w:r w:rsidR="00DB2412">
        <w:t xml:space="preserve">ships are the main vectors by which NIS are </w:t>
      </w:r>
      <w:r w:rsidR="00CD3939">
        <w:t>transported</w:t>
      </w:r>
      <w:r w:rsidR="00DB2412">
        <w:t xml:space="preserve"> to new regions</w:t>
      </w:r>
      <w:r w:rsidR="00CD3939">
        <w:t xml:space="preserve"> </w:t>
      </w:r>
      <w:r w:rsidR="005D58EC">
        <w:fldChar w:fldCharType="begin" w:fldLock="1"/>
      </w:r>
      <w:r w:rsidR="005D58E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5D58EC">
        <w:fldChar w:fldCharType="separate"/>
      </w:r>
      <w:r w:rsidR="005D58EC" w:rsidRPr="00E848FF">
        <w:rPr>
          <w:noProof/>
        </w:rPr>
        <w:t>(Ruiz et al. 1997, Molnar et al. 2008)</w:t>
      </w:r>
      <w:r w:rsidR="005D58EC">
        <w:fldChar w:fldCharType="end"/>
      </w:r>
      <w:r w:rsidR="006B5E37">
        <w:t>, p</w:t>
      </w:r>
      <w:r w:rsidR="00F551E2">
        <w:t>orts and regions with</w:t>
      </w:r>
      <w:r w:rsidR="00DB2412">
        <w:t xml:space="preserve"> </w:t>
      </w:r>
      <w:r w:rsidR="00F551E2">
        <w:t>high</w:t>
      </w:r>
      <w:r w:rsidR="00DB2412">
        <w:t xml:space="preserve"> shipping traffic are predicted to be </w:t>
      </w:r>
      <w:r w:rsidR="00F551E2">
        <w:t>more at risk than low</w:t>
      </w:r>
      <w:r w:rsidR="00DB2412">
        <w:t>-traffic regions</w:t>
      </w:r>
      <w:r w:rsidR="006B5E37">
        <w:t xml:space="preserve">. High rates of introductions, either in terms of events or organism numbers, increase the probability of NIS surviving and establishing populations in new regions, though this relationship is not without its complexities </w:t>
      </w:r>
      <w:r w:rsidR="006B5E37">
        <w:fldChar w:fldCharType="begin" w:fldLock="1"/>
      </w:r>
      <w:r w:rsidR="006B5E37">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6B5E37">
        <w:fldChar w:fldCharType="separate"/>
      </w:r>
      <w:r w:rsidR="006B5E37" w:rsidRPr="00AF36F2">
        <w:rPr>
          <w:noProof/>
        </w:rPr>
        <w:t>(Verling et al. 2005)</w:t>
      </w:r>
      <w:r w:rsidR="006B5E37">
        <w:fldChar w:fldCharType="end"/>
      </w:r>
      <w:r w:rsidR="006B5E37">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w:t>
      </w:r>
      <w:r w:rsidR="006B5E37">
        <w:t>determine</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del w:id="70" w:author="Amanda Droghini" w:date="2018-03-27T07:51:00Z">
        <w:r w:rsidR="00D55E42" w:rsidDel="006B5E37">
          <w:delText xml:space="preserve">Because most NIS originate from temperate and tropical regions, their optimal thermal ranges are several degrees warmer than the minimum water temperatures encountered in cold-temperate or polar systems </w:delText>
        </w:r>
        <w:r w:rsidR="00D55E42" w:rsidRPr="00B37649" w:rsidDel="006B5E37">
          <w:rPr>
            <w:highlight w:val="yellow"/>
          </w:rPr>
          <w:fldChar w:fldCharType="begin" w:fldLock="1"/>
        </w:r>
        <w:r w:rsidR="00D55E42" w:rsidRPr="006B5E37" w:rsidDel="006B5E37">
          <w:rPr>
            <w:highlight w:val="yellow"/>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D55E42" w:rsidRPr="00B37649" w:rsidDel="006B5E37">
          <w:rPr>
            <w:highlight w:val="yellow"/>
          </w:rPr>
          <w:fldChar w:fldCharType="separate"/>
        </w:r>
        <w:r w:rsidR="00D55E42" w:rsidRPr="006B5E37" w:rsidDel="006B5E37">
          <w:rPr>
            <w:noProof/>
            <w:highlight w:val="yellow"/>
          </w:rPr>
          <w:delText>(Lord et al. 2015)</w:delText>
        </w:r>
        <w:r w:rsidR="00D55E42" w:rsidRPr="00B37649" w:rsidDel="006B5E37">
          <w:rPr>
            <w:highlight w:val="yellow"/>
          </w:rPr>
          <w:fldChar w:fldCharType="end"/>
        </w:r>
        <w:r w:rsidR="00D55E42" w:rsidRPr="00B37649" w:rsidDel="006B5E37">
          <w:rPr>
            <w:highlight w:val="yellow"/>
          </w:rPr>
          <w:delText>.</w:delText>
        </w:r>
        <w:r w:rsidR="00D55E42" w:rsidDel="006B5E37">
          <w:delText xml:space="preserve">  </w:delText>
        </w:r>
      </w:del>
      <w:r w:rsidR="00D55E42">
        <w:t xml:space="preserve">Water </w:t>
      </w:r>
      <w:r w:rsidR="00D55E42" w:rsidRPr="00D55E42">
        <w:t>temperatures</w:t>
      </w:r>
      <w:r w:rsidR="00977402" w:rsidRPr="00D55E42">
        <w:t xml:space="preserve"> </w:t>
      </w:r>
      <w:ins w:id="71" w:author="Amanda Droghini" w:date="2018-03-27T07:51:00Z">
        <w:r w:rsidR="006B5E37">
          <w:t xml:space="preserve">above or </w:t>
        </w:r>
      </w:ins>
      <w:r w:rsidR="00977402" w:rsidRPr="00D55E42">
        <w:t>below optimal thresholds</w:t>
      </w:r>
      <w:r w:rsidR="00D55E42" w:rsidRPr="00D55E42">
        <w:t xml:space="preserve"> can have a negative effect on</w:t>
      </w:r>
      <w:r w:rsidR="00977402" w:rsidRPr="00D55E42">
        <w:t xml:space="preserve"> behavioural, metabolic, and cellular processes; if temperatures </w:t>
      </w:r>
      <w:r w:rsidR="006B5E37">
        <w:t>exceed</w:t>
      </w:r>
      <w:r w:rsidR="00977402" w:rsidRPr="00D55E42">
        <w:t xml:space="preserve">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rsidRPr="006B5E37">
        <w:rPr>
          <w:highlight w:val="yellow"/>
        </w:rPr>
        <w:t>Even species that can survive</w:t>
      </w:r>
      <w:r w:rsidR="00F753FC" w:rsidRPr="006B5E37">
        <w:rPr>
          <w:highlight w:val="yellow"/>
        </w:rPr>
        <w:t xml:space="preserve"> in cold waters</w:t>
      </w:r>
      <w:r w:rsidR="00F753FC">
        <w:t xml:space="preserve"> may not be able to </w:t>
      </w:r>
      <w:r w:rsidR="00630A01">
        <w:t>establish a self-sustaining population</w:t>
      </w:r>
      <w:r w:rsidR="000200CF">
        <w:t xml:space="preserve">, as </w:t>
      </w:r>
      <w:r w:rsidR="006B5E37">
        <w:t xml:space="preserve">reproduction, </w:t>
      </w:r>
      <w:r w:rsidR="00630A01">
        <w:t>development</w:t>
      </w:r>
      <w:r w:rsidR="006B5E37">
        <w:t>, and growth</w:t>
      </w:r>
      <w:r w:rsidR="000200CF">
        <w:t xml:space="preserve"> </w:t>
      </w:r>
      <w:r w:rsidR="006B5E37">
        <w:t>can</w:t>
      </w:r>
      <w:r w:rsidR="00630A01">
        <w:t xml:space="preserve"> have narrower thermal ranges </w:t>
      </w:r>
      <w:r w:rsidR="000200CF">
        <w:t>than survival</w:t>
      </w:r>
      <w:r w:rsidR="003D7A91">
        <w:t xml:space="preserve"> </w:t>
      </w:r>
      <w:r w:rsidR="00AF591D">
        <w:fldChar w:fldCharType="begin" w:fldLock="1"/>
      </w:r>
      <w:r w:rsidR="006B5E37">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AF591D">
        <w:fldChar w:fldCharType="separate"/>
      </w:r>
      <w:r w:rsidR="006B5E37" w:rsidRPr="006B5E37">
        <w:rPr>
          <w:noProof/>
        </w:rPr>
        <w:t>(Woodin et al. 2013)</w:t>
      </w:r>
      <w:r w:rsidR="00AF591D">
        <w:fldChar w:fldCharType="end"/>
      </w:r>
      <w:r w:rsidR="00A05012">
        <w:t xml:space="preserve">. </w:t>
      </w:r>
      <w:del w:id="72" w:author="Amanda Droghini" w:date="2018-03-27T07:56:00Z">
        <w:r w:rsidR="00AF36F2" w:rsidDel="004F5005">
          <w:delText>Some</w:delText>
        </w:r>
        <w:r w:rsidR="00B76A2B" w:rsidDel="004F5005">
          <w:delText xml:space="preserve"> organisms simply do not spawn </w:delText>
        </w:r>
        <w:r w:rsidR="00B8672C" w:rsidDel="004F5005">
          <w:delText xml:space="preserve">when water temperature </w:delText>
        </w:r>
        <w:r w:rsidR="00B8672C" w:rsidRPr="006B5E37" w:rsidDel="004F5005">
          <w:rPr>
            <w:highlight w:val="yellow"/>
          </w:rPr>
          <w:delText xml:space="preserve">falls </w:delText>
        </w:r>
        <w:r w:rsidR="00B76A2B" w:rsidRPr="006B5E37" w:rsidDel="004F5005">
          <w:rPr>
            <w:highlight w:val="yellow"/>
          </w:rPr>
          <w:delText>below</w:delText>
        </w:r>
        <w:r w:rsidR="00B76A2B" w:rsidDel="004F5005">
          <w:delText xml:space="preserve"> a </w:delText>
        </w:r>
        <w:r w:rsidR="00DE6141" w:rsidDel="004F5005">
          <w:delText>certain t</w:delText>
        </w:r>
        <w:r w:rsidR="00B8672C" w:rsidDel="004F5005">
          <w:delText>hreshold</w:delText>
        </w:r>
        <w:r w:rsidR="00B37649" w:rsidDel="004F5005">
          <w:delText>,</w:delText>
        </w:r>
        <w:r w:rsidR="00B76A2B" w:rsidDel="004F5005">
          <w:delText xml:space="preserve"> </w:delText>
        </w:r>
        <w:r w:rsidR="00B37649" w:rsidDel="004F5005">
          <w:delText>or they can</w:delText>
        </w:r>
        <w:r w:rsidR="00B76A2B" w:rsidDel="004F5005">
          <w:delText xml:space="preserve"> </w:delText>
        </w:r>
        <w:r w:rsidR="00B8672C" w:rsidDel="004F5005">
          <w:delText xml:space="preserve">produce viable </w:delText>
        </w:r>
        <w:r w:rsidR="00B8672C" w:rsidRPr="00B8672C" w:rsidDel="004F5005">
          <w:rPr>
            <w:highlight w:val="yellow"/>
          </w:rPr>
          <w:delText>gametes</w:delText>
        </w:r>
        <w:r w:rsidR="00B76A2B" w:rsidDel="004F5005">
          <w:delText xml:space="preserve">, but larvae </w:delText>
        </w:r>
        <w:r w:rsidR="00AF36F2" w:rsidDel="004F5005">
          <w:delText xml:space="preserve">may not have undergo full or proper development </w:delText>
        </w:r>
        <w:r w:rsidR="001A7D7E" w:rsidDel="004F5005">
          <w:fldChar w:fldCharType="begin" w:fldLock="1"/>
        </w:r>
        <w:r w:rsidR="006B5E37" w:rsidRPr="004F5005" w:rsidDel="004F5005">
          <w:del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w:delInstrText>
        </w:r>
        <w:r w:rsidR="006B5E37" w:rsidRPr="008E0ACC" w:rsidDel="004F5005">
          <w:delInstrText>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w:delInstrText>
        </w:r>
        <w:r w:rsidR="006B5E37" w:rsidRPr="008733BC" w:rsidDel="004F5005">
          <w:delInstrText xml:space="preserve"> Although embryos were able to reach the blastula stage at 2\u00b0 C, they had arrested development and high mortality. The optimal thermal range for survival of pelagic stages was 3.5\u201319.2\u00b0 C with a lower and upper critical limit of 2.6 and 20.3</w:delInstrText>
        </w:r>
        <w:r w:rsidR="006B5E37" w:rsidRPr="004F5005" w:rsidDel="004F5005">
          <w:rPr>
            <w:rPrChange w:id="73" w:author="Amanda Droghini" w:date="2018-03-27T07:57:00Z">
              <w:rPr/>
            </w:rPrChange>
          </w:rPr>
          <w:delInstrText>\u00b0C,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"ITEM-2", "issue" : "6", "issued" : { "date-parts" : [ [ "2007", "3", "5" ] ] }, "page" : "1275-1288", "title" : "Larval development rate predicts range expansion of an introduced crab", "type" : "article-journal", "volume" : "150" }, "uris" : [ "http://www.mendeley.com/documents/?uuid=eba68940-1309-458a-9d70-e76a20b480c7" ] }, { "id" : "ITEM-3",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"ITEM-3",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Byrne et al. 2016)", "plainTextFormattedCitation" : "(de Rivera et al. 2007, Westerman et al. 2009, Byrne et al. 2016)", "previouslyFormattedCitation" : "(Hines et al. 2004, de Rivera et al. 2007, Byrne et al. 2016)" }, "properties" : {  }, "schema" : "https://github.com/citation-style-language/schema/raw/master/csl-citation.json" }</w:delInstrText>
        </w:r>
        <w:r w:rsidR="001A7D7E" w:rsidDel="004F5005">
          <w:fldChar w:fldCharType="separate"/>
        </w:r>
        <w:r w:rsidR="006B5E37" w:rsidRPr="004F5005" w:rsidDel="004F5005">
          <w:rPr>
            <w:noProof/>
          </w:rPr>
          <w:delText>(de Rivera et al. 2007, Westerman et al. 2009, Byrne et al. 2016)</w:delText>
        </w:r>
        <w:r w:rsidR="001A7D7E" w:rsidDel="004F5005">
          <w:fldChar w:fldCharType="end"/>
        </w:r>
        <w:r w:rsidR="00FD159C" w:rsidDel="004F5005">
          <w:delText>.</w:delText>
        </w:r>
        <w:r w:rsidR="00B76A2B" w:rsidDel="004F5005">
          <w:delText xml:space="preserve"> </w:delText>
        </w:r>
      </w:del>
      <w:del w:id="74"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75" w:author="Amanda Droghini" w:date="2018-03-07T17:43:00Z">
        <w:r w:rsidR="003D7A91" w:rsidDel="00122499">
          <w:delText>Th</w:delText>
        </w:r>
        <w:r w:rsidR="00C90B04" w:rsidDel="00122499">
          <w:delText xml:space="preserve">e breakdown of function at cold temperatures for temperate species, </w:delText>
        </w:r>
      </w:del>
      <w:del w:id="76" w:author="Amanda Droghini" w:date="2018-03-07T16:48:00Z">
        <w:r w:rsidR="00C90B04" w:rsidDel="000200CF">
          <w:delText xml:space="preserve">and the high specialization of native Arctic species, </w:delText>
        </w:r>
      </w:del>
      <w:del w:id="77"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78"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79"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3915380A" w:rsidR="001564A4" w:rsidRDefault="00A84A54" w:rsidP="00136228">
      <w:pPr>
        <w:spacing w:line="360" w:lineRule="auto"/>
        <w:contextualSpacing/>
      </w:pPr>
      <w:r>
        <w:t xml:space="preserve">Arctic systems have </w:t>
      </w:r>
      <w:r w:rsidR="005D58EC">
        <w:t xml:space="preserve">historically </w:t>
      </w:r>
      <w:r>
        <w:t>experienced relatively low rates of invasion</w:t>
      </w:r>
      <w:r w:rsidR="00DB2412">
        <w:t>, and it is generally</w:t>
      </w:r>
      <w:r>
        <w:t xml:space="preserve"> </w:t>
      </w:r>
      <w:r w:rsidR="005D58EC">
        <w:t xml:space="preserve">assumed that </w:t>
      </w:r>
      <w:r w:rsidR="00DB2412">
        <w:t xml:space="preserve">this results from </w:t>
      </w:r>
      <w:r w:rsidR="005D58EC">
        <w:t>low vessel traffic and cold water temperatures</w:t>
      </w:r>
      <w:r w:rsidR="00DB2412">
        <w:t>. 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 xml:space="preserve">These studies have concluded that potentially suitable habitat exists for at least some NIS, but have come to different conclusions about whether this habitat is extensive (de Rivera et al. 2011) or restricted (Goldsmit et al. 2018). </w:t>
      </w:r>
      <w:commentRangeStart w:id="80"/>
      <w:r w:rsidR="00F84B86" w:rsidRPr="00F84B86">
        <w:rPr>
          <w:highlight w:val="cyan"/>
          <w:lang w:val="en-US"/>
        </w:rPr>
        <w:t>The role of cold water temperatures ….</w:t>
      </w:r>
      <w:r w:rsidR="00F84B86">
        <w:rPr>
          <w:lang w:val="en-US"/>
        </w:rPr>
        <w:t xml:space="preserve"> </w:t>
      </w:r>
      <w:commentRangeEnd w:id="80"/>
      <w:r w:rsidR="00F84B86">
        <w:rPr>
          <w:rStyle w:val="CommentReference"/>
          <w:rFonts w:ascii="Arial" w:eastAsia="Arial" w:hAnsi="Arial" w:cs="Arial"/>
          <w:color w:val="000000"/>
          <w:lang w:val="en-US" w:eastAsia="en-US"/>
        </w:rPr>
        <w:commentReference w:id="80"/>
      </w:r>
      <w:del w:id="81"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82" w:author="Amanda Droghini" w:date="2018-03-16T09:52:00Z">
        <w:r w:rsidR="003F4971">
          <w:t xml:space="preserve"> </w:t>
        </w:r>
        <w:commentRangeStart w:id="83"/>
        <w:commentRangeStart w:id="84"/>
        <w:r w:rsidR="003F4971">
          <w:t>elsewhere</w:t>
        </w:r>
        <w:commentRangeEnd w:id="83"/>
        <w:r w:rsidR="003F4971">
          <w:rPr>
            <w:rStyle w:val="CommentReference"/>
            <w:rFonts w:ascii="Arial" w:eastAsia="Arial" w:hAnsi="Arial" w:cs="Arial"/>
            <w:color w:val="000000"/>
            <w:lang w:val="en-US" w:eastAsia="en-US"/>
          </w:rPr>
          <w:commentReference w:id="83"/>
        </w:r>
      </w:ins>
      <w:commentRangeEnd w:id="84"/>
      <w:r w:rsidR="0064363B">
        <w:rPr>
          <w:rStyle w:val="CommentReference"/>
          <w:rFonts w:ascii="Arial" w:eastAsia="Arial" w:hAnsi="Arial" w:cs="Arial"/>
          <w:color w:val="000000"/>
          <w:lang w:val="en-US" w:eastAsia="en-US"/>
        </w:rPr>
        <w:commentReference w:id="84"/>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85"/>
      </w:r>
      <w:r w:rsidR="00DD1D1C">
        <w:rPr>
          <w:rStyle w:val="CommentReference"/>
          <w:rFonts w:ascii="Arial" w:eastAsia="Arial" w:hAnsi="Arial" w:cs="Arial"/>
          <w:color w:val="000000"/>
          <w:lang w:val="en-US" w:eastAsia="en-US"/>
        </w:rPr>
        <w:commentReference w:id="86"/>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87" w:author="Amanda Droghini" w:date="2018-02-14T07:41:00Z"/>
        </w:rPr>
      </w:pPr>
      <w:bookmarkStart w:id="88" w:name="_m7oo5zak2jfc" w:colFirst="0" w:colLast="0"/>
      <w:bookmarkStart w:id="89" w:name="_rq0l47zex3zr" w:colFirst="0" w:colLast="0"/>
      <w:bookmarkEnd w:id="88"/>
      <w:bookmarkEnd w:id="89"/>
    </w:p>
    <w:p w14:paraId="5ECBACE1" w14:textId="1AED0734" w:rsidR="00723773" w:rsidDel="00D655FC" w:rsidRDefault="00874591" w:rsidP="00D655FC">
      <w:pPr>
        <w:spacing w:before="200" w:line="360" w:lineRule="auto"/>
        <w:contextualSpacing/>
        <w:rPr>
          <w:del w:id="90" w:author="Amanda Droghini" w:date="2018-02-14T07:41:00Z"/>
          <w:highlight w:val="white"/>
        </w:rPr>
      </w:pPr>
      <w:del w:id="91"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92" w:name="_8ktb2c9fr4av" w:colFirst="0" w:colLast="0"/>
      <w:bookmarkEnd w:id="92"/>
    </w:p>
    <w:p w14:paraId="62CE6144" w14:textId="0B12B54F" w:rsidR="004403F9" w:rsidRDefault="00463580" w:rsidP="004403F9">
      <w:pPr>
        <w:spacing w:before="200" w:line="360" w:lineRule="auto"/>
        <w:contextualSpacing/>
      </w:pPr>
      <w:r>
        <w:t xml:space="preserve">In this paper, </w:t>
      </w:r>
      <w:del w:id="93"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8E0ACC">
        <w:t>NIS</w:t>
      </w:r>
      <w:r w:rsidR="00E1598F" w:rsidRPr="00CA4945">
        <w:t xml:space="preserve">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w:t>
      </w:r>
      <w:r w:rsidR="008E0ACC">
        <w:t>NIS</w:t>
      </w:r>
      <w:r w:rsidR="00AF591D">
        <w:t xml:space="preserve">, </w:t>
      </w:r>
      <w:r w:rsidR="00AF591D" w:rsidRPr="00D75529">
        <w:rPr>
          <w:highlight w:val="yellow"/>
        </w:rPr>
        <w:t xml:space="preserve">and to consider the interplay of </w:t>
      </w:r>
      <w:r w:rsidR="00AF591D" w:rsidRPr="00D75529">
        <w:rPr>
          <w:highlight w:val="yellow"/>
        </w:rPr>
        <w:lastRenderedPageBreak/>
        <w:t>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w:t>
      </w:r>
      <w:r w:rsidR="008E0ACC">
        <w:t>NIS</w:t>
      </w:r>
      <w:r w:rsidR="009B4D52">
        <w:t xml:space="preserve"> in the future.</w:t>
      </w:r>
      <w:r w:rsidR="008E0ACC">
        <w:t xml:space="preserve"> </w:t>
      </w:r>
      <w:r w:rsidR="008A5823">
        <w:t xml:space="preserve">To address this hypothesis, we examine current and mid-century marine temperature regimes across the Bering Sea and characterize survival and reproductive habitat for potential NIS. </w:t>
      </w:r>
      <w:del w:id="94" w:author="Amanda Droghini" w:date="2018-02-21T16:41:00Z">
        <w:r w:rsidR="00F24EA9" w:rsidDel="00F24EA9">
          <w:delText xml:space="preserve">We and </w:delText>
        </w:r>
        <w:r w:rsidR="00874591" w:rsidRPr="00CA4945" w:rsidDel="00F24EA9">
          <w:delText xml:space="preserve"> </w:delText>
        </w:r>
        <w:commentRangeStart w:id="95"/>
        <w:r w:rsidR="00433E19" w:rsidRPr="00433E19" w:rsidDel="00F24EA9">
          <w:rPr>
            <w:color w:val="FF0000"/>
          </w:rPr>
          <w:delText xml:space="preserve">species-specific </w:delText>
        </w:r>
        <w:commentRangeEnd w:id="95"/>
        <w:r w:rsidR="00D9788D" w:rsidDel="00F24EA9">
          <w:rPr>
            <w:rStyle w:val="CommentReference"/>
          </w:rPr>
          <w:commentReference w:id="95"/>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96" w:author="Amanda Droghini" w:date="2018-03-17T18:34:00Z">
        <w:r w:rsidR="008A5823" w:rsidDel="006466BF">
          <w:delText>habitat requirements</w:delText>
        </w:r>
      </w:del>
      <w:ins w:id="97"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98"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99"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100"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101" w:name="_8bc9cfv03n6p" w:colFirst="0" w:colLast="0"/>
      <w:bookmarkEnd w:id="101"/>
      <w:r w:rsidRPr="00BB5655">
        <w:t>Methods</w:t>
      </w:r>
    </w:p>
    <w:p w14:paraId="36636D33" w14:textId="77777777" w:rsidR="00723773" w:rsidRPr="00BB5655" w:rsidRDefault="00874591" w:rsidP="00BB5655">
      <w:pPr>
        <w:pStyle w:val="Heading2"/>
      </w:pPr>
      <w:bookmarkStart w:id="102" w:name="_kncwpiu8qj9q" w:colFirst="0" w:colLast="0"/>
      <w:bookmarkEnd w:id="102"/>
      <w:r w:rsidRPr="00BB5655">
        <w:t>Study area</w:t>
      </w:r>
    </w:p>
    <w:p w14:paraId="5ECF60A5" w14:textId="7AE44639" w:rsidR="00274537" w:rsidRPr="00CA4945" w:rsidRDefault="00874591" w:rsidP="00CA4945">
      <w:pPr>
        <w:spacing w:before="200" w:line="360" w:lineRule="auto"/>
        <w:contextualSpacing/>
      </w:pPr>
      <w:bookmarkStart w:id="103" w:name="_a71bbqx0je6i" w:colFirst="0" w:colLast="0"/>
      <w:bookmarkEnd w:id="103"/>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t>
      </w:r>
      <w:r w:rsidR="005810E2">
        <w:t>W</w:t>
      </w:r>
      <w:r w:rsidR="00274537" w:rsidRPr="00CA4945">
        <w:t>e restricted our</w:t>
      </w:r>
      <w:r w:rsidR="005810E2">
        <w:t xml:space="preserve"> analyses</w:t>
      </w:r>
      <w:r w:rsidR="00274537" w:rsidRPr="00CA4945">
        <w:t xml:space="preserve"> </w:t>
      </w:r>
      <w:r w:rsidR="00A22224">
        <w:t xml:space="preserve">to the two continental shelves </w:t>
      </w:r>
      <w:r w:rsidR="005810E2">
        <w:t>(</w:t>
      </w:r>
      <w:r w:rsidR="00274537" w:rsidRPr="00CA4945">
        <w:t>depths &lt; 200 meters</w:t>
      </w:r>
      <w:r w:rsidR="00A22224">
        <w:t xml:space="preserve"> (m</w:t>
      </w:r>
      <w:r w:rsidR="00274537" w:rsidRPr="00CA4945">
        <w:t>)</w:t>
      </w:r>
      <w:r w:rsidR="005810E2">
        <w:t>)</w:t>
      </w:r>
      <w:r w:rsidR="00274537" w:rsidRPr="00CA4945">
        <w:t xml:space="preserve"> because most </w:t>
      </w:r>
      <w:r w:rsidR="005810E2">
        <w:t>NIS</w:t>
      </w:r>
      <w:r w:rsidR="00274537" w:rsidRPr="00CA4945">
        <w:t xml:space="preserve">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5810E2">
        <w:t>NIS</w:t>
      </w:r>
      <w:r w:rsidR="00274537" w:rsidRPr="00CA4945">
        <w:t xml:space="preserve">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5810E2">
        <w:t xml:space="preserve"> Commercial vessel traffic from oil tankers</w:t>
      </w:r>
    </w:p>
    <w:p w14:paraId="120A962E" w14:textId="5DE1BDD1" w:rsidR="00723773" w:rsidRPr="00BB5655" w:rsidRDefault="00BB5655" w:rsidP="00BB5655">
      <w:pPr>
        <w:pStyle w:val="Heading2"/>
      </w:pPr>
      <w:bookmarkStart w:id="104" w:name="_hngxq6xkmksq" w:colFirst="0" w:colLast="0"/>
      <w:bookmarkStart w:id="105" w:name="_7quuthb2m275" w:colFirst="0" w:colLast="0"/>
      <w:bookmarkEnd w:id="104"/>
      <w:bookmarkEnd w:id="105"/>
      <w:r>
        <w:t xml:space="preserve">Defining </w:t>
      </w:r>
      <w:r w:rsidR="004D0EA5">
        <w:t xml:space="preserve">taxa-specific </w:t>
      </w:r>
      <w:r>
        <w:t>tolerances</w:t>
      </w:r>
    </w:p>
    <w:p w14:paraId="78B77499" w14:textId="3C6ADD73" w:rsidR="00411758" w:rsidRPr="00CA4945" w:rsidRDefault="003C5649" w:rsidP="003C5649">
      <w:pPr>
        <w:spacing w:line="360" w:lineRule="auto"/>
        <w:contextualSpacing/>
      </w:pPr>
      <w:r>
        <w:t xml:space="preserve">As part of a larger risk assessment project (Reimer et al. 2017), we compiled </w:t>
      </w:r>
      <w:r w:rsidR="000A2F1F" w:rsidRPr="00CA4945">
        <w:t xml:space="preserve">temperature (T) and salinity (S) thresholds </w:t>
      </w:r>
      <w:r>
        <w:t>for</w:t>
      </w:r>
      <w:r w:rsidR="000A2F1F" w:rsidRPr="00CA4945">
        <w:t xml:space="preserve"> </w:t>
      </w:r>
      <w:r w:rsidR="005810E2">
        <w:t>NIS</w:t>
      </w:r>
      <w:r w:rsidR="000A2F1F" w:rsidRPr="00CA4945">
        <w:t xml:space="preserve"> t</w:t>
      </w:r>
      <w:r>
        <w:t>hat currently occur in the Bering Sea, or in nearby marine ecoregions (</w:t>
      </w:r>
      <w:r>
        <w:rPr>
          <w:i/>
        </w:rPr>
        <w:t xml:space="preserve">sensu </w:t>
      </w:r>
      <w:r>
        <w:t xml:space="preserve">Spalding et al. 2007). </w:t>
      </w:r>
      <w:r w:rsidRPr="00CA4945">
        <w:t xml:space="preserve">The taxa list was developed by downloading and digitizing occurrence records from the National Exotic Marine and Estuarine Species </w:t>
      </w:r>
      <w:r w:rsidRPr="00CA4945">
        <w:lastRenderedPageBreak/>
        <w:t xml:space="preserve">Information System (NEMESIS; </w:t>
      </w:r>
      <w:commentRangeStart w:id="106"/>
      <w:r w:rsidRPr="00E32670">
        <w:rPr>
          <w:highlight w:val="yellow"/>
        </w:rPr>
        <w:t>Fofonoff et al. 2003</w:t>
      </w:r>
      <w:commentRangeEnd w:id="106"/>
      <w:r>
        <w:rPr>
          <w:rStyle w:val="CommentReference"/>
          <w:rFonts w:ascii="Arial" w:eastAsia="Arial" w:hAnsi="Arial" w:cs="Arial"/>
          <w:color w:val="000000"/>
          <w:lang w:val="en-US" w:eastAsia="en-US"/>
        </w:rPr>
        <w:commentReference w:id="106"/>
      </w:r>
      <w:r w:rsidRPr="00CA4945">
        <w:t>) and the Nonindigenous Aquatic Species Database (</w:t>
      </w:r>
      <w:r w:rsidRPr="00E32670">
        <w:rPr>
          <w:highlight w:val="yellow"/>
        </w:rPr>
        <w:t>Fuller and Benson 2013</w:t>
      </w:r>
      <w:r w:rsidRPr="00CA4945">
        <w:t>). Given the time required for ranking, the list was subset to include only taxa that had been reported no further away than Washington-Oregon border in the east Pacific and the Sea of Japan to the west. Taxa were</w:t>
      </w:r>
      <w:r>
        <w:t xml:space="preserve"> restricted to euhaline or eury</w:t>
      </w:r>
      <w:r w:rsidRPr="00CA4945">
        <w:t xml:space="preserve">haline species </w:t>
      </w:r>
      <w:r>
        <w:t>with a minimum survival salinity tolerance ≥</w:t>
      </w:r>
      <w:r w:rsidRPr="00CA4945">
        <w:t>30 parts per trillion (ppt). The most common taxonomic groups were Crustacea (N=15), Mollusca (N=11), and Tunicata (N=8). Included in this list were two anadromous fish (</w:t>
      </w:r>
      <w:r w:rsidRPr="00CA4945">
        <w:rPr>
          <w:i/>
        </w:rPr>
        <w:t xml:space="preserve">Alosa sapidissima </w:t>
      </w:r>
      <w:r w:rsidRPr="00CA4945">
        <w:t xml:space="preserve">and </w:t>
      </w:r>
      <w:r w:rsidRPr="00CA4945">
        <w:rPr>
          <w:i/>
        </w:rPr>
        <w:t>Salmo salar</w:t>
      </w:r>
      <w:r w:rsidRPr="00CA4945">
        <w:t>), and one catadromous crab (</w:t>
      </w:r>
      <w:r w:rsidRPr="00CA4945">
        <w:rPr>
          <w:i/>
        </w:rPr>
        <w:t>Eriocheir sinensis</w:t>
      </w:r>
      <w:r w:rsidRPr="00CA4945">
        <w:t>). All taxa used at least one anthropogenic vector (e.g. ballast water, biofouling</w:t>
      </w:r>
      <w:r>
        <w:t>, intentional introductions</w:t>
      </w:r>
      <w:r w:rsidRPr="00CA4945">
        <w:t>) for transport (</w:t>
      </w:r>
      <w:r w:rsidRPr="00E32670">
        <w:rPr>
          <w:highlight w:val="yellow"/>
        </w:rPr>
        <w:t>Reimer et al. 2017</w:t>
      </w:r>
      <w:r w:rsidRPr="00CA4945">
        <w:t>).</w:t>
      </w:r>
    </w:p>
    <w:p w14:paraId="7A58193D" w14:textId="3402C4BC" w:rsidR="00D1665D" w:rsidRPr="00CA4945" w:rsidRDefault="003C5649" w:rsidP="001364A9">
      <w:pPr>
        <w:spacing w:line="360" w:lineRule="auto"/>
        <w:contextualSpacing/>
      </w:pPr>
      <w:r>
        <w:t>We found</w:t>
      </w:r>
      <w:r w:rsidR="000011D7" w:rsidRPr="00CA4945">
        <w:t xml:space="preserve"> taxa-specific T-S survival to</w:t>
      </w:r>
      <w:r>
        <w:t>lerances for 42 NIS</w:t>
      </w:r>
      <w:r w:rsidR="000011D7" w:rsidRPr="00CA4945">
        <w:t xml:space="preserve"> </w:t>
      </w:r>
      <w:r w:rsidR="000011D7" w:rsidRPr="00CA4945">
        <w:rPr>
          <w:highlight w:val="yellow"/>
        </w:rPr>
        <w:t>(Appendix A)</w:t>
      </w:r>
      <w:r w:rsidR="000011D7" w:rsidRPr="00CA4945">
        <w:t xml:space="preserve"> and T-S </w:t>
      </w:r>
      <w:commentRangeStart w:id="107"/>
      <w:r w:rsidRPr="003C5649">
        <w:rPr>
          <w:highlight w:val="cyan"/>
        </w:rPr>
        <w:t>reproductive</w:t>
      </w:r>
      <w:r>
        <w:t xml:space="preserve"> </w:t>
      </w:r>
      <w:commentRangeEnd w:id="107"/>
      <w:r>
        <w:rPr>
          <w:rStyle w:val="CommentReference"/>
          <w:rFonts w:ascii="Arial" w:eastAsia="Arial" w:hAnsi="Arial" w:cs="Arial"/>
          <w:color w:val="000000"/>
          <w:lang w:val="en-US" w:eastAsia="en-US"/>
        </w:rPr>
        <w:commentReference w:id="107"/>
      </w:r>
      <w:r>
        <w:t>tolerances for 29 NIS</w:t>
      </w:r>
      <w:r w:rsidR="000011D7" w:rsidRPr="00CA4945">
        <w:t xml:space="preserve"> </w:t>
      </w:r>
      <w:r w:rsidR="000011D7" w:rsidRPr="00CA4945">
        <w:rPr>
          <w:highlight w:val="yellow"/>
        </w:rPr>
        <w:t>(Appendix B)</w:t>
      </w:r>
      <w:r w:rsidR="000011D7" w:rsidRPr="00CA4945">
        <w:t>.</w:t>
      </w:r>
      <w:r w:rsidR="00CB2DA7" w:rsidRPr="00CA4945">
        <w:t xml:space="preserve"> </w:t>
      </w:r>
      <w:r w:rsidR="000011D7" w:rsidRPr="00CA4945">
        <w:t xml:space="preserve">We prioritized T-S thresholds from experimental or field-based studies, </w:t>
      </w:r>
      <w:r>
        <w:t xml:space="preserve">but </w:t>
      </w:r>
      <w:r w:rsidR="000011D7" w:rsidRPr="00CA4945">
        <w:t>use</w:t>
      </w:r>
      <w:r>
        <w:t>d</w:t>
      </w:r>
      <w:r w:rsidR="000011D7" w:rsidRPr="00CA4945">
        <w:t xml:space="preserve"> </w:t>
      </w:r>
      <w:r>
        <w:t>data inferred</w:t>
      </w:r>
      <w:r w:rsidR="000011D7" w:rsidRPr="00CA4945">
        <w:t xml:space="preserve"> </w:t>
      </w:r>
      <w:r>
        <w:t xml:space="preserve">from geographic distribution </w:t>
      </w:r>
      <w:r w:rsidR="000011D7" w:rsidRPr="00CA4945">
        <w:t>when necessary because we considered this source of data to be superior to no data.</w:t>
      </w:r>
      <w:r w:rsidR="00CB2DA7" w:rsidRPr="00CA4945">
        <w:t xml:space="preserve"> </w:t>
      </w:r>
      <w:r w:rsidR="007535BA" w:rsidRPr="00CA4945">
        <w:t xml:space="preserve">Survival thresholds were intended to represent the broadest range of temperatures and salinities that a given taxon could tolerate. </w:t>
      </w:r>
      <w:r>
        <w:t>S</w:t>
      </w:r>
      <w:r w:rsidR="00EE4709" w:rsidRPr="00CA4945">
        <w:t xml:space="preserve">urvival thresholds </w:t>
      </w:r>
      <w:r>
        <w:t xml:space="preserve">were therefore defned </w:t>
      </w:r>
      <w:r w:rsidR="00EE4709" w:rsidRPr="00CA4945">
        <w:t xml:space="preserve">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1364A9">
        <w:t>.</w:t>
      </w: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8" w:name="_65lsst1yvtve" w:colFirst="0" w:colLast="0"/>
      <w:bookmarkEnd w:id="108"/>
      <w:r>
        <w:lastRenderedPageBreak/>
        <w:t>Defining temperature and salinity of the Bering Sea</w:t>
      </w:r>
    </w:p>
    <w:p w14:paraId="36C5938C" w14:textId="77777777" w:rsidR="001C4E41" w:rsidRDefault="00560419" w:rsidP="001C4E41">
      <w:pPr>
        <w:spacing w:before="200" w:line="360" w:lineRule="auto"/>
        <w:contextualSpacing/>
        <w:rPr>
          <w:rFonts w:eastAsia="Calibri"/>
        </w:rPr>
      </w:pPr>
      <w:r>
        <w:rPr>
          <w:color w:val="000000" w:themeColor="text1"/>
        </w:rPr>
        <w:t xml:space="preserve">We compared taxa’s T-S thresholds to </w:t>
      </w:r>
      <w:r w:rsidRPr="00CA4945">
        <w:t>T-S values of the Bering Sea</w:t>
      </w:r>
      <w:r>
        <w:t xml:space="preserve">, which </w:t>
      </w:r>
      <w:r w:rsidR="00874591" w:rsidRPr="00CA4945">
        <w:rPr>
          <w:color w:val="000000" w:themeColor="text1"/>
        </w:rPr>
        <w:t>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00874591" w:rsidRPr="00CA4945">
        <w:rPr>
          <w:color w:val="000000" w:themeColor="text1"/>
        </w:rPr>
        <w:t>. Each ROMS was generated by downscaling one of three general circulation model (GCM): 1) CGCM3-t</w:t>
      </w:r>
      <w:r w:rsidR="001C4E41">
        <w:rPr>
          <w:color w:val="000000" w:themeColor="text1"/>
        </w:rPr>
        <w:t xml:space="preserve">47, 2) ECHO-G, and 3) MIROC3.2, which </w:t>
      </w:r>
      <w:r w:rsidR="00874591" w:rsidRPr="00CA4945">
        <w:rPr>
          <w:color w:val="000000" w:themeColor="text1"/>
        </w:rPr>
        <w:t xml:space="preserve">were </w:t>
      </w:r>
      <w:r w:rsidR="0097269F" w:rsidRPr="00CA4945">
        <w:rPr>
          <w:color w:val="000000" w:themeColor="text1"/>
        </w:rPr>
        <w:t>chosen</w:t>
      </w:r>
      <w:r w:rsidR="00874591"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00874591"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1C4E41">
        <w:rPr>
          <w:color w:val="000000" w:themeColor="text1"/>
        </w:rPr>
        <w:t>.</w:t>
      </w:r>
      <w:r w:rsidR="0097269F" w:rsidRPr="00CA4945">
        <w:rPr>
          <w:color w:val="000000" w:themeColor="text1"/>
        </w:rPr>
        <w:t xml:space="preserve"> </w:t>
      </w:r>
      <w:r w:rsidR="001C4E41" w:rsidRPr="00CA4945">
        <w:rPr>
          <w:rFonts w:eastAsia="Calibri"/>
        </w:rPr>
        <w:t xml:space="preserve">ROMS outputs provide weekly values of temperature and salinity across the Bering Sea with a 6-nautical mile spatial </w:t>
      </w:r>
      <w:r w:rsidR="001C4E41" w:rsidRPr="001C4E41">
        <w:rPr>
          <w:rFonts w:eastAsia="Calibri"/>
        </w:rPr>
        <w:t xml:space="preserve">resolution and for 10 vertical depth levels </w:t>
      </w:r>
      <w:r w:rsidR="001C4E41" w:rsidRPr="001C4E41">
        <w:rPr>
          <w:rFonts w:eastAsia="Calibri"/>
        </w:rPr>
        <w:fldChar w:fldCharType="begin" w:fldLock="1"/>
      </w:r>
      <w:r w:rsidR="001C4E41" w:rsidRPr="001C4E41">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1C4E41">
        <w:rPr>
          <w:rFonts w:eastAsia="Calibri"/>
        </w:rPr>
        <w:fldChar w:fldCharType="separate"/>
      </w:r>
      <w:r w:rsidR="001C4E41" w:rsidRPr="001C4E41">
        <w:rPr>
          <w:rFonts w:eastAsia="Calibri"/>
          <w:noProof/>
        </w:rPr>
        <w:t>(Hermann et al. 2016)</w:t>
      </w:r>
      <w:r w:rsidR="001C4E41" w:rsidRPr="001C4E41">
        <w:rPr>
          <w:rFonts w:eastAsia="Calibri"/>
        </w:rPr>
        <w:fldChar w:fldCharType="end"/>
      </w:r>
      <w:r w:rsidR="001C4E41" w:rsidRPr="001C4E41">
        <w:rPr>
          <w:rFonts w:eastAsia="Calibri"/>
        </w:rPr>
        <w:t xml:space="preserve">. We restricted our analyses to </w:t>
      </w:r>
      <w:r w:rsidR="001C4E41">
        <w:rPr>
          <w:rFonts w:eastAsia="Calibri"/>
        </w:rPr>
        <w:t>depths up to</w:t>
      </w:r>
      <w:r w:rsidR="001C4E41" w:rsidRPr="00CA4945">
        <w:rPr>
          <w:rFonts w:eastAsia="Calibri"/>
        </w:rPr>
        <w:t xml:space="preserve"> </w:t>
      </w:r>
      <w:r w:rsidR="001C4E41">
        <w:rPr>
          <w:rFonts w:eastAsia="Calibri"/>
        </w:rPr>
        <w:t>40 m, and</w:t>
      </w:r>
      <w:r w:rsidR="001C4E41" w:rsidRPr="00CA4945">
        <w:rPr>
          <w:rFonts w:eastAsia="Calibri"/>
        </w:rPr>
        <w:t xml:space="preserve"> summarized the depth dimension</w:t>
      </w:r>
      <w:r w:rsidR="001C4E41">
        <w:rPr>
          <w:rFonts w:eastAsia="Calibri"/>
        </w:rPr>
        <w:t xml:space="preserve"> for each pixel</w:t>
      </w:r>
      <w:r w:rsidR="001C4E41" w:rsidRPr="00CA4945">
        <w:rPr>
          <w:rFonts w:eastAsia="Calibri"/>
        </w:rPr>
        <w:t xml:space="preserve"> into a single value by taking the maximum T-S values. </w:t>
      </w:r>
    </w:p>
    <w:p w14:paraId="081B0D7F" w14:textId="77777777" w:rsidR="001C4E41" w:rsidRDefault="001C4E41" w:rsidP="001C4E41">
      <w:pPr>
        <w:spacing w:before="200" w:line="360" w:lineRule="auto"/>
        <w:contextualSpacing/>
        <w:rPr>
          <w:rFonts w:eastAsia="Calibri"/>
        </w:rPr>
      </w:pPr>
    </w:p>
    <w:p w14:paraId="5FA136F1" w14:textId="35F2CF20" w:rsidR="00BB5655" w:rsidRPr="001C4E41" w:rsidRDefault="001C4E41" w:rsidP="001C4E41">
      <w:pPr>
        <w:spacing w:before="200" w:line="360" w:lineRule="auto"/>
        <w:contextualSpacing/>
        <w:rPr>
          <w:rFonts w:eastAsia="Calibri"/>
        </w:rPr>
      </w:pPr>
      <w:r w:rsidRPr="00CA4945">
        <w:t xml:space="preserve">Projections </w:t>
      </w:r>
      <w:r>
        <w:t>were available for 37 years, from 2003 to 2039</w:t>
      </w:r>
      <w:r w:rsidRPr="00CA4945">
        <w:t xml:space="preserve">. </w:t>
      </w:r>
      <w:r w:rsidRPr="00CA4945">
        <w:rPr>
          <w:rFonts w:eastAsia="Calibri"/>
        </w:rPr>
        <w:t xml:space="preserve">We considered two 10-year study periods: current (2003-2012) and </w:t>
      </w:r>
      <w:commentRangeStart w:id="109"/>
      <w:r w:rsidRPr="00CA4945">
        <w:rPr>
          <w:rFonts w:eastAsia="Calibri"/>
          <w:highlight w:val="cyan"/>
        </w:rPr>
        <w:t>future</w:t>
      </w:r>
      <w:commentRangeEnd w:id="109"/>
      <w:r w:rsidRPr="00CA4945">
        <w:rPr>
          <w:rStyle w:val="CommentReference"/>
          <w:sz w:val="24"/>
          <w:szCs w:val="24"/>
        </w:rPr>
        <w:commentReference w:id="109"/>
      </w:r>
      <w:r w:rsidRPr="00CA4945">
        <w:rPr>
          <w:rFonts w:eastAsia="Calibri"/>
        </w:rPr>
        <w:t xml:space="preserve"> (2030-2039)</w:t>
      </w:r>
      <w:bookmarkStart w:id="110" w:name="_4v4jhbwuqx9t" w:colFirst="0" w:colLast="0"/>
      <w:bookmarkEnd w:id="110"/>
      <w:r w:rsidRPr="00CA4945">
        <w:rPr>
          <w:rFonts w:eastAsia="Calibri"/>
        </w:rPr>
        <w:t xml:space="preserve"> to explore potential changes in habitat suitability over time.</w:t>
      </w:r>
      <w:r>
        <w:rPr>
          <w:rFonts w:eastAsia="Calibri"/>
        </w:rPr>
        <w:t xml:space="preserve"> Projections </w:t>
      </w:r>
      <w:r w:rsidR="0097269F" w:rsidRPr="00CA4945">
        <w:rPr>
          <w:color w:val="000000" w:themeColor="text1"/>
        </w:rPr>
        <w:t xml:space="preserve">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00874591" w:rsidRPr="00CA4945">
        <w:rPr>
          <w:color w:val="000000" w:themeColor="text1"/>
        </w:rPr>
        <w:t xml:space="preserve">. Compared to other scenarios, the A1B scenario implies moderate greenhouse forcing mitigation. However, because all </w:t>
      </w:r>
      <w:r w:rsidR="00874591" w:rsidRPr="00CA4945">
        <w:t xml:space="preserve">scenarios generally track each other in the short-term, results from A1B GCMs do not differ substantially from other emission scenarios over the study period we considered (2003-2039; </w:t>
      </w:r>
      <w:r w:rsidR="00874591" w:rsidRPr="00CA4945">
        <w:rPr>
          <w:color w:val="222222"/>
        </w:rPr>
        <w:t>Nakićenović et al. 2000</w:t>
      </w:r>
      <w:r w:rsidR="00874591" w:rsidRPr="00CA4945">
        <w:t>).</w:t>
      </w:r>
    </w:p>
    <w:p w14:paraId="49C02C2C" w14:textId="77777777" w:rsidR="001C4E41" w:rsidRPr="00560419" w:rsidRDefault="001C4E41" w:rsidP="00560419">
      <w:pPr>
        <w:spacing w:line="360" w:lineRule="auto"/>
        <w:contextualSpacing/>
      </w:pPr>
    </w:p>
    <w:p w14:paraId="760E3BC0" w14:textId="76342F31" w:rsidR="00874591" w:rsidRPr="00CA4945" w:rsidRDefault="00874591" w:rsidP="00BB5655">
      <w:pPr>
        <w:pStyle w:val="Heading2"/>
      </w:pPr>
      <w:r w:rsidRPr="00CA4945">
        <w:t>Modeling habitat suitability</w:t>
      </w:r>
      <w:bookmarkStart w:id="111" w:name="_go101y7lehct" w:colFirst="0" w:colLast="0"/>
      <w:bookmarkEnd w:id="111"/>
    </w:p>
    <w:p w14:paraId="0D5FB968" w14:textId="7439AFCA"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12"/>
      <w:r w:rsidRPr="00CA4945">
        <w:rPr>
          <w:rFonts w:ascii="Times New Roman" w:hAnsi="Times New Roman" w:cs="Times New Roman"/>
          <w:sz w:val="24"/>
          <w:szCs w:val="24"/>
        </w:rPr>
        <w:t xml:space="preserve">1) year-round survival, 2) weekly survival, and 3) weekly reproduction. </w:t>
      </w:r>
      <w:commentRangeEnd w:id="112"/>
      <w:r w:rsidR="004D0EA5">
        <w:rPr>
          <w:rStyle w:val="CommentReference"/>
        </w:rPr>
        <w:commentReference w:id="112"/>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w:t>
      </w:r>
      <w:r w:rsidR="00670AC1">
        <w:rPr>
          <w:rFonts w:ascii="Times New Roman" w:hAnsi="Times New Roman" w:cs="Times New Roman"/>
          <w:sz w:val="24"/>
          <w:szCs w:val="24"/>
        </w:rPr>
        <w:t>.</w:t>
      </w:r>
      <w:r w:rsidRPr="00CA4945">
        <w:rPr>
          <w:rFonts w:ascii="Times New Roman" w:hAnsi="Times New Roman" w:cs="Times New Roman"/>
          <w:sz w:val="24"/>
          <w:szCs w:val="24"/>
        </w:rPr>
        <w:t xml:space="preserve"> </w:t>
      </w:r>
      <w:r w:rsidR="00670AC1">
        <w:rPr>
          <w:rFonts w:ascii="Times New Roman" w:hAnsi="Times New Roman" w:cs="Times New Roman"/>
          <w:sz w:val="24"/>
          <w:szCs w:val="24"/>
        </w:rPr>
        <w:t>R</w:t>
      </w:r>
      <w:r w:rsidRPr="00CA4945">
        <w:rPr>
          <w:rFonts w:ascii="Times New Roman" w:hAnsi="Times New Roman" w:cs="Times New Roman"/>
          <w:sz w:val="24"/>
          <w:szCs w:val="24"/>
        </w:rPr>
        <w:t>esults were</w:t>
      </w:r>
      <w:r w:rsidR="00670AC1">
        <w:rPr>
          <w:rFonts w:ascii="Times New Roman" w:hAnsi="Times New Roman" w:cs="Times New Roman"/>
          <w:sz w:val="24"/>
          <w:szCs w:val="24"/>
        </w:rPr>
        <w:t xml:space="preserve"> then</w:t>
      </w:r>
      <w:r w:rsidRPr="00CA4945">
        <w:rPr>
          <w:rFonts w:ascii="Times New Roman" w:hAnsi="Times New Roman" w:cs="Times New Roman"/>
          <w:sz w:val="24"/>
          <w:szCs w:val="24"/>
        </w:rPr>
        <w:t xml:space="preserve"> summarized across taxa</w:t>
      </w:r>
      <w:r w:rsidR="00670AC1">
        <w:rPr>
          <w:rFonts w:ascii="Times New Roman" w:hAnsi="Times New Roman" w:cs="Times New Roman"/>
          <w:sz w:val="24"/>
          <w:szCs w:val="24"/>
        </w:rPr>
        <w:t xml:space="preserve"> and averaged across all three ROMS</w:t>
      </w:r>
      <w:r w:rsidRPr="00CA4945">
        <w:rPr>
          <w:rFonts w:ascii="Times New Roman" w:hAnsi="Times New Roman" w:cs="Times New Roman"/>
          <w:sz w:val="24"/>
          <w:szCs w:val="24"/>
        </w:rPr>
        <w:t>.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113" w:name="_tsqvpqt531zu" w:colFirst="0" w:colLast="0"/>
      <w:bookmarkEnd w:id="113"/>
      <w:r w:rsidRPr="00CA4945">
        <w:lastRenderedPageBreak/>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114"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115"/>
      <w:del w:id="116"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115"/>
        <w:r w:rsidR="002440E1" w:rsidRPr="00CA4945" w:rsidDel="00E32670">
          <w:rPr>
            <w:rStyle w:val="CommentReference"/>
            <w:sz w:val="24"/>
            <w:szCs w:val="24"/>
          </w:rPr>
          <w:commentReference w:id="115"/>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117"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118"/>
      <w:r w:rsidRPr="00CA4945">
        <w:t xml:space="preserve">positive change </w:t>
      </w:r>
      <w:commentRangeEnd w:id="118"/>
      <w:r w:rsidR="00E32670">
        <w:rPr>
          <w:rStyle w:val="CommentReference"/>
          <w:rFonts w:ascii="Arial" w:eastAsia="Arial" w:hAnsi="Arial" w:cs="Arial"/>
          <w:color w:val="000000"/>
          <w:lang w:val="en-US" w:eastAsia="en-US"/>
        </w:rPr>
        <w:commentReference w:id="118"/>
      </w:r>
      <w:r w:rsidRPr="00CA4945">
        <w:t xml:space="preserve">by the total number of pixels in our study area, and multiplying by 100. </w:t>
      </w:r>
      <w:commentRangeStart w:id="119"/>
      <w:r w:rsidRPr="00CA4945">
        <w:t xml:space="preserve">Percent decrease </w:t>
      </w:r>
      <w:commentRangeEnd w:id="119"/>
      <w:r w:rsidR="002440E1" w:rsidRPr="00CA4945">
        <w:rPr>
          <w:rStyle w:val="CommentReference"/>
          <w:sz w:val="24"/>
          <w:szCs w:val="24"/>
        </w:rPr>
        <w:commentReference w:id="119"/>
      </w:r>
      <w:del w:id="120" w:author="Amanda Droghini" w:date="2018-03-21T22:21:00Z">
        <w:r w:rsidRPr="00CA4945" w:rsidDel="00E32670">
          <w:delText>in suitable area</w:delText>
        </w:r>
      </w:del>
      <w:r w:rsidRPr="00CA4945">
        <w:t xml:space="preserve"> was similarly calculated</w:t>
      </w:r>
      <w:del w:id="121"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22" w:name="_rop02eo1ktca" w:colFirst="0" w:colLast="0"/>
      <w:bookmarkEnd w:id="122"/>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23" w:name="_3wi5gvsme5f5" w:colFirst="0" w:colLast="0"/>
      <w:bookmarkEnd w:id="123"/>
      <w:r w:rsidRPr="00CA4945">
        <w:t>Vessel traffic</w:t>
      </w:r>
    </w:p>
    <w:p w14:paraId="7CE7E36F" w14:textId="25D0E8A4" w:rsidR="00723773" w:rsidRPr="00CA4945" w:rsidRDefault="00874591" w:rsidP="00DA0128">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 xml:space="preserve">Alaska’s Vessel </w:t>
      </w:r>
      <w:r w:rsidR="00C85BB3" w:rsidRPr="00CA4945">
        <w:lastRenderedPageBreak/>
        <w:t>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BD2CAC9" w14:textId="5011508F" w:rsidR="00723773" w:rsidRDefault="00874591" w:rsidP="00DA0128">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124" w:author="Amanda Droghini" w:date="2018-03-21T22:22:00Z">
        <w:r w:rsidRPr="00CA4945" w:rsidDel="00E32670">
          <w:delText>For vessel landings, w</w:delText>
        </w:r>
      </w:del>
      <w:ins w:id="125" w:author="Amanda Droghini" w:date="2018-03-21T22:22:00Z">
        <w:r w:rsidR="00E32670">
          <w:t>W</w:t>
        </w:r>
      </w:ins>
      <w:r w:rsidRPr="00CA4945">
        <w:t xml:space="preserve">e queried Ship Arrival Records </w:t>
      </w:r>
      <w:ins w:id="126"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127" w:author="Amanda Droghini" w:date="2018-03-21T22:22:00Z">
        <w:r w:rsidRPr="00CA4945" w:rsidDel="00E32670">
          <w:delText>,</w:delText>
        </w:r>
      </w:del>
      <w:del w:id="128"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129"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434C5577" w14:textId="77777777" w:rsidR="001C4E41" w:rsidRPr="00DA0128" w:rsidRDefault="001C4E41" w:rsidP="00DA0128">
      <w:pPr>
        <w:spacing w:line="360" w:lineRule="auto"/>
        <w:contextualSpacing/>
        <w:rPr>
          <w:rFonts w:eastAsia="Arial Unicode MS"/>
        </w:rPr>
      </w:pPr>
    </w:p>
    <w:p w14:paraId="2F9B6E71" w14:textId="62779610" w:rsidR="00025CF5" w:rsidRDefault="00757DB6" w:rsidP="00DA0128">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0C4C9DE" w14:textId="77777777" w:rsidR="001C4E41" w:rsidRPr="00CA4945" w:rsidRDefault="001C4E41" w:rsidP="00DA0128">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xml:space="preserve">. These vessels were identified by linking NMFS fishing permit and U.S. Coast Guard numbers to the International Maritime Organization (IMO) vessel </w:t>
      </w:r>
      <w:r w:rsidR="00874591" w:rsidRPr="00CA4945">
        <w:lastRenderedPageBreak/>
        <w:t>identifiers in the NBIC data via a NMFS vessel database (st.nmfs.noaa.gov/co</w:t>
      </w:r>
      <w:r>
        <w:t>ast-guard-vessel-search/index).</w:t>
      </w:r>
    </w:p>
    <w:p w14:paraId="60EFCA99" w14:textId="77777777" w:rsidR="00723773" w:rsidRPr="00CA4945" w:rsidRDefault="00874591" w:rsidP="00BB5655">
      <w:pPr>
        <w:pStyle w:val="Heading1"/>
      </w:pPr>
      <w:bookmarkStart w:id="130" w:name="_5gdnwtfpo87" w:colFirst="0" w:colLast="0"/>
      <w:bookmarkEnd w:id="130"/>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131"/>
      <w:ins w:id="132" w:author="Amanda Droghini" w:date="2018-02-08T21:44:00Z">
        <w:r w:rsidR="00AC39F9">
          <w:t>1/3 of the taxa we considered had minimum temperature toleranc</w:t>
        </w:r>
      </w:ins>
      <w:ins w:id="133" w:author="Amanda Droghini" w:date="2018-02-08T21:45:00Z">
        <w:r w:rsidR="00AC39F9">
          <w:t>es</w:t>
        </w:r>
      </w:ins>
      <w:ins w:id="134" w:author="Amanda Droghini" w:date="2018-02-08T21:44:00Z">
        <w:r w:rsidR="00AC39F9">
          <w:t xml:space="preserve"> </w:t>
        </w:r>
      </w:ins>
      <w:ins w:id="135" w:author="Amanda Droghini" w:date="2018-02-08T21:45:00Z">
        <w:r w:rsidR="00AC39F9">
          <w:t xml:space="preserve">of 0C </w:t>
        </w:r>
        <w:commentRangeEnd w:id="131"/>
        <w:r w:rsidR="00AC39F9">
          <w:rPr>
            <w:rStyle w:val="CommentReference"/>
          </w:rPr>
          <w:commentReference w:id="131"/>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36"/>
      <w:r>
        <w:rPr>
          <w:rFonts w:eastAsia="Calibri"/>
        </w:rPr>
        <w:t>Species with max salinity tolerances &lt;=30ppt have little survival habitat.</w:t>
      </w:r>
      <w:commentRangeEnd w:id="136"/>
      <w:r>
        <w:rPr>
          <w:rStyle w:val="CommentReference"/>
          <w:rFonts w:ascii="Arial" w:eastAsia="Arial" w:hAnsi="Arial" w:cs="Arial"/>
          <w:color w:val="000000"/>
          <w:lang w:val="en-US" w:eastAsia="en-US"/>
        </w:rPr>
        <w:commentReference w:id="136"/>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137"/>
      <w:r w:rsidRPr="00CA4945">
        <w:rPr>
          <w:rFonts w:eastAsia="Calibri"/>
        </w:rPr>
        <w:t xml:space="preserve">(Figure </w:t>
      </w:r>
      <w:r w:rsidR="00FE742F">
        <w:rPr>
          <w:rFonts w:eastAsia="Calibri"/>
        </w:rPr>
        <w:t>3</w:t>
      </w:r>
      <w:r w:rsidRPr="00CA4945">
        <w:rPr>
          <w:rFonts w:eastAsia="Calibri"/>
        </w:rPr>
        <w:t>)</w:t>
      </w:r>
      <w:commentRangeEnd w:id="137"/>
      <w:r w:rsidR="00FE742F">
        <w:rPr>
          <w:rStyle w:val="CommentReference"/>
          <w:rFonts w:ascii="Arial" w:eastAsia="Arial" w:hAnsi="Arial" w:cs="Arial"/>
          <w:color w:val="000000"/>
          <w:lang w:val="en-US" w:eastAsia="en-US"/>
        </w:rPr>
        <w:commentReference w:id="137"/>
      </w:r>
      <w:r w:rsidRPr="00CA4945">
        <w:rPr>
          <w:rFonts w:eastAsia="Calibri"/>
        </w:rPr>
        <w:t xml:space="preserve">. By 2039, </w:t>
      </w:r>
      <w:commentRangeStart w:id="138"/>
      <w:r w:rsidR="00FE742F">
        <w:rPr>
          <w:rFonts w:eastAsia="Calibri"/>
        </w:rPr>
        <w:t>76.6%</w:t>
      </w:r>
      <w:commentRangeEnd w:id="138"/>
      <w:r w:rsidR="00FE742F">
        <w:rPr>
          <w:rStyle w:val="CommentReference"/>
          <w:rFonts w:ascii="Arial" w:eastAsia="Arial" w:hAnsi="Arial" w:cs="Arial"/>
          <w:color w:val="000000"/>
          <w:lang w:val="en-US" w:eastAsia="en-US"/>
        </w:rPr>
        <w:commentReference w:id="138"/>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39"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40"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41" w:author="Amanda Droghini" w:date="2018-02-17T08:51:00Z"/>
        </w:rPr>
        <w:pPrChange w:id="142" w:author="Amanda Droghini" w:date="2018-02-17T08:51:00Z">
          <w:pPr>
            <w:spacing w:before="200" w:line="360" w:lineRule="auto"/>
            <w:contextualSpacing/>
          </w:pPr>
        </w:pPrChange>
      </w:pPr>
      <w:del w:id="143"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44"/>
      <w:r w:rsidRPr="00CA4945">
        <w:t>Figure 4</w:t>
      </w:r>
      <w:commentRangeEnd w:id="144"/>
      <w:r w:rsidRPr="00CA4945">
        <w:commentReference w:id="144"/>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45"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46" w:author="Amanda Droghini" w:date="2018-02-04T09:17:00Z"/>
        </w:rPr>
      </w:pPr>
      <w:commentRangeStart w:id="147"/>
      <w:del w:id="148"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47"/>
    <w:p w14:paraId="64C2349D" w14:textId="5D951227" w:rsidR="001B0CB7" w:rsidRPr="004E6C5F" w:rsidRDefault="000436EB" w:rsidP="004E6C5F">
      <w:pPr>
        <w:spacing w:line="360" w:lineRule="auto"/>
        <w:contextualSpacing/>
        <w:rPr>
          <w:lang w:val="en-US"/>
        </w:rPr>
      </w:pPr>
      <w:r>
        <w:rPr>
          <w:rStyle w:val="CommentReference"/>
        </w:rPr>
        <w:commentReference w:id="147"/>
      </w:r>
      <w:r w:rsidR="00AF4943" w:rsidRPr="00CA4945">
        <w:t>Suitable habitat for reproduction was identified for 20 to 24 species (</w:t>
      </w:r>
      <w:commentRangeStart w:id="149"/>
      <w:r w:rsidR="00AF4943" w:rsidRPr="00CA4945">
        <w:t>out of 29</w:t>
      </w:r>
      <w:commentRangeEnd w:id="149"/>
      <w:r w:rsidR="000B2DA9">
        <w:rPr>
          <w:rStyle w:val="CommentReference"/>
          <w:rFonts w:ascii="Arial" w:eastAsia="Arial" w:hAnsi="Arial" w:cs="Arial"/>
          <w:color w:val="000000"/>
          <w:lang w:val="en-US" w:eastAsia="en-US"/>
        </w:rPr>
        <w:commentReference w:id="149"/>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50"/>
      <w:r w:rsidR="004E6C5F" w:rsidRPr="004E6C5F">
        <w:rPr>
          <w:highlight w:val="yellow"/>
        </w:rPr>
        <w:t>Species that require temperatures</w:t>
      </w:r>
      <w:commentRangeEnd w:id="150"/>
      <w:r w:rsidR="004E6C5F" w:rsidRPr="004E6C5F">
        <w:rPr>
          <w:rStyle w:val="CommentReference"/>
          <w:rFonts w:ascii="Arial" w:eastAsia="Arial" w:hAnsi="Arial" w:cs="Arial"/>
          <w:color w:val="000000"/>
          <w:highlight w:val="yellow"/>
          <w:lang w:val="en-US" w:eastAsia="en-US"/>
        </w:rPr>
        <w:commentReference w:id="150"/>
      </w:r>
      <w:r w:rsidR="004E6C5F" w:rsidRPr="004E6C5F">
        <w:rPr>
          <w:highlight w:val="yellow"/>
        </w:rPr>
        <w:t xml:space="preserve"> </w:t>
      </w:r>
      <w:r w:rsidR="004E6C5F" w:rsidRPr="004E6C5F">
        <w:rPr>
          <w:highlight w:val="yellow"/>
          <w:lang w:val="en-US"/>
        </w:rPr>
        <w:t>&gt;= 15</w:t>
      </w:r>
      <w:r w:rsidR="004E6C5F" w:rsidRPr="004E6C5F">
        <w:rPr>
          <w:highlight w:val="yellow"/>
        </w:rPr>
        <w:t>°C</w:t>
      </w:r>
      <w:del w:id="151" w:author="Amanda Droghini" w:date="2018-03-16T10:29:00Z">
        <w:r w:rsidR="004E6C5F" w:rsidRPr="004E6C5F" w:rsidDel="00E52D10">
          <w:rPr>
            <w:highlight w:val="yellow"/>
          </w:rPr>
          <w:delText xml:space="preserve"> </w:delText>
        </w:r>
      </w:del>
      <w:ins w:id="152" w:author="Amanda Droghini" w:date="2018-03-16T10:29:00Z">
        <w:r w:rsidR="00E52D10">
          <w:rPr>
            <w:highlight w:val="yellow"/>
          </w:rPr>
          <w:t xml:space="preserve">, were not found to have </w:t>
        </w:r>
      </w:ins>
      <w:ins w:id="153" w:author="Amanda Droghini" w:date="2018-03-16T10:31:00Z">
        <w:r w:rsidR="009C74B1">
          <w:rPr>
            <w:highlight w:val="yellow"/>
          </w:rPr>
          <w:t xml:space="preserve">suitable </w:t>
        </w:r>
      </w:ins>
      <w:ins w:id="154" w:author="Amanda Droghini" w:date="2018-03-16T10:29:00Z">
        <w:r w:rsidR="00E52D10">
          <w:rPr>
            <w:highlight w:val="yellow"/>
          </w:rPr>
          <w:t>reproductive conditions</w:t>
        </w:r>
      </w:ins>
      <w:del w:id="155"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56" w:author="Amanda Droghini" w:date="2018-03-16T10:31:00Z">
        <w:r w:rsidR="009C74B1">
          <w:rPr>
            <w:highlight w:val="yellow"/>
          </w:rPr>
          <w:t xml:space="preserve">NIS that only required </w:t>
        </w:r>
      </w:ins>
      <w:del w:id="157" w:author="Amanda Droghini" w:date="2018-03-16T10:31:00Z">
        <w:r w:rsidR="004E6C5F" w:rsidRPr="004E6C5F" w:rsidDel="009C74B1">
          <w:rPr>
            <w:highlight w:val="yellow"/>
          </w:rPr>
          <w:delText>Species =</w:delText>
        </w:r>
      </w:del>
      <w:r w:rsidR="004E6C5F" w:rsidRPr="004E6C5F">
        <w:rPr>
          <w:highlight w:val="yellow"/>
        </w:rPr>
        <w:t xml:space="preserve"> 12C</w:t>
      </w:r>
      <w:ins w:id="158"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59" w:author="Amanda Droghini" w:date="2018-03-16T10:31:00Z">
        <w:r w:rsidR="009C74B1">
          <w:rPr>
            <w:highlight w:val="yellow"/>
          </w:rPr>
          <w:t xml:space="preserve"> of reprodutction </w:t>
        </w:r>
        <w:r w:rsidR="009C74B1">
          <w:rPr>
            <w:highlight w:val="yellow"/>
          </w:rPr>
          <w:lastRenderedPageBreak/>
          <w:t xml:space="preserve">within the study area.  </w:t>
        </w:r>
      </w:ins>
      <w:ins w:id="160" w:author="Amanda Droghini" w:date="2018-03-16T10:32:00Z">
        <w:r w:rsidR="009C74B1">
          <w:rPr>
            <w:highlight w:val="yellow"/>
          </w:rPr>
          <w:t xml:space="preserve">While NIS that required only </w:t>
        </w:r>
      </w:ins>
      <w:del w:id="161" w:author="Amanda Droghini" w:date="2018-03-16T10:32:00Z">
        <w:r w:rsidR="004E6C5F" w:rsidRPr="004E6C5F" w:rsidDel="009C74B1">
          <w:rPr>
            <w:highlight w:val="yellow"/>
          </w:rPr>
          <w:delText>, while species =</w:delText>
        </w:r>
      </w:del>
      <w:r w:rsidR="004E6C5F" w:rsidRPr="004E6C5F">
        <w:rPr>
          <w:highlight w:val="yellow"/>
        </w:rPr>
        <w:t xml:space="preserve">10C </w:t>
      </w:r>
      <w:ins w:id="162"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63"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64"/>
      <w:r w:rsidR="0034065B" w:rsidRPr="00CA4945">
        <w:t>several species had less than one week of suitable habitat</w:t>
      </w:r>
      <w:commentRangeEnd w:id="164"/>
      <w:r w:rsidR="0034065B">
        <w:rPr>
          <w:rStyle w:val="CommentReference"/>
        </w:rPr>
        <w:commentReference w:id="164"/>
      </w:r>
      <w:r w:rsidR="0034065B" w:rsidRPr="00CA4945">
        <w:t xml:space="preserve">, and </w:t>
      </w:r>
      <w:commentRangeStart w:id="165"/>
      <w:r w:rsidR="0034065B" w:rsidRPr="00CA4945">
        <w:t xml:space="preserve">an average of </w:t>
      </w:r>
      <w:commentRangeEnd w:id="165"/>
      <w:r w:rsidR="0034065B">
        <w:rPr>
          <w:rStyle w:val="CommentReference"/>
        </w:rPr>
        <w:commentReference w:id="165"/>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66" w:author="Amanda Droghini" w:date="2018-03-16T10:33:00Z">
        <w:r w:rsidR="009C74B1">
          <w:t xml:space="preserve">were primarily limited by salt conditions, </w:t>
        </w:r>
      </w:ins>
      <w:r w:rsidR="0034065B" w:rsidRPr="00CA4945">
        <w:t>requir</w:t>
      </w:r>
      <w:ins w:id="167" w:author="Amanda Droghini" w:date="2018-03-16T10:33:00Z">
        <w:r w:rsidR="009C74B1">
          <w:t>ing</w:t>
        </w:r>
      </w:ins>
      <w:del w:id="168"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69"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70"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429C303F" w14:textId="2D39BE6C" w:rsidR="0034065B" w:rsidRDefault="00874591" w:rsidP="00DA0128">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71"/>
      <w:r w:rsidR="0034065B" w:rsidRPr="00CA4945">
        <w:rPr>
          <w:rFonts w:eastAsia="Calibri"/>
          <w:highlight w:val="white"/>
        </w:rPr>
        <w:t>Alaska</w:t>
      </w:r>
      <w:commentRangeEnd w:id="171"/>
      <w:r w:rsidR="0034065B" w:rsidRPr="00CA4945">
        <w:commentReference w:id="171"/>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72"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73"/>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73"/>
      <w:r w:rsidR="00E05BC2">
        <w:rPr>
          <w:rStyle w:val="CommentReference"/>
        </w:rPr>
        <w:commentReference w:id="173"/>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74"/>
      <w:r w:rsidR="0034065B" w:rsidRPr="00CA4945">
        <w:rPr>
          <w:rFonts w:eastAsia="Calibri"/>
          <w:highlight w:val="white"/>
        </w:rPr>
        <w:t>Figure 6</w:t>
      </w:r>
      <w:commentRangeEnd w:id="174"/>
      <w:r w:rsidR="0034065B" w:rsidRPr="00CA4945">
        <w:commentReference w:id="174"/>
      </w:r>
      <w:r w:rsidR="0034065B" w:rsidRPr="00CA4945">
        <w:rPr>
          <w:rFonts w:eastAsia="Calibri"/>
          <w:highlight w:val="white"/>
        </w:rPr>
        <w:t xml:space="preserve">). </w:t>
      </w:r>
    </w:p>
    <w:p w14:paraId="2BD77DAA" w14:textId="0BD9AD7D" w:rsidR="00530190" w:rsidRPr="00E05BC2" w:rsidRDefault="0034065B" w:rsidP="00E05BC2">
      <w:pPr>
        <w:spacing w:before="200" w:line="360" w:lineRule="auto"/>
        <w:contextualSpacing/>
        <w:rPr>
          <w:highlight w:val="white"/>
        </w:rPr>
      </w:pPr>
      <w:commentRangeStart w:id="175"/>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75"/>
      <w:r w:rsidRPr="00CA4945">
        <w:commentReference w:id="175"/>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76"/>
      <w:r w:rsidRPr="00CA4945">
        <w:rPr>
          <w:rFonts w:eastAsia="Calibri"/>
          <w:highlight w:val="white"/>
        </w:rPr>
        <w:t>Figure 5a</w:t>
      </w:r>
      <w:commentRangeEnd w:id="176"/>
      <w:r w:rsidRPr="00CA4945">
        <w:commentReference w:id="176"/>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 xml:space="preserve">=120). However, from VMS data, which predominantly includes smaller fishing vessels that do not report to the USCG, an overwhelming majority of </w:t>
      </w:r>
      <w:r w:rsidR="00874591" w:rsidRPr="00CA4945">
        <w:rPr>
          <w:rFonts w:eastAsia="Calibri"/>
          <w:highlight w:val="white"/>
        </w:rPr>
        <w:lastRenderedPageBreak/>
        <w:t>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77" w:author="Amanda Droghini" w:date="2018-03-21T22:24:00Z">
        <w:r w:rsidRPr="00CA4945" w:rsidDel="00E32670">
          <w:rPr>
            <w:rFonts w:eastAsia="Calibri"/>
            <w:highlight w:val="white"/>
          </w:rPr>
          <w:delText>Ballast water exchange data revealed a different pattern than the ship arrival records: w</w:delText>
        </w:r>
      </w:del>
      <w:ins w:id="178" w:author="Amanda Droghini" w:date="2018-03-21T22:24:00Z">
        <w:r w:rsidR="00E32670">
          <w:rPr>
            <w:rFonts w:eastAsia="Calibri"/>
            <w:highlight w:val="white"/>
          </w:rPr>
          <w:t>W</w:t>
        </w:r>
      </w:ins>
      <w:r w:rsidRPr="00CA4945">
        <w:rPr>
          <w:rFonts w:eastAsia="Calibri"/>
          <w:highlight w:val="white"/>
        </w:rPr>
        <w:t>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79" w:name="_wsrma7mknuak" w:colFirst="0" w:colLast="0"/>
      <w:bookmarkEnd w:id="179"/>
      <w:r w:rsidRPr="00CA4945">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80"/>
      <w:r w:rsidR="004D442F">
        <w:t>[..]</w:t>
      </w:r>
      <w:commentRangeEnd w:id="180"/>
      <w:r w:rsidR="004D442F">
        <w:rPr>
          <w:rStyle w:val="CommentReference"/>
          <w:rFonts w:ascii="Arial" w:eastAsia="Arial" w:hAnsi="Arial" w:cs="Arial"/>
          <w:color w:val="000000"/>
          <w:lang w:val="en-US" w:eastAsia="en-US"/>
        </w:rPr>
        <w:commentReference w:id="180"/>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6F4DFDF4" w:rsidR="007909FD" w:rsidRDefault="00E46D10" w:rsidP="00E46D10">
      <w:pPr>
        <w:spacing w:line="360" w:lineRule="auto"/>
        <w:contextualSpacing/>
        <w:rPr>
          <w:ins w:id="181"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 XX)</w:t>
      </w:r>
      <w:r>
        <w:t xml:space="preserve">. This </w:t>
      </w:r>
      <w:r>
        <w:lastRenderedPageBreak/>
        <w:t xml:space="preserve">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82" w:author="Amanda Droghini" w:date="2018-03-21T22:31:00Z">
        <w:r>
          <w:t xml:space="preserve">, both in terms of </w:t>
        </w:r>
      </w:ins>
      <w:r>
        <w:t xml:space="preserve">its </w:t>
      </w:r>
      <w:ins w:id="183" w:author="Amanda Droghini" w:date="2018-03-21T22:31:00Z">
        <w:r>
          <w:t>hydrolog</w:t>
        </w:r>
      </w:ins>
      <w:r>
        <w:t xml:space="preserve">y </w:t>
      </w:r>
      <w:ins w:id="184" w:author="Amanda Droghini" w:date="2018-03-21T22:31:00Z">
        <w:r>
          <w:t xml:space="preserve">and </w:t>
        </w:r>
      </w:ins>
      <w:r>
        <w:t xml:space="preserve">its </w:t>
      </w:r>
      <w:ins w:id="185" w:author="Amanda Droghini" w:date="2018-03-21T22:31:00Z">
        <w:r>
          <w:t>species assemblage,</w:t>
        </w:r>
      </w:ins>
      <w:r>
        <w:t xml:space="preserve"> and its seasonal dynamics are driven, to a large extent, by the presence, timing, and extent of sea ice </w:t>
      </w:r>
      <w:r>
        <w:fldChar w:fldCharType="begin" w:fldLock="1"/>
      </w:r>
      <w:r w:rsidR="006B5E37">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86"/>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Pr="007B56BF">
        <w:rPr>
          <w:highlight w:val="yellow"/>
        </w:rPr>
        <w:t>(Fig. XX)</w:t>
      </w:r>
      <w:r>
        <w:t>.</w:t>
      </w:r>
      <w:commentRangeEnd w:id="186"/>
      <w:r>
        <w:rPr>
          <w:rStyle w:val="CommentReference"/>
          <w:rFonts w:ascii="Arial" w:eastAsia="Arial" w:hAnsi="Arial" w:cs="Arial"/>
          <w:color w:val="000000"/>
          <w:lang w:val="en-US" w:eastAsia="en-US"/>
        </w:rPr>
        <w:commentReference w:id="186"/>
      </w:r>
      <w:r>
        <w:t xml:space="preserve"> </w:t>
      </w:r>
      <w:r w:rsidRPr="00E46D10">
        <w:rPr>
          <w:highlight w:val="cyan"/>
        </w:rPr>
        <w:t>[[briefly talk about importance of seasonality – winter]]:</w:t>
      </w:r>
      <w:r>
        <w:t xml:space="preserve"> </w:t>
      </w:r>
      <w:r w:rsidR="00A44B6F">
        <w:rPr>
          <w:lang w:val="en-US"/>
        </w:rPr>
        <w:t>Of the 42 taxa we considered, a</w:t>
      </w:r>
      <w:r w:rsidR="00B75A0A">
        <w:t xml:space="preserve">ll </w:t>
      </w:r>
      <w:r w:rsidR="00A44B6F">
        <w:t>were predicted to</w:t>
      </w:r>
      <w:r w:rsidR="00B75A0A" w:rsidRPr="00CA4945">
        <w:t xml:space="preserve"> survive </w:t>
      </w:r>
      <w:r w:rsidR="00A44B6F">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87"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426FC546" w14:textId="61A2CDAE" w:rsidR="004D36DB" w:rsidRDefault="00072121" w:rsidP="00114E82">
      <w:pPr>
        <w:spacing w:line="360" w:lineRule="auto"/>
        <w:contextualSpacing/>
        <w:rPr>
          <w:ins w:id="188" w:author="Amanda Droghini" w:date="2018-03-21T22:30:00Z"/>
        </w:rPr>
      </w:pPr>
      <w:r>
        <w:t xml:space="preserve">Suitable habitat for reproduction and development also exist, </w:t>
      </w:r>
      <w:r>
        <w:rPr>
          <w:highlight w:val="cyan"/>
        </w:rPr>
        <w:t>and</w:t>
      </w:r>
      <w:r w:rsidRPr="000A4DAA">
        <w:rPr>
          <w:highlight w:val="cyan"/>
        </w:rPr>
        <w:t xml:space="preserve"> most (21 of 29) of the </w:t>
      </w:r>
      <w:r>
        <w:rPr>
          <w:highlight w:val="cyan"/>
        </w:rPr>
        <w:t>taxa we evaluated</w:t>
      </w:r>
      <w:r w:rsidRPr="000A4DAA">
        <w:rPr>
          <w:highlight w:val="cyan"/>
        </w:rPr>
        <w:t xml:space="preserve"> had at least one week of suitable reproductive habitat</w:t>
      </w:r>
      <w:r>
        <w:rPr>
          <w:highlight w:val="cyan"/>
        </w:rPr>
        <w:t xml:space="preserve">. </w:t>
      </w:r>
      <w:r>
        <w:t xml:space="preserve">However, taxa with long brooding or development periods may be limited by the Bering Sea’s short summer season. </w:t>
      </w:r>
      <w:r w:rsidR="0026340C">
        <w:rPr>
          <w:highlight w:val="cyan"/>
        </w:rPr>
        <w:t xml:space="preserve">Very few studies have modeled potential reproductive habitat in the Arctic, despite the potential for cold temperatures to affect larval survival, development, and recruitment (de Rivera et al. 2007.. need more) </w:t>
      </w:r>
      <w:r w:rsidR="00FF6353">
        <w:rPr>
          <w:highlight w:val="cyan"/>
        </w:rPr>
        <w:t>T</w:t>
      </w:r>
      <w:r w:rsidR="004E6C5F">
        <w:rPr>
          <w:highlight w:val="cyan"/>
        </w:rPr>
        <w:t xml:space="preserve">axa that require </w:t>
      </w:r>
      <w:r w:rsidR="00FF6353">
        <w:rPr>
          <w:highlight w:val="cyan"/>
        </w:rPr>
        <w:t xml:space="preserve">salinities &lt; 30 ppt or </w:t>
      </w:r>
      <w:r w:rsidR="004E6C5F">
        <w:rPr>
          <w:highlight w:val="cyan"/>
        </w:rPr>
        <w:t>temperatures above 10C</w:t>
      </w:r>
      <w:r w:rsidR="00FF6353">
        <w:rPr>
          <w:highlight w:val="cyan"/>
        </w:rPr>
        <w:t xml:space="preserve"> for reproduction or development</w:t>
      </w:r>
      <w:r w:rsidR="004E6C5F">
        <w:rPr>
          <w:highlight w:val="cyan"/>
        </w:rPr>
        <w:t xml:space="preserve">, </w:t>
      </w:r>
      <w:r w:rsidR="00FF6353">
        <w:rPr>
          <w:highlight w:val="cyan"/>
        </w:rPr>
        <w:t xml:space="preserve">have limited suitable habitat in </w:t>
      </w:r>
      <w:r w:rsidR="00A41DF2" w:rsidRPr="000A4DAA">
        <w:rPr>
          <w:highlight w:val="cyan"/>
        </w:rPr>
        <w:t xml:space="preserve">the Bering </w:t>
      </w:r>
      <w:r w:rsidR="00FF6353">
        <w:rPr>
          <w:highlight w:val="cyan"/>
        </w:rPr>
        <w:t>Sea</w:t>
      </w:r>
      <w:r w:rsidR="00A41DF2" w:rsidRPr="000A4DAA">
        <w:rPr>
          <w:highlight w:val="cyan"/>
        </w:rPr>
        <w:t xml:space="preserve">. </w:t>
      </w:r>
      <w:r w:rsidR="00FF6353">
        <w:rPr>
          <w:highlight w:val="cyan"/>
        </w:rPr>
        <w:t>S</w:t>
      </w:r>
      <w:r w:rsidR="00FF6353" w:rsidRPr="000A4DAA">
        <w:rPr>
          <w:highlight w:val="cyan"/>
        </w:rPr>
        <w:t xml:space="preserve">everal </w:t>
      </w:r>
      <w:r w:rsidR="00FF6353">
        <w:rPr>
          <w:highlight w:val="cyan"/>
        </w:rPr>
        <w:t>prominent invaders</w:t>
      </w:r>
      <w:r w:rsidR="00FF6353" w:rsidRPr="000A4DAA">
        <w:rPr>
          <w:highlight w:val="cyan"/>
        </w:rPr>
        <w:t xml:space="preserve"> (e.g. </w:t>
      </w:r>
      <w:r w:rsidR="00FF6353" w:rsidRPr="004E6C5F">
        <w:rPr>
          <w:i/>
          <w:highlight w:val="cyan"/>
        </w:rPr>
        <w:t>Amphibalanus amphitrite</w:t>
      </w:r>
      <w:r w:rsidR="00FF6353">
        <w:rPr>
          <w:highlight w:val="cyan"/>
        </w:rPr>
        <w:t xml:space="preserve">, </w:t>
      </w:r>
      <w:r w:rsidR="00FF6353" w:rsidRPr="000A4DAA">
        <w:rPr>
          <w:i/>
          <w:highlight w:val="cyan"/>
        </w:rPr>
        <w:t>Botrylloides violaceus</w:t>
      </w:r>
      <w:r w:rsidR="00FF6353" w:rsidRPr="000A4DAA">
        <w:rPr>
          <w:highlight w:val="cyan"/>
        </w:rPr>
        <w:t xml:space="preserve">, </w:t>
      </w:r>
      <w:r w:rsidR="00FF6353" w:rsidRPr="000A4DAA">
        <w:rPr>
          <w:i/>
          <w:iCs/>
          <w:highlight w:val="cyan"/>
        </w:rPr>
        <w:t>Carcinus maenas</w:t>
      </w:r>
      <w:r w:rsidR="00FF6353" w:rsidRPr="000A4DAA">
        <w:rPr>
          <w:highlight w:val="cyan"/>
        </w:rPr>
        <w:t>)</w:t>
      </w:r>
      <w:r w:rsidR="00FF6353">
        <w:rPr>
          <w:highlight w:val="cyan"/>
        </w:rPr>
        <w:t xml:space="preserve"> either do not have suitable temperatures or do not have enough time</w:t>
      </w:r>
      <w:r w:rsidR="00FF6353" w:rsidRPr="000A4DAA">
        <w:rPr>
          <w:highlight w:val="cyan"/>
        </w:rPr>
        <w:t xml:space="preserve"> </w:t>
      </w:r>
      <w:r w:rsidR="00FF6353">
        <w:t>to complete development</w:t>
      </w:r>
      <w:r w:rsidR="00FF6353" w:rsidRPr="00CA4945">
        <w:t xml:space="preserve">, despite having the capacity to live year-round across moderately large areas of the shelf </w:t>
      </w:r>
      <w:del w:id="189" w:author="Amanda Droghini" w:date="2018-03-22T08:51:00Z">
        <w:r w:rsidR="00AF36F2" w:rsidDel="00FF6353">
          <w:delText xml:space="preserve">For ((many)) organisms, there is a strong link between temperature and time to development: in general, the colder the temperature, the longer it takes for larvae to develop and metamorphose into adults </w:delText>
        </w:r>
      </w:del>
      <w:r w:rsidR="00AF36F2">
        <w:fldChar w:fldCharType="begin" w:fldLock="1"/>
      </w:r>
      <w:r w:rsidR="00E46D10">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rsidR="00AF36F2">
        <w:fldChar w:fldCharType="separate"/>
      </w:r>
      <w:r w:rsidR="00FF6353" w:rsidRPr="00FF6353">
        <w:rPr>
          <w:noProof/>
        </w:rPr>
        <w:t>(de Rivera et al. 2007, Westerman et al. 2009)</w:t>
      </w:r>
      <w:r w:rsidR="00AF36F2">
        <w:fldChar w:fldCharType="end"/>
      </w:r>
      <w:r w:rsidR="00AF36F2">
        <w:t xml:space="preserve"> – can go into detail for Carcinus maenas –. </w:t>
      </w:r>
      <w:ins w:id="190" w:author="Amanda Droghini" w:date="2018-03-21T22:30:00Z">
        <w:r w:rsidR="004D36DB">
          <w:t xml:space="preserve">Interestingly, the two </w:t>
        </w:r>
      </w:ins>
      <w:r w:rsidR="00FF6353">
        <w:t>NIS</w:t>
      </w:r>
      <w:ins w:id="191" w:author="Amanda Droghini" w:date="2018-03-21T22:30:00Z">
        <w:r w:rsidR="004D36DB">
          <w:t xml:space="preserve"> that are established in the Bering Sea</w:t>
        </w:r>
      </w:ins>
      <w:r w:rsidR="00FF6353">
        <w:t xml:space="preserve"> (</w:t>
      </w:r>
      <w:r w:rsidR="00FF6353">
        <w:rPr>
          <w:i/>
        </w:rPr>
        <w:t xml:space="preserve">Caprella mutica </w:t>
      </w:r>
      <w:r w:rsidR="00FF6353">
        <w:t xml:space="preserve">and </w:t>
      </w:r>
      <w:r w:rsidR="00FF6353">
        <w:rPr>
          <w:i/>
        </w:rPr>
        <w:t>Mya arenaria</w:t>
      </w:r>
      <w:r w:rsidR="00FF6353">
        <w:t>)</w:t>
      </w:r>
      <w:r w:rsidR="00FF6353">
        <w:rPr>
          <w:i/>
        </w:rPr>
        <w:t xml:space="preserve"> </w:t>
      </w:r>
      <w:ins w:id="192" w:author="Amanda Droghini" w:date="2018-03-21T22:30:00Z">
        <w:r w:rsidR="004D36DB">
          <w:t xml:space="preserve">were the two outliers in our </w:t>
        </w:r>
      </w:ins>
      <w:r w:rsidR="00FF6353">
        <w:t>dataset</w:t>
      </w:r>
      <w:ins w:id="193" w:author="Amanda Droghini" w:date="2018-03-21T22:30:00Z">
        <w:r w:rsidR="004D36DB">
          <w:t xml:space="preserve"> that had nearly year-round reproductive habitat as well (between 49 and 52 consecutive weeks of suitable repro habitats). </w:t>
        </w:r>
      </w:ins>
    </w:p>
    <w:p w14:paraId="5DC44D98" w14:textId="251479F2" w:rsidR="004D36DB" w:rsidRDefault="004D36DB" w:rsidP="00114E82">
      <w:pPr>
        <w:spacing w:line="360" w:lineRule="auto"/>
        <w:contextualSpacing/>
      </w:pPr>
    </w:p>
    <w:p w14:paraId="421CE852" w14:textId="6A5A75F9" w:rsidR="00072121" w:rsidRPr="00114E82" w:rsidRDefault="00072121" w:rsidP="00072121">
      <w:pPr>
        <w:spacing w:line="360" w:lineRule="auto"/>
        <w:contextualSpacing/>
      </w:pPr>
      <w:commentRangeStart w:id="194"/>
      <w:r>
        <w:t xml:space="preserve">Given the resolution of the climate models </w:t>
      </w:r>
      <w:commentRangeEnd w:id="194"/>
      <w:r w:rsidR="00186DB4">
        <w:rPr>
          <w:rStyle w:val="CommentReference"/>
          <w:rFonts w:ascii="Arial" w:eastAsia="Arial" w:hAnsi="Arial" w:cs="Arial"/>
          <w:color w:val="000000"/>
          <w:lang w:val="en-US" w:eastAsia="en-US"/>
        </w:rPr>
        <w:commentReference w:id="194"/>
      </w:r>
      <w:r>
        <w:t xml:space="preserve">we used, our habitat models may underestimate summer water temperatures near the coastlines and in </w:t>
      </w:r>
      <w:ins w:id="195" w:author="Amanda Droghini" w:date="2018-03-21T22:29:00Z">
        <w:r>
          <w:t xml:space="preserve">shallow waters </w:t>
        </w:r>
      </w:ins>
      <w:r>
        <w:t>&lt; 10 m deep</w:t>
      </w:r>
      <w:ins w:id="196" w:author="Amanda Droghini" w:date="2018-03-21T22:29:00Z">
        <w:r>
          <w:t>.</w:t>
        </w:r>
      </w:ins>
      <w:del w:id="197"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198"/>
      <w:r>
        <w:t xml:space="preserve">19°C </w:t>
      </w:r>
      <w:commentRangeEnd w:id="198"/>
      <w:r>
        <w:rPr>
          <w:rStyle w:val="CommentReference"/>
          <w:rFonts w:ascii="Arial" w:eastAsia="Arial" w:hAnsi="Arial" w:cs="Arial"/>
          <w:color w:val="000000"/>
          <w:lang w:val="en-US" w:eastAsia="en-US"/>
        </w:rPr>
        <w:commentReference w:id="198"/>
      </w:r>
      <w:r>
        <w:t>near the Yukon River. Local dynamics such as freshwater runoff influences salinity and temperature and is likely to affect species’ distribution and persistence</w:t>
      </w:r>
      <w:commentRangeStart w:id="199"/>
      <w:r>
        <w:t xml:space="preserv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199"/>
      <w:r>
        <w:rPr>
          <w:rStyle w:val="CommentReference"/>
          <w:rFonts w:ascii="Arial" w:eastAsia="Arial" w:hAnsi="Arial" w:cs="Arial"/>
          <w:color w:val="000000"/>
          <w:lang w:val="en-US" w:eastAsia="en-US"/>
        </w:rPr>
        <w:commentReference w:id="199"/>
      </w:r>
      <w:r>
        <w:t xml:space="preserve">. However… results for year-round survival still supported … </w:t>
      </w:r>
    </w:p>
    <w:p w14:paraId="1D96ED5E" w14:textId="77777777" w:rsidR="00072121" w:rsidRDefault="00072121" w:rsidP="00114E82">
      <w:pPr>
        <w:spacing w:line="360" w:lineRule="auto"/>
        <w:contextualSpacing/>
        <w:rPr>
          <w:ins w:id="200" w:author="Amanda Droghini" w:date="2018-03-21T22:30:00Z"/>
        </w:rPr>
      </w:pPr>
    </w:p>
    <w:p w14:paraId="0FD70C81" w14:textId="77777777" w:rsidR="00072121" w:rsidRDefault="00786E0A" w:rsidP="00072121">
      <w:pPr>
        <w:spacing w:line="360" w:lineRule="auto"/>
        <w:contextualSpacing/>
        <w:rPr>
          <w:ins w:id="201" w:author="Amanda Droghini" w:date="2018-03-21T22:30:00Z"/>
        </w:rPr>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202"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w:t>
      </w:r>
      <w:del w:id="203" w:author="Amanda Droghini" w:date="2018-03-21T22:26:00Z">
        <w:r w:rsidDel="00E32670">
          <w:delText>The limitations of considering only one or a few variables (e.g. temperature, salinity) in isolation have been discussed elsewhere; beyond the need to consider additional factors such as availability of food resources and substrate, t</w:delText>
        </w:r>
      </w:del>
      <w:ins w:id="204" w:author="Amanda Droghini" w:date="2018-03-21T22:26:00Z">
        <w:r>
          <w:t>T</w:t>
        </w:r>
      </w:ins>
      <w:r>
        <w:t xml:space="preserve">here is also the potential for interactions </w:t>
      </w:r>
      <w:ins w:id="205" w:author="Amanda Droghini" w:date="2018-03-21T22:26:00Z">
        <w:r>
          <w:t xml:space="preserve">with other variables which we did not consider (e.g. wind for intertidal organisms), </w:t>
        </w:r>
      </w:ins>
      <w:r>
        <w:t xml:space="preserve">and for non-linear responses, 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r w:rsidR="00072121">
        <w:t xml:space="preserve"> more research is needed to determine development rates of NIS under different temperature conditions,  c</w:t>
      </w:r>
      <w:ins w:id="206" w:author="Amanda Droghini" w:date="2018-03-21T22:30:00Z">
        <w:r w:rsidR="00072121">
          <w:t xml:space="preserve">onsider the potential for asexual reproduction, </w:t>
        </w:r>
      </w:ins>
      <w:r w:rsidR="00072121">
        <w:t>and examine the various facets of reproduction, as fertilization, brooding, and development stages may all require different temperature thresholds, and such information is unavailable for most NIS.</w:t>
      </w:r>
    </w:p>
    <w:p w14:paraId="5D124F80" w14:textId="2AF8AA71" w:rsidR="00B34C45" w:rsidRPr="00670AC1" w:rsidRDefault="00786E0A" w:rsidP="00670AC1">
      <w:pPr>
        <w:spacing w:line="360" w:lineRule="auto"/>
        <w:contextualSpacing/>
        <w:rPr>
          <w:color w:val="FF0000"/>
        </w:rPr>
      </w:pPr>
      <w:del w:id="207" w:author="Amanda Droghini" w:date="2018-03-21T22:27:00Z">
        <w:r w:rsidDel="00E32670">
          <w:delText xml:space="preserve"> </w:delText>
        </w:r>
      </w:del>
      <w:del w:id="208" w:author="Amanda Droghini" w:date="2018-03-21T22:26:00Z">
        <w:r w:rsidDel="00E32670">
          <w:delText xml:space="preserve"> </w:delText>
        </w:r>
        <w:r w:rsidDel="00E32670">
          <w:rPr>
            <w:color w:val="FF0000"/>
          </w:rPr>
          <w:delText>We also recognize that sea temperatures do not tell us about the organism’s body temperature (the true limiting factor), which can also be affected by a multitude of environmental factors e.g. wind (Monaco and Helmuth 201</w:delText>
        </w:r>
      </w:del>
    </w:p>
    <w:p w14:paraId="70EC1A31" w14:textId="2318B2CA" w:rsidR="00216F05" w:rsidDel="00114E82" w:rsidRDefault="00FE07CC" w:rsidP="00B31FD6">
      <w:pPr>
        <w:spacing w:line="360" w:lineRule="auto"/>
        <w:contextualSpacing/>
        <w:rPr>
          <w:del w:id="209" w:author="Amanda Droghini" w:date="2018-03-11T10:39:00Z"/>
        </w:rPr>
      </w:pPr>
      <w:del w:id="210"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211"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09C8EF29" w:rsidR="00432C42" w:rsidRDefault="00DA6BD5" w:rsidP="004C0817">
      <w:pPr>
        <w:rPr>
          <w:ins w:id="212"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w:t>
      </w:r>
      <w:r w:rsidR="00475A9D" w:rsidRPr="00CA4945">
        <w:lastRenderedPageBreak/>
        <w:t xml:space="preserve">patterns </w:t>
      </w:r>
      <w:r w:rsidR="00BD0C30">
        <w:t xml:space="preserve">also </w:t>
      </w:r>
      <w:r w:rsidR="00475A9D" w:rsidRPr="00CA4945">
        <w:t xml:space="preserve">indicate a high degree of connectivity between Dutch Harbor and ports from both the eastern and western Pacific Ocean. </w:t>
      </w:r>
      <w:del w:id="213"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214"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215"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216" w:author="Amanda Droghini" w:date="2018-03-20T11:59:00Z">
        <w:r w:rsidR="001220E6" w:rsidDel="004C0817">
          <w:delText xml:space="preserve">Moreover, </w:delText>
        </w:r>
        <w:r w:rsidRPr="00CA4945" w:rsidDel="004C0817">
          <w:delText>t</w:delText>
        </w:r>
      </w:del>
      <w:ins w:id="217" w:author="Amanda Droghini" w:date="2018-03-20T11:59:00Z">
        <w:r w:rsidR="004C0817">
          <w:t>T</w:t>
        </w:r>
      </w:ins>
      <w:r w:rsidRPr="00CA4945">
        <w:t>he connectivity of Dutch Harbor to other Bering Sea ports, like those of the Pribilof Islands, Bristol Bay, and Akutan</w:t>
      </w:r>
      <w:r w:rsidR="00571CAF">
        <w:t>,</w:t>
      </w:r>
      <w:r w:rsidRPr="00CA4945">
        <w:t xml:space="preserve"> </w:t>
      </w:r>
      <w:commentRangeStart w:id="218"/>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218"/>
      <w:r w:rsidR="00432C42">
        <w:rPr>
          <w:rStyle w:val="CommentReference"/>
          <w:rFonts w:ascii="Arial" w:eastAsia="Arial" w:hAnsi="Arial" w:cs="Arial"/>
          <w:color w:val="000000"/>
          <w:lang w:val="en-US" w:eastAsia="en-US"/>
        </w:rPr>
        <w:commentReference w:id="218"/>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ins w:id="219" w:author="Amanda Droghini" w:date="2018-03-20T11:55:00Z">
        <w:r w:rsidR="00670AC1">
          <w:t xml:space="preserve">We extend work by McGee et al. </w:t>
        </w:r>
        <w:r w:rsidR="00670AC1">
          <w:fldChar w:fldCharType="begin" w:fldLock="1"/>
        </w:r>
        <w:r w:rsidR="00670AC1">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fldChar w:fldCharType="separate"/>
        </w:r>
        <w:r w:rsidR="00670AC1" w:rsidRPr="004C0817">
          <w:rPr>
            <w:noProof/>
          </w:rPr>
          <w:t>(2006)</w:t>
        </w:r>
        <w:r w:rsidR="00670AC1">
          <w:fldChar w:fldCharType="end"/>
        </w:r>
        <w:r w:rsidR="00670AC1">
          <w:t xml:space="preserve"> by quantifying the fishing vessel traffic in the region. While these boats do not carry ballast water, they may be important vectors of biofouling. </w:t>
        </w:r>
      </w:ins>
      <w:ins w:id="220" w:author="Amanda Droghini" w:date="2018-03-20T12:00:00Z">
        <w:r w:rsidR="00670AC1">
          <w:t xml:space="preserve">Organisms </w:t>
        </w:r>
      </w:ins>
      <w:ins w:id="221" w:author="Amanda Droghini" w:date="2018-03-20T11:59:00Z">
        <w:r w:rsidR="00670AC1">
          <w:t>such as barnacles</w:t>
        </w:r>
      </w:ins>
      <w:ins w:id="222" w:author="Amanda Droghini" w:date="2018-03-20T12:00:00Z">
        <w:r w:rsidR="00670AC1">
          <w:t>, copepods, and algae can be transported via fouling</w:t>
        </w:r>
      </w:ins>
      <w:ins w:id="223" w:author="Amanda Droghini" w:date="2018-03-20T12:01:00Z">
        <w:r w:rsidR="00670AC1">
          <w:t xml:space="preserve">; while much attention has been placed on ballast water, a study in the Canadian Arctic found a greater abundance and richness of hull </w:t>
        </w:r>
      </w:ins>
      <w:ins w:id="224" w:author="Amanda Droghini" w:date="2018-03-20T12:02:00Z">
        <w:r w:rsidR="00670AC1">
          <w:t>foulers</w:t>
        </w:r>
      </w:ins>
      <w:ins w:id="225" w:author="Amanda Droghini" w:date="2018-03-20T12:01:00Z">
        <w:r w:rsidR="00670AC1">
          <w:t xml:space="preserve"> compared to ballast water</w:t>
        </w:r>
      </w:ins>
      <w:ins w:id="226" w:author="Amanda Droghini" w:date="2018-03-20T12:02:00Z">
        <w:r w:rsidR="00670AC1">
          <w:t xml:space="preserve"> organisms, suggesting that biofouling may be </w:t>
        </w:r>
      </w:ins>
      <w:ins w:id="227" w:author="Amanda Droghini" w:date="2018-03-20T12:03:00Z">
        <w:r w:rsidR="00670AC1">
          <w:t xml:space="preserve">a greater contributor to </w:t>
        </w:r>
      </w:ins>
      <w:ins w:id="228" w:author="Amanda Droghini" w:date="2018-03-20T12:04:00Z">
        <w:r w:rsidR="00670AC1">
          <w:t xml:space="preserve">introductions than ballast water </w:t>
        </w:r>
        <w:r w:rsidR="00670AC1">
          <w:fldChar w:fldCharType="begin" w:fldLock="1"/>
        </w:r>
      </w:ins>
      <w:r w:rsidR="00670AC1">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fldChar w:fldCharType="separate"/>
      </w:r>
      <w:r w:rsidR="00670AC1" w:rsidRPr="008A7393">
        <w:rPr>
          <w:noProof/>
        </w:rPr>
        <w:t>(Chan et al. 2015)</w:t>
      </w:r>
      <w:ins w:id="229" w:author="Amanda Droghini" w:date="2018-03-20T12:04:00Z">
        <w:r w:rsidR="00670AC1">
          <w:fldChar w:fldCharType="end"/>
        </w:r>
        <w:r w:rsidR="00670AC1">
          <w:t>.</w:t>
        </w:r>
      </w:ins>
      <w:ins w:id="230" w:author="Amanda Droghini" w:date="2018-03-20T11:59:00Z">
        <w:r w:rsidR="00670AC1">
          <w:t xml:space="preserve"> </w:t>
        </w:r>
      </w:ins>
      <w:r w:rsidR="00670AC1">
        <w:t>F</w:t>
      </w:r>
      <w:r w:rsidR="00E25C44" w:rsidRPr="00CA4945">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39BDD1A3" w:rsidR="00EF5CA5" w:rsidRPr="00432C42" w:rsidRDefault="00EF5CA5" w:rsidP="00432C42">
      <w:pPr>
        <w:rPr>
          <w:ins w:id="231" w:author="Amanda Droghini" w:date="2018-03-12T08:06:00Z"/>
        </w:rPr>
      </w:pPr>
      <w:r>
        <w:t>W</w:t>
      </w:r>
      <w:r w:rsidR="00DD53F4" w:rsidRPr="00EF5CA5">
        <w:t>e assume</w:t>
      </w:r>
      <w:r w:rsidR="00DA3713" w:rsidRPr="00EF5CA5">
        <w:t>d</w:t>
      </w:r>
      <w:r w:rsidR="00DD53F4" w:rsidRPr="00EF5CA5">
        <w:t xml:space="preserve"> that high-traffic ports are more susceptible to receiving </w:t>
      </w:r>
      <w:r w:rsidR="008733BC">
        <w:t>NIS</w:t>
      </w:r>
      <w:r w:rsidR="00DD53F4" w:rsidRPr="00EF5CA5">
        <w:t xml:space="preserve">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w:t>
      </w:r>
      <w:r w:rsidR="008733BC">
        <w:rPr>
          <w:highlight w:val="yellow"/>
        </w:rPr>
        <w:t>NIS</w:t>
      </w:r>
      <w:r w:rsidR="006A7E99" w:rsidRPr="00EF5CA5">
        <w:rPr>
          <w:highlight w:val="yellow"/>
        </w:rPr>
        <w:t xml:space="preserve"> richness </w:t>
      </w:r>
      <w:commentRangeStart w:id="232"/>
      <w:r w:rsidR="006A7E99" w:rsidRPr="00EF5CA5">
        <w:rPr>
          <w:highlight w:val="yellow"/>
        </w:rPr>
        <w:t>(e.g. Lord et al. 2015; Lacoursière-Roussel et al. 2016)</w:t>
      </w:r>
      <w:commentRangeEnd w:id="232"/>
      <w:r w:rsidR="006A7E99" w:rsidRPr="00EF5CA5">
        <w:rPr>
          <w:rStyle w:val="CommentReference"/>
          <w:b/>
          <w:highlight w:val="yellow"/>
        </w:rPr>
        <w:commentReference w:id="232"/>
      </w:r>
      <w:r w:rsidR="006A7E99" w:rsidRPr="00EF5CA5">
        <w:rPr>
          <w:highlight w:val="yellow"/>
        </w:rPr>
        <w:t xml:space="preserve">, and ballast water discharge volume has been shown to </w:t>
      </w:r>
      <w:r w:rsidR="006A7E99" w:rsidRPr="00EF5CA5">
        <w:rPr>
          <w:highlight w:val="yellow"/>
        </w:rPr>
        <w:lastRenderedPageBreak/>
        <w:t>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233" w:author="Amanda Droghini" w:date="2018-03-20T11:27:00Z">
        <w:r w:rsidR="0058344F">
          <w:t xml:space="preserve">Propagule pressure and conditions encountered during the voyage may play a greater </w:t>
        </w:r>
      </w:ins>
      <w:ins w:id="234" w:author="Amanda Droghini" w:date="2018-03-20T11:28:00Z">
        <w:r w:rsidR="0058344F">
          <w:t xml:space="preserve">role than conditions encountered </w:t>
        </w:r>
      </w:ins>
      <w:ins w:id="235" w:author="Amanda Droghini" w:date="2018-03-20T11:29:00Z">
        <w:r w:rsidR="0058344F">
          <w:t xml:space="preserve">upon arrival. Historically low propagule pressure (pre-1970) </w:t>
        </w:r>
      </w:ins>
      <w:r w:rsidR="007909FD">
        <w:t xml:space="preserve">is </w:t>
      </w:r>
      <w:ins w:id="236"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37" w:author="Amanda Droghini" w:date="2018-03-20T11:31:00Z">
        <w:r w:rsidR="0058344F">
          <w:t xml:space="preserve"> </w:t>
        </w:r>
      </w:ins>
      <w:ins w:id="238"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39" w:author="Amanda Droghini" w:date="2018-03-20T11:29:00Z">
        <w:r w:rsidR="0058344F">
          <w:fldChar w:fldCharType="separate"/>
        </w:r>
      </w:ins>
      <w:r w:rsidR="0058344F" w:rsidRPr="0058344F">
        <w:rPr>
          <w:noProof/>
        </w:rPr>
        <w:t>(Ruiz et al. 2000)</w:t>
      </w:r>
      <w:ins w:id="240" w:author="Amanda Droghini" w:date="2018-03-20T11:29:00Z">
        <w:r w:rsidR="0058344F">
          <w:fldChar w:fldCharType="end"/>
        </w:r>
      </w:ins>
      <w:ins w:id="241" w:author="Amanda Droghini" w:date="2018-03-20T11:31:00Z">
        <w:r w:rsidR="0058344F">
          <w:t xml:space="preserve">. </w:t>
        </w:r>
      </w:ins>
      <w:r w:rsidR="007909FD">
        <w:t>Conditions encountered during the voyage may also play a role. S</w:t>
      </w:r>
      <w:ins w:id="242" w:author="Amanda Droghini" w:date="2018-03-20T11:31:00Z">
        <w:r w:rsidR="0058344F">
          <w:t xml:space="preserve">tudies from the Canadian Arctic </w:t>
        </w:r>
      </w:ins>
      <w:r w:rsidR="007909FD">
        <w:t>suggest</w:t>
      </w:r>
      <w:ins w:id="243"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44" w:author="Amanda Droghini" w:date="2018-03-20T11:32:00Z">
        <w:r w:rsidR="0058344F">
          <w:t xml:space="preserve"> Chan et al. </w:t>
        </w:r>
      </w:ins>
      <w:ins w:id="245"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46" w:author="Amanda Droghini" w:date="2018-03-20T11:34:00Z">
        <w:r w:rsidR="0058344F">
          <w:fldChar w:fldCharType="end"/>
        </w:r>
        <w:r w:rsidR="0058344F">
          <w:t xml:space="preserve"> found that ballast water age</w:t>
        </w:r>
      </w:ins>
      <w:ins w:id="247"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48" w:author="Amanda Droghini" w:date="2018-03-12T08:06:00Z">
        <w:r w:rsidRPr="00EF5CA5">
          <w:t xml:space="preserve"> </w:t>
        </w:r>
      </w:ins>
    </w:p>
    <w:p w14:paraId="36347131" w14:textId="27B8A295" w:rsidR="00475A9D" w:rsidRPr="00EF5CA5" w:rsidDel="00EF5CA5" w:rsidRDefault="00B31FD6" w:rsidP="00B31FD6">
      <w:pPr>
        <w:pStyle w:val="Heading2"/>
        <w:rPr>
          <w:del w:id="249" w:author="Amanda Droghini" w:date="2018-03-12T08:06:00Z"/>
        </w:rPr>
      </w:pPr>
      <w:r>
        <w:t>Effects of climate change on invasion risk</w:t>
      </w:r>
      <w:del w:id="250"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7C245A1"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taxa that already have the capacity to survive in the southern Bering Sea</w:t>
      </w:r>
      <w:r w:rsidR="00B31FD6">
        <w:t xml:space="preserve"> </w:t>
      </w:r>
      <w:r w:rsidRPr="00EF5CA5">
        <w:rPr>
          <w:highlight w:val="yellow"/>
        </w:rPr>
        <w:t>(Table XX)</w:t>
      </w:r>
      <w:r w:rsidR="002E3D84">
        <w:t xml:space="preserve">. </w:t>
      </w:r>
      <w:r w:rsidR="00A44B6F">
        <w:t xml:space="preserve">Taxa that do not </w:t>
      </w:r>
      <w:r w:rsidR="00A44B6F">
        <w:lastRenderedPageBreak/>
        <w:t xml:space="preserve">currently have suitable year-round habitat are not projected to be able to survive, </w:t>
      </w:r>
      <w:r w:rsidR="00A44B6F" w:rsidRPr="00CA4945">
        <w:t>even under projected mid-century conditions (2030-2039)</w:t>
      </w:r>
      <w:r w:rsidR="00A44B6F">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(Goldsmit, Ware)</w:t>
      </w:r>
      <w:r w:rsidR="00B31FD6">
        <w:t xml:space="preserve">. </w:t>
      </w:r>
      <w:commentRangeStart w:id="251"/>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251"/>
      <w:r w:rsidR="00B31FD6">
        <w:rPr>
          <w:rStyle w:val="CommentReference"/>
        </w:rPr>
        <w:commentReference w:id="251"/>
      </w:r>
      <w:r w:rsidR="00B31FD6">
        <w:t xml:space="preserve"> </w:t>
      </w:r>
    </w:p>
    <w:p w14:paraId="39BDA107" w14:textId="7C003AD1" w:rsidR="005D39C3" w:rsidRDefault="002674FC" w:rsidP="00EF5CA5">
      <w:pPr>
        <w:spacing w:before="200" w:line="360" w:lineRule="auto"/>
        <w:contextualSpacing/>
      </w:pPr>
      <w:r w:rsidRPr="002F13A8">
        <w:rPr>
          <w:highlight w:val="yellow"/>
        </w:rPr>
        <w:t xml:space="preserve">Several studies have suggested that </w:t>
      </w:r>
      <w:r w:rsidR="008E0ACC">
        <w:rPr>
          <w:highlight w:val="yellow"/>
        </w:rPr>
        <w:t>NIS</w:t>
      </w:r>
      <w:r w:rsidRPr="002F13A8">
        <w:rPr>
          <w:highlight w:val="yellow"/>
        </w:rPr>
        <w:t xml:space="preserve">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w:t>
      </w:r>
      <w:r w:rsidR="008E0ACC">
        <w:rPr>
          <w:highlight w:val="yellow"/>
        </w:rPr>
        <w:t>NIS</w:t>
      </w:r>
      <w:r w:rsidRPr="00C72753">
        <w:rPr>
          <w:highlight w:val="yellow"/>
        </w:rPr>
        <w:t xml:space="preserve">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252" w:author="Amanda Droghini" w:date="2018-03-03T19:08:00Z">
        <w:r w:rsidR="005D39C3">
          <w:t xml:space="preserve">((future climate change)) </w:t>
        </w:r>
      </w:ins>
      <w:del w:id="253"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 xml:space="preserve">Warmer winter water temperatures have been linked to the earlier onset of recruitment and increased recruitment of </w:t>
      </w:r>
      <w:r w:rsidR="008E0ACC">
        <w:t>NIS</w:t>
      </w:r>
      <w:r w:rsidR="00114E82">
        <w:t xml:space="preserve"> We did not consider possible </w:t>
      </w:r>
      <w:del w:id="254"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14C4810F" w:rsidR="00B31FD6" w:rsidDel="004D36DB" w:rsidRDefault="00B31FD6" w:rsidP="00CE457C">
      <w:pPr>
        <w:pStyle w:val="NoSpacing"/>
        <w:spacing w:line="480" w:lineRule="auto"/>
        <w:rPr>
          <w:del w:id="255" w:author="Amanda Droghini" w:date="2018-03-21T22:32:00Z"/>
        </w:rPr>
      </w:pPr>
      <w:r>
        <w:t>The suitable temperature conditions of the southern Bering Sea are especially concerning considering the high vessel traffic in the region. T</w:t>
      </w:r>
      <w:r w:rsidRPr="00CA4945">
        <w:t xml:space="preserve">he Bering Sea </w:t>
      </w:r>
      <w:r w:rsidR="005810E2" w:rsidRPr="00E961D2">
        <w:rPr>
          <w:highlight w:val="yellow"/>
        </w:rPr>
        <w:t>is the only waterbody that is included in both NSR and northwest passage</w:t>
      </w:r>
      <w:r w:rsidR="005810E2">
        <w:t xml:space="preserve">. It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56"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57" w:author="Amanda Droghini" w:date="2018-03-21T22:32:00Z"/>
          <w:rFonts w:ascii="Times New Roman" w:hAnsi="Times New Roman" w:cs="Times New Roman"/>
          <w:sz w:val="24"/>
        </w:rPr>
      </w:pPr>
    </w:p>
    <w:p w14:paraId="709CCDD5" w14:textId="5C183113" w:rsidR="00CE457C" w:rsidRDefault="00CE457C">
      <w:pPr>
        <w:pStyle w:val="NoSpacing"/>
        <w:spacing w:line="480" w:lineRule="auto"/>
        <w:rPr>
          <w:rFonts w:ascii="Times New Roman" w:hAnsi="Times New Roman" w:cs="Times New Roman"/>
          <w:sz w:val="24"/>
          <w:szCs w:val="24"/>
        </w:rPr>
      </w:pPr>
      <w:del w:id="258"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w:t>
      </w:r>
      <w:r w:rsidR="001817D4">
        <w:rPr>
          <w:rFonts w:ascii="Times New Roman" w:hAnsi="Times New Roman" w:cs="Times New Roman"/>
          <w:sz w:val="24"/>
        </w:rPr>
        <w:t>Bering Sea</w:t>
      </w:r>
      <w:r>
        <w:rPr>
          <w:rFonts w:ascii="Times New Roman" w:hAnsi="Times New Roman" w:cs="Times New Roman"/>
          <w:sz w:val="24"/>
        </w:rPr>
        <w:t xml:space="preserve">… </w:t>
      </w:r>
      <w:r w:rsidR="001817D4">
        <w:rPr>
          <w:rFonts w:ascii="Times New Roman" w:hAnsi="Times New Roman" w:cs="Times New Roman"/>
          <w:sz w:val="24"/>
        </w:rPr>
        <w:t xml:space="preserve">highly suitable temperatures across a large number of taxa.. </w:t>
      </w:r>
      <w:r>
        <w:rPr>
          <w:rFonts w:ascii="Times New Roman" w:hAnsi="Times New Roman" w:cs="Times New Roman"/>
          <w:sz w:val="24"/>
        </w:rPr>
        <w:t>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 xml:space="preserve">Situated at 53.9°N, this port is one of the most southerly ports in the Bering Sea, is ice-free year-round, </w:t>
      </w:r>
      <w:r w:rsidR="00733F1B" w:rsidRPr="00CA4945">
        <w:rPr>
          <w:rFonts w:ascii="Times New Roman" w:hAnsi="Times New Roman" w:cs="Times New Roman"/>
          <w:sz w:val="24"/>
          <w:szCs w:val="24"/>
        </w:rPr>
        <w:lastRenderedPageBreak/>
        <w:t>and experiences relatively warm water temperatures compared to the rest of the Bering Sea.</w:t>
      </w:r>
      <w:r w:rsidR="001817D4">
        <w:rPr>
          <w:rFonts w:ascii="Times New Roman" w:hAnsi="Times New Roman" w:cs="Times New Roman"/>
          <w:sz w:val="24"/>
          <w:szCs w:val="24"/>
        </w:rPr>
        <w:t xml:space="preserve"> Broader implication = monitoring program.</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59" w:name="_j7rjor86myf4" w:colFirst="0" w:colLast="0"/>
      <w:bookmarkStart w:id="260" w:name="_wlyl2isgh4pt" w:colFirst="0" w:colLast="0"/>
      <w:bookmarkStart w:id="261" w:name="_9nos1ewn3on8" w:colFirst="0" w:colLast="0"/>
      <w:bookmarkStart w:id="262" w:name="_6eg1um4qsxm4" w:colFirst="0" w:colLast="0"/>
      <w:bookmarkEnd w:id="259"/>
      <w:bookmarkEnd w:id="260"/>
      <w:bookmarkEnd w:id="261"/>
      <w:bookmarkEnd w:id="262"/>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63"/>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263"/>
      <w:r w:rsidR="00304FD5">
        <w:rPr>
          <w:rStyle w:val="CommentReference"/>
          <w:rFonts w:ascii="Arial" w:eastAsia="Arial" w:hAnsi="Arial" w:cs="Arial"/>
          <w:color w:val="000000"/>
          <w:lang w:val="en-US" w:eastAsia="en-US"/>
        </w:rPr>
        <w:commentReference w:id="263"/>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64" w:name="_6u0eeeycv0oa" w:colFirst="0" w:colLast="0"/>
      <w:bookmarkEnd w:id="264"/>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1061EA0F" w14:textId="76E90FD4" w:rsidR="006B5E37" w:rsidRPr="006B5E37" w:rsidRDefault="004D5A7F" w:rsidP="006B5E37">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6B5E37" w:rsidRPr="006B5E37">
        <w:rPr>
          <w:noProof/>
          <w:lang w:val="en-US"/>
        </w:rPr>
        <w:t>Ashton, G. V., E. I. Riedlecker, and G. M. Ruiz. 2008. First non-native crustacean established in coastal waters of Alaska. Aquatic Biology 3:133–137.</w:t>
      </w:r>
    </w:p>
    <w:p w14:paraId="175D06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Barry, S. C., K. R. Hayes, C. L. Hewitt, H. L. Behrens, E. Dragsund, and S. M. Bakke. 2008. Ballast water risk assessment: principles, processes, and methods. ICES Journal of Marine Science 65:121–131.</w:t>
      </w:r>
    </w:p>
    <w:p w14:paraId="66DBFAD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Byrne, M., M. Gall, K. Wolfe, and A. Agüera. 2016. From pole to pole: the potential for the Arctic seastar Asterias amurensis to invade a warming Southern Ocean. Global Change Biology 22:3874–3887.</w:t>
      </w:r>
    </w:p>
    <w:p w14:paraId="2033AFD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Carlton, J. T. 1996. Pattern, process, and prediction in marine invasion ecology. Biological Conservation 78:97–106.</w:t>
      </w:r>
    </w:p>
    <w:p w14:paraId="79ED0C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E. Briski, S. A. Bailey, and H. J. MacIsaac. 2014. Richness–abundance relationships for zooplankton in ballast water: temperate versus Arctic comparisons. ICES Journal of Marine Science 71:1876–1884.</w:t>
      </w:r>
    </w:p>
    <w:p w14:paraId="160CB0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and S. A. Bailey. 2016. Survival of ship biofouling assemblages during and after voyages to the Canadian Arctic. Marine Biology 163:250.</w:t>
      </w:r>
    </w:p>
    <w:p w14:paraId="7FD7373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7E6DA80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Colautti, R. I., I. A. Grigorovich, and H. J. MacIsaac. 2006. Propagule pressure: A null model for biological invasions. Biological Invasions 8:1023–1037.</w:t>
      </w:r>
    </w:p>
    <w:p w14:paraId="4FD4AC6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Eguíluz, V. M., J. Fernández-Gracia, X. Irigoien, and C. M. Duarte. 2016. A quantitative assessment of Arctic shipping in 2010-2014. Scientific Reports 6:3–8.</w:t>
      </w:r>
    </w:p>
    <w:p w14:paraId="2CE6AF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Fetzer, I., and W. E. Arntz. 2008. Reproductive strategies of benthic invertebrates in the Kara Sea (Russian Arctic): Adaptation of reproduction modes to cold water. Marine Ecology Progress Series 356:189–202.</w:t>
      </w:r>
    </w:p>
    <w:p w14:paraId="28E2EC6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24945F9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L. W. Cooper, H. M. Feder, and B. I. Sirenko. 2006a. Ecosystem dynamics of the Pacific-influenced Northern Bering and Chukchi Seas in the Amerasian Arctic. Progress in Oceanography 71:331–361.</w:t>
      </w:r>
    </w:p>
    <w:p w14:paraId="6B252AA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J. E. Overland, S. E. Moore, E. V Farley, E. C. Carmack, L. W. Cooper, K. E. Frey, J. H. Helle, F. A. McLaughlin, and S. L. McNutt. 2006b. A major ecosystem shift in the Northern Bering Sea. Science 311:1461–1464.</w:t>
      </w:r>
    </w:p>
    <w:p w14:paraId="0BE33F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2814BA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E439E7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Hewitt, C. L., and K. R. Hayes. 2002. Risk assessment of marine biological invasions. Pages 456–466</w:t>
      </w:r>
      <w:r w:rsidRPr="006B5E37">
        <w:rPr>
          <w:i/>
          <w:iCs/>
          <w:noProof/>
          <w:lang w:val="en-US"/>
        </w:rPr>
        <w:t>in</w:t>
      </w:r>
      <w:r w:rsidRPr="006B5E37">
        <w:rPr>
          <w:noProof/>
          <w:lang w:val="en-US"/>
        </w:rPr>
        <w:t xml:space="preserve"> E. Leppäkoski, S. Gollasch, and S. Olenin, editors.Invasive Aquatic Species of Europe. Distribution, Impacts and Management. Springer Netherlands.</w:t>
      </w:r>
    </w:p>
    <w:p w14:paraId="4322E6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Huang, X., S. Li, P. Ni, Y. Gao, J. Bei, Z. Zhou, and A. Zhan. 2017. Rapid response to changing environments during biological invasions: DNA methylation perspectives. Molecular Ecology 12:3218–3221.</w:t>
      </w:r>
    </w:p>
    <w:p w14:paraId="2CE4B62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Kassahn, K. S., R. H. Crozier, H. O. Pörtner, and M. J. Caley. 2009. Animal performance and stress: Responses and tolerance limits at different levels of biological organisation. Biological Reviews 84:277–292.</w:t>
      </w:r>
    </w:p>
    <w:p w14:paraId="5D2D727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338C9605"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Lemke, P., J. Ren, R. B. Alley, I. Allison, J. Carrasco, G. Flato, Y. Fujii, G. Kaser, P. Mote, R. H. Thomas, and T. Zhang. 2007. Observations: Changes in snow, ice and frozen ground. Pages 337–383</w:t>
      </w:r>
      <w:r w:rsidRPr="006B5E37">
        <w:rPr>
          <w:i/>
          <w:iCs/>
          <w:noProof/>
          <w:lang w:val="en-US"/>
        </w:rPr>
        <w:t>in</w:t>
      </w:r>
      <w:r w:rsidRPr="006B5E37">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33641B6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2017. Impact of seawater temperature on growth and recruitment of invasive fouling species at the global scale. Marine Ecology 38:1–10.</w:t>
      </w:r>
    </w:p>
    <w:p w14:paraId="227C133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J. M. Calini, and R. B. Whitlatch. 2015. Influence of seawater temperature and shipping on the spread and establishment of marine fouling species. Marine Biology 162:2481–2492.</w:t>
      </w:r>
    </w:p>
    <w:p w14:paraId="0CFAD65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Matsuno, K., A. Yamaguchi, T. Hirawake, and I. Imai. 2011. Year-to-year changes of the mesozooplankton community in the Chukchi Sea during summers of 1991, 1992 and 2007, 2008. Polar Biology 34:1349–1360.</w:t>
      </w:r>
    </w:p>
    <w:p w14:paraId="0DFC9C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McGee, S., R. Piorkowski, and G. Ruiz. 2006. Analysis of recent vessel arrivals and ballast water discharge in Alaska: Toward assessing ship-mediated invasion risk. Marine Pollution Bulletin 52:1634–1645.</w:t>
      </w:r>
    </w:p>
    <w:p w14:paraId="2EFA474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A. W., and G. M. Ruiz. 2014. Arctic shipping and marine invaders. Nature Climate Change 4:413–416.</w:t>
      </w:r>
    </w:p>
    <w:p w14:paraId="528E4CD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K. B. 2016. Forecasting at the edge of the niche: Didemnum vexillum in Southeast Alaska. Marine Biology 163:1–12.</w:t>
      </w:r>
    </w:p>
    <w:p w14:paraId="38275F6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Molnar, J. L., R. L. Gamboa, C. Revenga, and M. D. Spalding. 2008. Assessing the global threat of invasive species to marine biodiversity. Frontiers in Ecology and the Environment 6:485–492.</w:t>
      </w:r>
    </w:p>
    <w:p w14:paraId="5982BC5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Monaco, C. J., and B. Helmuth. 2011. Tipping Points, Thresholds and the Keystone Role of Physiology in Marine Climate Change Research. Page Advances in Marine Biology.</w:t>
      </w:r>
    </w:p>
    <w:p w14:paraId="078046F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Mueter, F. J., and M. A. Litzow. 2008. Sea ice retreat alters the biogeography of the Bering Sea continental shelf. Ecological Applications 18:309–320.</w:t>
      </w:r>
    </w:p>
    <w:p w14:paraId="5F2F917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3EECD90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Pörtner, H. 2001. Climate change and temperature-dependent biogeography: Oxygen limitation of thermal tolerance in animals. Naturwissenschaften 88:137–146.</w:t>
      </w:r>
    </w:p>
    <w:p w14:paraId="1F4F987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Powers, S. P., M. A. Bishop, J. H. Grabowski, and C. H. Peterson. 2006. Distribution of the invasive bivalve Mya arenaria L. on intertidal flats of southcentral Alaska. Journal of Sea Research 55:207–216.</w:t>
      </w:r>
    </w:p>
    <w:p w14:paraId="4B9A12A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70C9AA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Renaud, P. E., M. K. Sejr, B. A. Bluhm, B. Sirenko, and I. H. Ellingsen. 2015. The future of Arctic benthos: Expansion, invasion, and biodiversity. Progress in Oceanography 139:244–257.</w:t>
      </w:r>
    </w:p>
    <w:p w14:paraId="0391FAE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N. G. Hitchcock, S. J. Teck, B. P. Steves, A. H. Hines, and G. M. Ruiz. 2007. Larval development rate predicts range expansion of an introduced crab. Marine Biology 150:1275–1288.</w:t>
      </w:r>
    </w:p>
    <w:p w14:paraId="125259B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B. P. Steves, P. W. Fofonoff, A. H. Hines, and G. M. Ruiz. 2011. Potential for high-latitude marine invasions along western North America. Diversity and Distributions 17:1198–1209.</w:t>
      </w:r>
    </w:p>
    <w:p w14:paraId="7C4787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J. T. Carlton, E. D. Grosholz, and A. H. Hines. 1997. Global invasions of marine and estuarine habitats by non-indigenous species: Mechanisms, extent, and consequences. American Zoologist 37:621–632.</w:t>
      </w:r>
    </w:p>
    <w:p w14:paraId="5F26668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and J. T. Carlton. 2015. Invasion history and vector dynamics in coastal marine ecosystems: a North American perspective. Aquatic Ecosystem Health &amp; Management 18:299–311.</w:t>
      </w:r>
    </w:p>
    <w:p w14:paraId="5F3772C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J. T. Carlton, M. J. Wonham, and A. H. Hines. 2000. Invasion of coastal marine communities in North America: apparent patterns, processes, and biases. Annual Review of Ecology and Systematics 31:481–531.</w:t>
      </w:r>
    </w:p>
    <w:p w14:paraId="6D3BF9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Ruiz, G. M., and C. L. Hewitt. 2009. Latitudinal patterns of biological invasions in marine </w:t>
      </w:r>
      <w:r w:rsidRPr="006B5E37">
        <w:rPr>
          <w:noProof/>
          <w:lang w:val="en-US"/>
        </w:rPr>
        <w:lastRenderedPageBreak/>
        <w:t>ecosystems: a polar perspective. Pages 347–358</w:t>
      </w:r>
      <w:r w:rsidRPr="006B5E37">
        <w:rPr>
          <w:i/>
          <w:iCs/>
          <w:noProof/>
          <w:lang w:val="en-US"/>
        </w:rPr>
        <w:t>in</w:t>
      </w:r>
      <w:r w:rsidRPr="006B5E37">
        <w:rPr>
          <w:noProof/>
          <w:lang w:val="en-US"/>
        </w:rPr>
        <w:t xml:space="preserve"> I. Krupnik, M. A. Lang, and S. E. Miller, editors.Smithsonian at the Poles: Contributions to International Polar Year Science. Smithsonian Institution Scholarly Press, Washington, DC.</w:t>
      </w:r>
    </w:p>
    <w:p w14:paraId="30E6BF4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Saunders, M., and A. Metaxas. 2007. Temperature explains settlement patterns of the introduced bryozoan Membranipora membranacea in Nova Scotia, Canada. Marine Ecology Progress Series 344:95–106.</w:t>
      </w:r>
    </w:p>
    <w:p w14:paraId="1F443D9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17FB91F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2014. Synergies between climate change and species invasions: Evidence from marine systems. Invasive Species and Global Climate Change:101–116.</w:t>
      </w:r>
    </w:p>
    <w:p w14:paraId="291A73F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S. J. Jones, and L. P. Miller. 2011. Geographic variation in temperature tolerance as an indicator of potential population responses to climate change. Journal of Experimental Marine Biology and Ecology 400:209–217.</w:t>
      </w:r>
    </w:p>
    <w:p w14:paraId="76E075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N. A. Bond, and S. A. Salo. 2007. On the recent warming of the southeastern Bering Sea shelf. Deep-Sea Research Part II: Topical Studies in Oceanography 54:2599–2618.</w:t>
      </w:r>
    </w:p>
    <w:p w14:paraId="1C0A3E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Stabeno, P. J., N. B. Kachel, S. E. Moore, J. M. Napp, M. Sigler, A. Yamaguchi, and A. N. </w:t>
      </w:r>
      <w:r w:rsidRPr="006B5E37">
        <w:rPr>
          <w:noProof/>
          <w:lang w:val="en-US"/>
        </w:rPr>
        <w:lastRenderedPageBreak/>
        <w:t>Zerbini. 2012. Comparison of warm and cold years on the southeastern Bering Sea shelf and some implications for the ecosystem. Deep-Sea Research Part II: Topical Studies in Oceanography 65:31–45.</w:t>
      </w:r>
    </w:p>
    <w:p w14:paraId="4FFA2EA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J. D. Schumacher, and K. Ohtani. 1999. The physical oceanography of the Bering Sea. Pages 1–28</w:t>
      </w:r>
      <w:r w:rsidRPr="006B5E37">
        <w:rPr>
          <w:i/>
          <w:iCs/>
          <w:noProof/>
          <w:lang w:val="en-US"/>
        </w:rPr>
        <w:t>in</w:t>
      </w:r>
      <w:r w:rsidRPr="006B5E37">
        <w:rPr>
          <w:noProof/>
          <w:lang w:val="en-US"/>
        </w:rPr>
        <w:t xml:space="preserve"> T. R. Loughlin and K. Ohtani, editors.Dynamics of the Bering Sea. University of Alaska Sea Grant, Fairbanks, AK.</w:t>
      </w:r>
    </w:p>
    <w:p w14:paraId="4BDC27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7F129E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Stroeve, J. C., M. C. Serreze, M. M. Holland, J. E. Kay, J. Malanik, and A. P. Barrett. 2012. The Arctic’s rapidly shrinking sea ice cover: A research synthesis. Climatic Change 110:1005–1027.</w:t>
      </w:r>
    </w:p>
    <w:p w14:paraId="59E1C26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44ED00A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Verling, E., G. M. Ruiz, L. D. Smith, B. Galil, A. W. Miller, and K. R. Murphy. 2005. Supply-side invasion ecology: characterizing propagule pressure in coastal ecosystems. Proceedings of the Royal Society B: Biological Sciences 272:1249–1257.</w:t>
      </w:r>
    </w:p>
    <w:p w14:paraId="533EE8D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Verna, D., B. Harris, K. Holzer, and M. Minton. 2016. Ballast-borne marine invasive species: exploring the risk to coastal Alaska, USA. Management of Biological Invasions 7:199–211.</w:t>
      </w:r>
    </w:p>
    <w:p w14:paraId="2F76BE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Wang, M., J. E. Overland, and N. A. Bond. 2010. Climate projections for selected large marine ecosystems. Journal of Marine Systems 79:258–266.</w:t>
      </w:r>
    </w:p>
    <w:p w14:paraId="7978B6C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Wang, M., J. E. Overland, and P. Stabeno. 2012. Future climate of the Bering and Chukchi Seas projected by global climate models. Deep-Sea Research Part II: Topical Studies in Oceanography 65–70:46–57.</w:t>
      </w:r>
    </w:p>
    <w:p w14:paraId="2709F4A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A. Jelmert, S. M. Olsen, L. Pellissier, M. Wisz, D. Kriticos, G. Semenov, S. Kwaśniewski, and I. G. Alsos. 2016. Biological introduction risks from shipping in a warming Arctic. Journal of Applied Ecology 53:340–349.</w:t>
      </w:r>
    </w:p>
    <w:p w14:paraId="43FB48D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1A2727D8"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Watson, J. T., and A. C. Haynie. 2016. Using vessel monitoring system data to identify and characterize trips made by fishing vessels in the United States North Pacific. PLoS ONE 11:1–20.</w:t>
      </w:r>
    </w:p>
    <w:p w14:paraId="6B304FF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Westerman, E. L., R. Whitlatch, J. A. Dijkstra, and L. G. Harris. 2009. Variation in brooding period masks similarities in response to changing temperatures. Marine Ecology Progress Series 391:13–19.</w:t>
      </w:r>
    </w:p>
    <w:p w14:paraId="377900B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Witte, S., C. Buschbaum, J. E. E. van Beusekom, and K. Reise. 2010. Does climatic warming explain why an introduced barnacle finally takes over after a lag of more than 50 years? Biological Invasions 12:3579–3589.</w:t>
      </w:r>
    </w:p>
    <w:p w14:paraId="381E211C" w14:textId="77777777" w:rsidR="006B5E37" w:rsidRPr="006B5E37" w:rsidRDefault="006B5E37" w:rsidP="006B5E37">
      <w:pPr>
        <w:widowControl w:val="0"/>
        <w:autoSpaceDE w:val="0"/>
        <w:autoSpaceDN w:val="0"/>
        <w:adjustRightInd w:val="0"/>
        <w:ind w:left="480" w:hanging="480"/>
        <w:rPr>
          <w:noProof/>
        </w:rPr>
      </w:pPr>
      <w:r w:rsidRPr="006B5E37">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3DFB941C" w:rsidR="004D5A7F" w:rsidRDefault="004D5A7F" w:rsidP="006B5E37">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65" w:name="_91zzxnwcm8d4" w:colFirst="0" w:colLast="0"/>
      <w:bookmarkStart w:id="266" w:name="OLE_LINK1"/>
      <w:bookmarkStart w:id="267" w:name="OLE_LINK2"/>
      <w:bookmarkEnd w:id="265"/>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68"/>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68"/>
      <w:r w:rsidRPr="00CA4945">
        <w:commentReference w:id="268"/>
      </w:r>
      <w:bookmarkEnd w:id="266"/>
      <w:bookmarkEnd w:id="267"/>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6B5E37" w:rsidRDefault="006B5E37">
      <w:pPr>
        <w:widowControl w:val="0"/>
      </w:pPr>
      <w:r>
        <w:t>Preferences?</w:t>
      </w:r>
    </w:p>
  </w:comment>
  <w:comment w:id="2" w:author="Amanda Droghini" w:date="2018-03-21T07:42:00Z" w:initials="AD">
    <w:p w14:paraId="37676222" w14:textId="72AFBCD0" w:rsidR="006B5E37" w:rsidRDefault="006B5E37">
      <w:pPr>
        <w:pStyle w:val="CommentText"/>
      </w:pPr>
      <w:r>
        <w:rPr>
          <w:rStyle w:val="CommentReference"/>
        </w:rPr>
        <w:annotationRef/>
      </w:r>
      <w:r>
        <w:t>Across a strong latitudinal gradient?</w:t>
      </w:r>
    </w:p>
  </w:comment>
  <w:comment w:id="3" w:author="Amanda Droghini" w:date="2017-10-19T16:50:00Z" w:initials="">
    <w:p w14:paraId="4B7A938A" w14:textId="77777777" w:rsidR="006B5E37" w:rsidRDefault="006B5E37">
      <w:pPr>
        <w:widowControl w:val="0"/>
      </w:pPr>
      <w:r>
        <w:t>Other authors on this? Author order?</w:t>
      </w:r>
    </w:p>
  </w:comment>
  <w:comment w:id="4" w:author="Amanda Droghini" w:date="2018-03-16T09:17:00Z" w:initials="AD">
    <w:p w14:paraId="12C77586" w14:textId="5C8BCC2E" w:rsidR="006B5E37" w:rsidRDefault="006B5E37">
      <w:pPr>
        <w:pStyle w:val="CommentText"/>
      </w:pPr>
      <w:r>
        <w:rPr>
          <w:rStyle w:val="CommentReference"/>
        </w:rPr>
        <w:annotationRef/>
      </w:r>
      <w:r>
        <w:t>ASF: Can we fill out a formal contributions section as is done in JWM or PLOS?</w:t>
      </w:r>
    </w:p>
  </w:comment>
  <w:comment w:id="10" w:author="Amanda Droghini" w:date="2018-02-10T09:27:00Z" w:initials="AD">
    <w:p w14:paraId="40E74B83" w14:textId="7D6291C8" w:rsidR="006B5E37" w:rsidRDefault="006B5E37">
      <w:pPr>
        <w:pStyle w:val="CommentText"/>
      </w:pPr>
      <w:r>
        <w:rPr>
          <w:rStyle w:val="CommentReference"/>
        </w:rPr>
        <w:annotationRef/>
      </w:r>
      <w:r>
        <w:t>Word count: 266</w:t>
      </w:r>
    </w:p>
  </w:comment>
  <w:comment w:id="67" w:author="Amanda Droghini" w:date="2018-03-17T18:36:00Z" w:initials="AD">
    <w:p w14:paraId="690DF08D" w14:textId="5A67B1E3" w:rsidR="006B5E37" w:rsidRDefault="006B5E37">
      <w:pPr>
        <w:pStyle w:val="CommentText"/>
      </w:pPr>
      <w:r>
        <w:rPr>
          <w:rStyle w:val="CommentReference"/>
        </w:rPr>
        <w:annotationRef/>
      </w:r>
      <w:r>
        <w:t>Standardize entire text to read “NIS”</w:t>
      </w:r>
    </w:p>
  </w:comment>
  <w:comment w:id="69" w:author="Amanda Droghini" w:date="2018-03-14T07:16:00Z" w:initials="AD">
    <w:p w14:paraId="62A1653D" w14:textId="15919CD2" w:rsidR="006B5E37" w:rsidRDefault="006B5E37">
      <w:pPr>
        <w:pStyle w:val="CommentText"/>
      </w:pPr>
      <w:r>
        <w:rPr>
          <w:rStyle w:val="CommentReference"/>
        </w:rPr>
        <w:annotationRef/>
      </w:r>
      <w:r>
        <w:t xml:space="preserve">Need to </w:t>
      </w:r>
      <w:r w:rsidR="004F5005">
        <w:t>check</w:t>
      </w:r>
      <w:r>
        <w:t xml:space="preserve"> citations for entire paragraph</w:t>
      </w:r>
    </w:p>
  </w:comment>
  <w:comment w:id="80" w:author="Amanda Droghini" w:date="2018-03-21T21:48:00Z" w:initials="AD">
    <w:p w14:paraId="505DEBC7" w14:textId="3F56F213" w:rsidR="006B5E37" w:rsidRDefault="006B5E37">
      <w:pPr>
        <w:pStyle w:val="CommentText"/>
      </w:pPr>
      <w:r>
        <w:rPr>
          <w:rStyle w:val="CommentReference"/>
        </w:rPr>
        <w:annotationRef/>
      </w:r>
      <w:r>
        <w:t>What do these 3 papers conclude about temperature?</w:t>
      </w:r>
    </w:p>
  </w:comment>
  <w:comment w:id="83" w:author="Amanda Droghini" w:date="2018-03-16T09:52:00Z" w:initials="AD">
    <w:p w14:paraId="1A495C67" w14:textId="66AAD34B" w:rsidR="006B5E37" w:rsidRDefault="006B5E37">
      <w:pPr>
        <w:pStyle w:val="CommentText"/>
      </w:pPr>
      <w:r>
        <w:rPr>
          <w:rStyle w:val="CommentReference"/>
        </w:rPr>
        <w:annotationRef/>
      </w:r>
      <w:r>
        <w:t>ASF: Is this correct?</w:t>
      </w:r>
    </w:p>
    <w:p w14:paraId="5E7FC74B" w14:textId="477F555F" w:rsidR="006B5E37" w:rsidRDefault="006B5E37">
      <w:pPr>
        <w:pStyle w:val="CommentText"/>
      </w:pPr>
      <w:r>
        <w:t>If it is actually been found here in the Bering Sea, can we still make a strong case that we are contributing new knowledge that temperatures matters for marine invasive invasions?</w:t>
      </w:r>
    </w:p>
  </w:comment>
  <w:comment w:id="84" w:author="Amanda Droghini" w:date="2018-03-17T18:30:00Z" w:initials="AD">
    <w:p w14:paraId="7A228909" w14:textId="6306A037" w:rsidR="006B5E37" w:rsidRDefault="006B5E37">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85" w:author="Amanda Droghini" w:date="2018-02-05T07:29:00Z" w:initials="AD">
    <w:p w14:paraId="57EC4D09" w14:textId="77777777" w:rsidR="006B5E37" w:rsidRDefault="006B5E37" w:rsidP="006244EA">
      <w:pPr>
        <w:pStyle w:val="CommentText"/>
      </w:pPr>
      <w:r>
        <w:rPr>
          <w:rStyle w:val="CommentReference"/>
        </w:rPr>
        <w:annotationRef/>
      </w:r>
      <w:r>
        <w:t>Missing reference</w:t>
      </w:r>
    </w:p>
  </w:comment>
  <w:comment w:id="86" w:author="Amanda Droghini" w:date="2018-03-16T09:56:00Z" w:initials="AD">
    <w:p w14:paraId="517531A4" w14:textId="51FF788C" w:rsidR="006B5E37" w:rsidRDefault="006B5E37">
      <w:pPr>
        <w:pStyle w:val="CommentText"/>
      </w:pPr>
      <w:r>
        <w:rPr>
          <w:rStyle w:val="CommentReference"/>
        </w:rPr>
        <w:annotationRef/>
      </w:r>
      <w:r>
        <w:t>ASF: Ask Fischbach for references on this.</w:t>
      </w:r>
    </w:p>
  </w:comment>
  <w:comment w:id="95" w:author="Amanda Droghini" w:date="2018-02-18T10:10:00Z" w:initials="AD">
    <w:p w14:paraId="2991A3C9" w14:textId="77777777" w:rsidR="006B5E37" w:rsidRDefault="006B5E37">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6B5E37" w:rsidRDefault="006B5E37">
      <w:pPr>
        <w:pStyle w:val="CommentText"/>
      </w:pPr>
      <w:r>
        <w:t>methods intro?</w:t>
      </w:r>
    </w:p>
  </w:comment>
  <w:comment w:id="106" w:author="Amanda Droghini" w:date="2018-03-21T22:19:00Z" w:initials="AD">
    <w:p w14:paraId="2851A639" w14:textId="77777777" w:rsidR="006B5E37" w:rsidRDefault="006B5E37" w:rsidP="003C5649">
      <w:pPr>
        <w:pStyle w:val="CommentText"/>
      </w:pPr>
      <w:r>
        <w:rPr>
          <w:rStyle w:val="CommentReference"/>
        </w:rPr>
        <w:annotationRef/>
      </w:r>
      <w:r>
        <w:t>Create citation</w:t>
      </w:r>
    </w:p>
  </w:comment>
  <w:comment w:id="107" w:author="Amanda Droghini" w:date="2018-03-24T07:49:00Z" w:initials="AD">
    <w:p w14:paraId="6E6903C5" w14:textId="77628ED9" w:rsidR="006B5E37" w:rsidRDefault="006B5E37">
      <w:pPr>
        <w:pStyle w:val="CommentText"/>
      </w:pPr>
      <w:r>
        <w:rPr>
          <w:rStyle w:val="CommentReference"/>
        </w:rPr>
        <w:annotationRef/>
      </w:r>
      <w:r>
        <w:t>Need to be consistent</w:t>
      </w:r>
    </w:p>
  </w:comment>
  <w:comment w:id="109" w:author="Amanda Droghini" w:date="2018-01-31T07:24:00Z" w:initials="AD">
    <w:p w14:paraId="614C0580" w14:textId="77777777" w:rsidR="006B5E37" w:rsidRDefault="006B5E37" w:rsidP="001C4E41">
      <w:pPr>
        <w:pStyle w:val="CommentText"/>
      </w:pPr>
      <w:r>
        <w:rPr>
          <w:rStyle w:val="CommentReference"/>
        </w:rPr>
        <w:annotationRef/>
      </w:r>
      <w:r>
        <w:t>Tony do you prefer “mid-century”?</w:t>
      </w:r>
    </w:p>
  </w:comment>
  <w:comment w:id="112" w:author="Amanda Droghini" w:date="2018-02-17T08:32:00Z" w:initials="AD">
    <w:p w14:paraId="383BDECE" w14:textId="178ACACB" w:rsidR="006B5E37" w:rsidRDefault="006B5E37">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15" w:author="Amanda Droghini" w:date="2018-01-31T07:34:00Z" w:initials="AD">
    <w:p w14:paraId="7C871970" w14:textId="3D1B072D" w:rsidR="006B5E37" w:rsidRDefault="006B5E37">
      <w:pPr>
        <w:pStyle w:val="CommentText"/>
      </w:pPr>
      <w:r>
        <w:rPr>
          <w:rStyle w:val="CommentReference"/>
        </w:rPr>
        <w:annotationRef/>
      </w:r>
      <w:r>
        <w:t>Whether to include this sentence + the next ones depends on what figures we are included in final MS. Should we use an ensemble approach?</w:t>
      </w:r>
    </w:p>
  </w:comment>
  <w:comment w:id="118" w:author="Amanda Droghini" w:date="2018-03-21T22:21:00Z" w:initials="AD">
    <w:p w14:paraId="44361182" w14:textId="66B223C5" w:rsidR="006B5E37" w:rsidRDefault="006B5E37">
      <w:pPr>
        <w:pStyle w:val="CommentText"/>
      </w:pPr>
      <w:r>
        <w:rPr>
          <w:rStyle w:val="CommentReference"/>
        </w:rPr>
        <w:annotationRef/>
      </w:r>
      <w:r>
        <w:t>Need to define if getting rid of other sentence</w:t>
      </w:r>
    </w:p>
  </w:comment>
  <w:comment w:id="119" w:author="Amanda Droghini" w:date="2018-01-31T07:37:00Z" w:initials="AD">
    <w:p w14:paraId="7A0EF1F0" w14:textId="4659B9B4" w:rsidR="006B5E37" w:rsidRDefault="006B5E37">
      <w:pPr>
        <w:pStyle w:val="CommentText"/>
      </w:pPr>
      <w:r>
        <w:rPr>
          <w:rStyle w:val="CommentReference"/>
        </w:rPr>
        <w:annotationRef/>
      </w:r>
      <w:r>
        <w:t>Do we talk about “percent no change” in the results??</w:t>
      </w:r>
    </w:p>
  </w:comment>
  <w:comment w:id="131" w:author="Amanda Droghini" w:date="2018-02-08T21:45:00Z" w:initials="AD">
    <w:p w14:paraId="6A6279A6" w14:textId="77777777" w:rsidR="006B5E37" w:rsidRDefault="006B5E37"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36" w:author="Amanda Droghini" w:date="2018-03-19T12:37:00Z" w:initials="AD">
    <w:p w14:paraId="0B6EE9B7" w14:textId="77777777" w:rsidR="006B5E37" w:rsidRDefault="006B5E37"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37" w:author="Amanda Droghini" w:date="2018-03-19T12:45:00Z" w:initials="AD">
    <w:p w14:paraId="7BC2976E" w14:textId="697CA442" w:rsidR="006B5E37" w:rsidRDefault="006B5E37">
      <w:pPr>
        <w:pStyle w:val="CommentText"/>
      </w:pPr>
      <w:r>
        <w:rPr>
          <w:rStyle w:val="CommentReference"/>
        </w:rPr>
        <w:annotationRef/>
      </w:r>
      <w:r>
        <w:t>Change figure would be interesting here – shows band really nicely</w:t>
      </w:r>
    </w:p>
  </w:comment>
  <w:comment w:id="138" w:author="Amanda Droghini" w:date="2018-03-19T12:47:00Z" w:initials="AD">
    <w:p w14:paraId="404DE3CB" w14:textId="3EA71162" w:rsidR="006B5E37" w:rsidRDefault="006B5E37">
      <w:pPr>
        <w:pStyle w:val="CommentText"/>
      </w:pPr>
      <w:r>
        <w:rPr>
          <w:rStyle w:val="CommentReference"/>
        </w:rPr>
        <w:annotationRef/>
      </w:r>
      <w:r>
        <w:t>Need to double check this</w:t>
      </w:r>
    </w:p>
  </w:comment>
  <w:comment w:id="144" w:author="Amanda Droghini" w:date="2017-11-12T22:06:00Z" w:initials="">
    <w:p w14:paraId="045112CC" w14:textId="77777777" w:rsidR="006B5E37" w:rsidRDefault="006B5E37" w:rsidP="000C2CEA">
      <w:pPr>
        <w:widowControl w:val="0"/>
      </w:pPr>
      <w:r>
        <w:t>Graph of # of species x Week</w:t>
      </w:r>
    </w:p>
  </w:comment>
  <w:comment w:id="147" w:author="Amanda Droghini" w:date="2018-02-17T09:03:00Z" w:initials="AD">
    <w:p w14:paraId="0910F67F" w14:textId="1E8F6327" w:rsidR="006B5E37" w:rsidRDefault="006B5E37">
      <w:pPr>
        <w:pStyle w:val="CommentText"/>
      </w:pPr>
      <w:r>
        <w:rPr>
          <w:rStyle w:val="CommentReference"/>
        </w:rPr>
        <w:annotationRef/>
      </w:r>
      <w:r>
        <w:t>can you graph frequency distribution for this? # of species by # of consec weeks</w:t>
      </w:r>
    </w:p>
  </w:comment>
  <w:comment w:id="149" w:author="Amanda Droghini" w:date="2018-03-16T10:27:00Z" w:initials="AD">
    <w:p w14:paraId="69EB6004" w14:textId="45C69674" w:rsidR="006B5E37" w:rsidRDefault="006B5E37">
      <w:pPr>
        <w:pStyle w:val="CommentText"/>
      </w:pPr>
      <w:r>
        <w:rPr>
          <w:rStyle w:val="CommentReference"/>
        </w:rPr>
        <w:annotationRef/>
      </w:r>
      <w:r>
        <w:t>ASF: detail why this is not n = 42.  Was this because we only had detailed reproductive habitat tolerance information for 29 NIS under consideration?</w:t>
      </w:r>
    </w:p>
  </w:comment>
  <w:comment w:id="150" w:author="Amanda Droghini" w:date="2018-03-11T10:23:00Z" w:initials="AD">
    <w:p w14:paraId="30CF82E1" w14:textId="77777777" w:rsidR="006B5E37" w:rsidRDefault="006B5E37" w:rsidP="004E6C5F">
      <w:pPr>
        <w:pStyle w:val="CommentText"/>
      </w:pPr>
      <w:r>
        <w:rPr>
          <w:rStyle w:val="CommentReference"/>
        </w:rPr>
        <w:annotationRef/>
      </w:r>
      <w:r>
        <w:t>Need to flesh out results for repro. Hone in on the temperature thresholds – how many weeks if you need 10C, etc. etc.</w:t>
      </w:r>
    </w:p>
  </w:comment>
  <w:comment w:id="164" w:author="Amanda Droghini" w:date="2018-02-17T08:54:00Z" w:initials="AD">
    <w:p w14:paraId="429B70D9" w14:textId="77777777" w:rsidR="006B5E37" w:rsidRDefault="006B5E37"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65" w:author="Amanda Droghini" w:date="2018-02-17T08:55:00Z" w:initials="AD">
    <w:p w14:paraId="604503BB" w14:textId="77777777" w:rsidR="006B5E37" w:rsidRDefault="006B5E37" w:rsidP="0034065B">
      <w:pPr>
        <w:pStyle w:val="CommentText"/>
      </w:pPr>
      <w:r>
        <w:rPr>
          <w:rStyle w:val="CommentReference"/>
        </w:rPr>
        <w:annotationRef/>
      </w:r>
      <w:r>
        <w:t>do all 3 models agree on these 6? if so, say that insead.</w:t>
      </w:r>
    </w:p>
  </w:comment>
  <w:comment w:id="171" w:author="Amanda Droghini" w:date="2017-11-12T22:38:00Z" w:initials="">
    <w:p w14:paraId="62A7E6D0" w14:textId="1A1BA0E3" w:rsidR="006B5E37" w:rsidRDefault="006B5E37" w:rsidP="0034065B">
      <w:pPr>
        <w:widowControl w:val="0"/>
      </w:pPr>
      <w:r>
        <w:t xml:space="preserve">Alaska or Bering Sea? </w:t>
      </w:r>
    </w:p>
  </w:comment>
  <w:comment w:id="173" w:author="Amanda Droghini" w:date="2018-02-17T09:01:00Z" w:initials="AD">
    <w:p w14:paraId="7D70480F" w14:textId="77777777" w:rsidR="006B5E37" w:rsidRDefault="006B5E37"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74" w:author="Amanda Droghini" w:date="2017-11-12T22:41:00Z" w:initials="">
    <w:p w14:paraId="358C5A9B" w14:textId="77777777" w:rsidR="006B5E37" w:rsidRDefault="006B5E37" w:rsidP="0034065B">
      <w:pPr>
        <w:widowControl w:val="0"/>
      </w:pPr>
      <w:r>
        <w:t>Chord diagram - ballast water</w:t>
      </w:r>
    </w:p>
  </w:comment>
  <w:comment w:id="175" w:author="Amanda Droghini" w:date="2017-11-12T22:20:00Z" w:initials="">
    <w:p w14:paraId="4605BA59" w14:textId="77777777" w:rsidR="006B5E37" w:rsidRDefault="006B5E37" w:rsidP="0034065B">
      <w:pPr>
        <w:widowControl w:val="0"/>
      </w:pPr>
      <w:r>
        <w:t>Assuming I interpreted this right?</w:t>
      </w:r>
    </w:p>
  </w:comment>
  <w:comment w:id="176" w:author="Amanda Droghini" w:date="2017-11-12T22:27:00Z" w:initials="">
    <w:p w14:paraId="64CAC5C5" w14:textId="77777777" w:rsidR="006B5E37" w:rsidRDefault="006B5E37" w:rsidP="0034065B">
      <w:pPr>
        <w:widowControl w:val="0"/>
      </w:pPr>
      <w:r>
        <w:t>Chord diagram - ship arrivals</w:t>
      </w:r>
    </w:p>
  </w:comment>
  <w:comment w:id="180" w:author="Amanda Droghini" w:date="2018-03-16T10:57:00Z" w:initials="AD">
    <w:p w14:paraId="14143BE2" w14:textId="39B33E99" w:rsidR="006B5E37" w:rsidRDefault="006B5E37">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86" w:author="Amanda Droghini" w:date="2018-03-06T07:44:00Z" w:initials="AD">
    <w:p w14:paraId="72CF6DE9" w14:textId="77777777" w:rsidR="006B5E37" w:rsidRDefault="006B5E37" w:rsidP="00E46D10">
      <w:pPr>
        <w:pStyle w:val="CommentText"/>
      </w:pPr>
      <w:r>
        <w:rPr>
          <w:rStyle w:val="CommentReference"/>
        </w:rPr>
        <w:annotationRef/>
      </w:r>
      <w:r>
        <w:t xml:space="preserve">Not sure where to put this? </w:t>
      </w:r>
    </w:p>
  </w:comment>
  <w:comment w:id="194" w:author="Amanda Droghini" w:date="2018-03-23T07:54:00Z" w:initials="AD">
    <w:p w14:paraId="701FA173" w14:textId="1263F01F" w:rsidR="006B5E37" w:rsidRDefault="006B5E37">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98" w:author="Amanda Droghini" w:date="2018-03-07T08:30:00Z" w:initials="AD">
    <w:p w14:paraId="6A095BF7" w14:textId="77777777" w:rsidR="006B5E37" w:rsidRDefault="006B5E37" w:rsidP="00072121">
      <w:pPr>
        <w:pStyle w:val="CommentText"/>
      </w:pPr>
      <w:r>
        <w:rPr>
          <w:rStyle w:val="CommentReference"/>
        </w:rPr>
        <w:annotationRef/>
      </w:r>
      <w:r>
        <w:t xml:space="preserve">as high as 19C on MODIS (2017) </w:t>
      </w:r>
      <w:r w:rsidRPr="009D2B00">
        <w:t>https://neo.sci.gsfc.nasa.gov/analysis/index.php</w:t>
      </w:r>
    </w:p>
  </w:comment>
  <w:comment w:id="199" w:author="Amanda Droghini" w:date="2018-03-07T08:20:00Z" w:initials="AD">
    <w:p w14:paraId="041A0C31" w14:textId="77777777" w:rsidR="006B5E37" w:rsidRDefault="006B5E37" w:rsidP="00072121">
      <w:pPr>
        <w:pStyle w:val="CommentText"/>
      </w:pPr>
      <w:r>
        <w:rPr>
          <w:rStyle w:val="CommentReference"/>
        </w:rPr>
        <w:annotationRef/>
      </w:r>
      <w:r>
        <w:t>Need to actually read Fetzer paper</w:t>
      </w:r>
    </w:p>
  </w:comment>
  <w:comment w:id="218" w:author="Amanda Droghini" w:date="2018-03-12T08:23:00Z" w:initials="AD">
    <w:p w14:paraId="7C1DAED8" w14:textId="44CFBCF3" w:rsidR="006B5E37" w:rsidRDefault="006B5E37">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6B5E37" w:rsidRDefault="006B5E37">
      <w:pPr>
        <w:pStyle w:val="CommentText"/>
      </w:pPr>
      <w:r>
        <w:t>Cite Wasson et a. 2001 Biological invasions of estuaries without international shipping: the importance of intraregional transport</w:t>
      </w:r>
    </w:p>
  </w:comment>
  <w:comment w:id="232" w:author="Amanda Droghini" w:date="2018-02-06T05:47:00Z" w:initials="AD">
    <w:p w14:paraId="1AEE5B5C" w14:textId="77777777" w:rsidR="006B5E37" w:rsidRDefault="006B5E37" w:rsidP="006A7E99">
      <w:pPr>
        <w:pStyle w:val="CommentText"/>
      </w:pPr>
      <w:r>
        <w:rPr>
          <w:rStyle w:val="CommentReference"/>
        </w:rPr>
        <w:annotationRef/>
      </w:r>
      <w:r>
        <w:t>More references needed + check that these say what you want them to say. L-R is for fouling species</w:t>
      </w:r>
    </w:p>
  </w:comment>
  <w:comment w:id="251" w:author="Amanda Droghini" w:date="2018-02-06T12:55:00Z" w:initials="AD">
    <w:p w14:paraId="57CE005C" w14:textId="77777777" w:rsidR="006B5E37" w:rsidRDefault="006B5E37" w:rsidP="00B31FD6">
      <w:pPr>
        <w:pStyle w:val="CommentText"/>
      </w:pPr>
      <w:r>
        <w:rPr>
          <w:rStyle w:val="CommentReference"/>
        </w:rPr>
        <w:annotationRef/>
      </w:r>
      <w:r>
        <w:t>Thieltges et al 2004 ++ see who cites them!</w:t>
      </w:r>
    </w:p>
    <w:p w14:paraId="14F0A1EA" w14:textId="77777777" w:rsidR="006B5E37" w:rsidRDefault="006B5E37" w:rsidP="00B31FD6">
      <w:pPr>
        <w:pStyle w:val="CommentText"/>
      </w:pPr>
    </w:p>
    <w:p w14:paraId="6E805556" w14:textId="77777777" w:rsidR="006B5E37" w:rsidRDefault="006B5E37"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6B5E37" w:rsidRDefault="006B5E37" w:rsidP="00B31FD6">
      <w:pPr>
        <w:pStyle w:val="CommentText"/>
      </w:pPr>
    </w:p>
    <w:p w14:paraId="37482056" w14:textId="77777777" w:rsidR="006B5E37" w:rsidRPr="00453DA1" w:rsidRDefault="006B5E37"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6B5E37" w:rsidRDefault="006B5E37" w:rsidP="00B31FD6">
      <w:pPr>
        <w:pStyle w:val="CommentText"/>
      </w:pPr>
    </w:p>
    <w:p w14:paraId="49A8039B" w14:textId="77777777" w:rsidR="006B5E37" w:rsidRPr="00453DA1" w:rsidRDefault="006B5E37"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6B5E37" w:rsidRDefault="006B5E37" w:rsidP="00B31FD6">
      <w:pPr>
        <w:pStyle w:val="CommentText"/>
      </w:pPr>
    </w:p>
    <w:p w14:paraId="7015EDA7" w14:textId="77777777" w:rsidR="006B5E37" w:rsidRPr="00DF1768" w:rsidRDefault="006B5E37"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6B5E37" w:rsidRDefault="006B5E37" w:rsidP="00B31FD6">
      <w:pPr>
        <w:pStyle w:val="CommentText"/>
      </w:pPr>
    </w:p>
    <w:p w14:paraId="1F4F3424" w14:textId="77777777" w:rsidR="006B5E37" w:rsidRPr="00DF1768" w:rsidRDefault="006B5E37"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6B5E37" w:rsidRDefault="006B5E37" w:rsidP="00B31FD6">
      <w:pPr>
        <w:pStyle w:val="CommentText"/>
      </w:pPr>
    </w:p>
  </w:comment>
  <w:comment w:id="263" w:author="Amanda Droghini" w:date="2018-03-12T08:26:00Z" w:initials="AD">
    <w:p w14:paraId="326093C0" w14:textId="07DC7638" w:rsidR="006B5E37" w:rsidRDefault="006B5E37">
      <w:pPr>
        <w:pStyle w:val="CommentText"/>
      </w:pPr>
      <w:r>
        <w:rPr>
          <w:rStyle w:val="CommentReference"/>
        </w:rPr>
        <w:annotationRef/>
      </w:r>
      <w:r>
        <w:t>Reword to omit ranking system?</w:t>
      </w:r>
    </w:p>
  </w:comment>
  <w:comment w:id="268" w:author="Jordan Watson - NOAA Federal" w:date="2017-10-02T17:35:00Z" w:initials="">
    <w:p w14:paraId="70283FEF" w14:textId="77777777" w:rsidR="006B5E37" w:rsidRDefault="006B5E37"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2851A639" w15:done="0"/>
  <w15:commentEx w15:paraId="6E6903C5" w15:done="0"/>
  <w15:commentEx w15:paraId="614C0580"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72CF6DE9" w15:done="0"/>
  <w15:commentEx w15:paraId="701FA173" w15:done="0"/>
  <w15:commentEx w15:paraId="6A095BF7" w15:done="0"/>
  <w15:commentEx w15:paraId="041A0C3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505DEBC7" w16cid:durableId="1E5D5197"/>
  <w16cid:commentId w16cid:paraId="5E7FC74B" w16cid:durableId="1E561272"/>
  <w16cid:commentId w16cid:paraId="7A228909" w16cid:durableId="1E57DD43"/>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72CF6DE9" w16cid:durableId="1E48C558"/>
  <w16cid:commentId w16cid:paraId="701FA173" w16cid:durableId="1E5F3156"/>
  <w16cid:commentId w16cid:paraId="6A095BF7" w16cid:durableId="1E4A21B2"/>
  <w16cid:commentId w16cid:paraId="041A0C3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AB2DC" w14:textId="77777777" w:rsidR="00FA571D" w:rsidRDefault="00FA571D">
      <w:r>
        <w:separator/>
      </w:r>
    </w:p>
  </w:endnote>
  <w:endnote w:type="continuationSeparator" w:id="0">
    <w:p w14:paraId="375B0009" w14:textId="77777777" w:rsidR="00FA571D" w:rsidRDefault="00FA5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6B5E37" w:rsidRDefault="006B5E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6B5E37" w:rsidRDefault="006B5E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6B5E37" w:rsidRDefault="006B5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69E6D" w14:textId="77777777" w:rsidR="00FA571D" w:rsidRDefault="00FA571D">
      <w:r>
        <w:separator/>
      </w:r>
    </w:p>
  </w:footnote>
  <w:footnote w:type="continuationSeparator" w:id="0">
    <w:p w14:paraId="2096C6B0" w14:textId="77777777" w:rsidR="00FA571D" w:rsidRDefault="00FA571D">
      <w:r>
        <w:continuationSeparator/>
      </w:r>
    </w:p>
  </w:footnote>
  <w:footnote w:id="1">
    <w:p w14:paraId="074BAA2A" w14:textId="27B1433F" w:rsidR="006B5E37" w:rsidRPr="00E32670" w:rsidRDefault="006B5E37"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6B5E37" w:rsidRDefault="006B5E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6B5E37" w:rsidRDefault="006B5E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6B5E37" w:rsidRDefault="006B5E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36228"/>
    <w:rsid w:val="001364A9"/>
    <w:rsid w:val="001404CD"/>
    <w:rsid w:val="00145144"/>
    <w:rsid w:val="0015147A"/>
    <w:rsid w:val="001532D3"/>
    <w:rsid w:val="001564A4"/>
    <w:rsid w:val="00157A7E"/>
    <w:rsid w:val="00161A9A"/>
    <w:rsid w:val="00164C65"/>
    <w:rsid w:val="00177A13"/>
    <w:rsid w:val="001817D4"/>
    <w:rsid w:val="0018334C"/>
    <w:rsid w:val="00186DB4"/>
    <w:rsid w:val="00187CB4"/>
    <w:rsid w:val="0019053F"/>
    <w:rsid w:val="001927F5"/>
    <w:rsid w:val="00195255"/>
    <w:rsid w:val="00196A25"/>
    <w:rsid w:val="001A349A"/>
    <w:rsid w:val="001A5234"/>
    <w:rsid w:val="001A77BE"/>
    <w:rsid w:val="001A7D7E"/>
    <w:rsid w:val="001B0CB7"/>
    <w:rsid w:val="001C0CBC"/>
    <w:rsid w:val="001C4E41"/>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5005"/>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F0"/>
    <w:rsid w:val="00684C61"/>
    <w:rsid w:val="0069134C"/>
    <w:rsid w:val="006914F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33BC"/>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0ACC"/>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6A03"/>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A3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1E2"/>
    <w:rsid w:val="00F5590F"/>
    <w:rsid w:val="00F57583"/>
    <w:rsid w:val="00F61131"/>
    <w:rsid w:val="00F62A45"/>
    <w:rsid w:val="00F63567"/>
    <w:rsid w:val="00F65059"/>
    <w:rsid w:val="00F71DB3"/>
    <w:rsid w:val="00F7502E"/>
    <w:rsid w:val="00F753FC"/>
    <w:rsid w:val="00F80632"/>
    <w:rsid w:val="00F843E2"/>
    <w:rsid w:val="00F84B86"/>
    <w:rsid w:val="00F8746F"/>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6D6DCC-9634-B840-80AF-6C3CA9025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Pages>
  <Words>46225</Words>
  <Characters>263488</Characters>
  <Application>Microsoft Office Word</Application>
  <DocSecurity>0</DocSecurity>
  <Lines>2195</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98</cp:revision>
  <dcterms:created xsi:type="dcterms:W3CDTF">2018-03-08T01:35:00Z</dcterms:created>
  <dcterms:modified xsi:type="dcterms:W3CDTF">2018-03-27T16:01:00Z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