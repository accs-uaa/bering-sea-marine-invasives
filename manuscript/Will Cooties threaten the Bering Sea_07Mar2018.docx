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743FA08B" w:rsidR="001F394D" w:rsidRPr="001F394D" w:rsidRDefault="00C06175" w:rsidP="001F394D">
      <w:pPr>
        <w:spacing w:line="360" w:lineRule="auto"/>
        <w:contextualSpacing/>
      </w:pPr>
      <w:r>
        <w:t xml:space="preserve">Cold </w:t>
      </w:r>
      <w:r w:rsidR="001F394D">
        <w:t>water</w:t>
      </w:r>
      <w:r>
        <w:t xml:space="preserve"> temperature</w:t>
      </w:r>
      <w:r w:rsidR="001F394D">
        <w:t>s and low shipping traffic are expected to limit b</w:t>
      </w:r>
      <w:r w:rsidR="001F394D" w:rsidRPr="004433B3">
        <w:t>iological introductions</w:t>
      </w:r>
      <w:r w:rsidR="001F394D">
        <w:t xml:space="preserve"> in polar ecosystems, </w:t>
      </w:r>
      <w:r>
        <w:t xml:space="preserve">but </w:t>
      </w:r>
      <w:r w:rsidR="001F394D">
        <w:t>these</w:t>
      </w:r>
      <w:r w:rsidR="002A27DE">
        <w:t xml:space="preserve"> idea</w:t>
      </w:r>
      <w:r w:rsidR="001F394D">
        <w:t>s</w:t>
      </w:r>
      <w:r w:rsidR="002A27DE">
        <w:t xml:space="preserve"> </w:t>
      </w:r>
      <w:r w:rsidR="001F394D">
        <w:t>have</w:t>
      </w:r>
      <w:r w:rsidR="00816CE9">
        <w:t xml:space="preserve"> </w:t>
      </w:r>
      <w:r w:rsidR="001F394D">
        <w:t>rarely</w:t>
      </w:r>
      <w:r w:rsidR="00816CE9">
        <w:t xml:space="preserve"> been e</w:t>
      </w:r>
      <w:r w:rsidR="001F394D">
        <w:t>xplored</w:t>
      </w:r>
      <w:r>
        <w:t xml:space="preserve"> across several taxa and multiple stages of invasions</w:t>
      </w:r>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w:t>
      </w:r>
      <w:bookmarkStart w:id="9" w:name="_GoBack"/>
      <w:bookmarkEnd w:id="9"/>
      <w:r w:rsidR="001F394D">
        <w:t xml:space="preserve">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10" w:name="_pbl1j7mdidxp" w:colFirst="0" w:colLast="0"/>
      <w:bookmarkStart w:id="11" w:name="_voybw5xrckbg" w:colFirst="0" w:colLast="0"/>
      <w:bookmarkEnd w:id="10"/>
      <w:bookmarkEnd w:id="11"/>
      <w:r w:rsidRPr="00CA4945">
        <w:lastRenderedPageBreak/>
        <w:t>Introduction</w:t>
      </w:r>
    </w:p>
    <w:p w14:paraId="6CF7C39A" w14:textId="526997F2" w:rsidR="000200CF" w:rsidRDefault="00FA27FD" w:rsidP="000200CF">
      <w:pPr>
        <w:spacing w:line="360" w:lineRule="auto"/>
      </w:pPr>
      <w:bookmarkStart w:id="12" w:name="_bfvbetu0f9fx" w:colFirst="0" w:colLast="0"/>
      <w:bookmarkEnd w:id="12"/>
      <w:commentRangeStart w:id="13"/>
      <w:r>
        <w:t>Shipping</w:t>
      </w:r>
      <w:r w:rsidR="009B1665">
        <w:t>,</w:t>
      </w:r>
      <w:commentRangeEnd w:id="13"/>
      <w:r w:rsidR="000E0809">
        <w:rPr>
          <w:rStyle w:val="CommentReference"/>
          <w:rFonts w:ascii="Arial" w:eastAsia="Arial" w:hAnsi="Arial" w:cs="Arial"/>
          <w:color w:val="000000"/>
          <w:lang w:val="en-US" w:eastAsia="en-US"/>
        </w:rPr>
        <w:commentReference w:id="13"/>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14"/>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14"/>
      <w:r w:rsidR="00B37649">
        <w:rPr>
          <w:rStyle w:val="CommentReference"/>
          <w:rFonts w:ascii="Arial" w:eastAsia="Arial" w:hAnsi="Arial" w:cs="Arial"/>
          <w:color w:val="000000"/>
          <w:lang w:val="en-US" w:eastAsia="en-US"/>
        </w:rPr>
        <w:commentReference w:id="14"/>
      </w:r>
      <w:r w:rsidR="00767A1D">
        <w:t xml:space="preserve"> </w:t>
      </w:r>
      <w:r w:rsidR="000200CF">
        <w:t>Even species that can survive</w:t>
      </w:r>
      <w:r w:rsidR="00F753FC">
        <w:t xml:space="preserve"> in cold waters may not be able to reproduce</w:t>
      </w:r>
      <w:r w:rsidR="000200CF">
        <w:t xml:space="preserve"> </w:t>
      </w:r>
      <w:r w:rsidR="00F753FC">
        <w:t>or complete</w:t>
      </w:r>
      <w:r w:rsidR="000200CF">
        <w:t xml:space="preserve"> ontogenetic development, as these processes are even more sensitive to temperature than survival</w:t>
      </w:r>
      <w:r w:rsidR="003D7A91">
        <w:t xml:space="preserve"> </w:t>
      </w:r>
      <w:commentRangeStart w:id="15"/>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15"/>
      <w:r w:rsidR="00AF591D">
        <w:rPr>
          <w:rStyle w:val="CommentReference"/>
          <w:rFonts w:ascii="Arial" w:eastAsia="Arial" w:hAnsi="Arial" w:cs="Arial"/>
          <w:color w:val="000000"/>
          <w:lang w:val="en-US" w:eastAsia="en-US"/>
        </w:rPr>
        <w:commentReference w:id="15"/>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usually,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16"/>
      <w:r w:rsidR="00B76A2B">
        <w:t xml:space="preserve"> </w:t>
      </w:r>
      <w:commentRangeEnd w:id="16"/>
      <w:r w:rsidR="003D7A91">
        <w:rPr>
          <w:rStyle w:val="CommentReference"/>
        </w:rPr>
        <w:commentReference w:id="16"/>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17"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18" w:author="Amanda Droghini" w:date="2018-03-07T17:43:00Z">
        <w:r w:rsidR="003D7A91" w:rsidDel="00122499">
          <w:delText>Th</w:delText>
        </w:r>
        <w:r w:rsidR="00C90B04" w:rsidDel="00122499">
          <w:delText xml:space="preserve">e breakdown of function at cold temperatures for temperate species, </w:delText>
        </w:r>
      </w:del>
      <w:del w:id="19" w:author="Amanda Droghini" w:date="2018-03-07T16:48:00Z">
        <w:r w:rsidR="00C90B04" w:rsidDel="000200CF">
          <w:delText xml:space="preserve">and the high specialization of native Arctic species, </w:delText>
        </w:r>
      </w:del>
      <w:del w:id="20"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21"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22"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13942C73"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In Arctic systems, the presence of sea ice has contributed to historically low patterns of vessel traffic, with the assumption of low propagule pressure. </w:t>
      </w:r>
      <w:r w:rsidR="00DD3EDE">
        <w:rPr>
          <w:highlight w:val="yellow"/>
        </w:rPr>
        <w:t>NIS</w:t>
      </w:r>
      <w:commentRangeStart w:id="23"/>
      <w:r w:rsidR="00533AAB" w:rsidRPr="00533AAB">
        <w:rPr>
          <w:highlight w:val="yellow"/>
        </w:rPr>
        <w:t xml:space="preserve"> are already being transported in ballast water tanks</w:t>
      </w:r>
      <w:r w:rsidR="00533AAB">
        <w:rPr>
          <w:highlight w:val="yellow"/>
        </w:rPr>
        <w:t xml:space="preserve"> and as hull foulers</w:t>
      </w:r>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23"/>
      <w:r w:rsidR="00533AAB">
        <w:rPr>
          <w:rStyle w:val="CommentReference"/>
          <w:rFonts w:ascii="Arial" w:eastAsia="Arial" w:hAnsi="Arial" w:cs="Arial"/>
          <w:color w:val="000000"/>
          <w:lang w:val="en-US" w:eastAsia="en-US"/>
        </w:rPr>
        <w:commentReference w:id="23"/>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 they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r w:rsidR="00E016D1">
        <w:rPr>
          <w:i/>
        </w:rPr>
        <w:t xml:space="preserve">Didemnum vexillum </w:t>
      </w:r>
      <w:r w:rsidR="00E016D1">
        <w:t xml:space="preserve">in southcoastal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A42D8B">
        <w:t>Moreover,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 xml:space="preserve">. </w:t>
      </w:r>
      <w:r w:rsidR="00A42D8B">
        <w:t>Thus, while these studies provide a foundation for predicting Arctic invasions, our understanding of high-latitude invasions remains thin, especially with our ability to generalize across multiple taxa and stages of invasion.</w:t>
      </w:r>
    </w:p>
    <w:p w14:paraId="4F607CA3" w14:textId="77777777" w:rsidR="001564A4" w:rsidRDefault="001564A4" w:rsidP="001D6B6C">
      <w:pPr>
        <w:spacing w:line="360" w:lineRule="auto"/>
        <w:contextualSpacing/>
      </w:pPr>
    </w:p>
    <w:p w14:paraId="1044DCC9" w14:textId="3988BE09" w:rsidR="00E670A9" w:rsidRDefault="00EE196E" w:rsidP="002674FC">
      <w:pPr>
        <w:spacing w:line="360" w:lineRule="auto"/>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w:t>
      </w:r>
      <w:r w:rsidR="009A4A26">
        <w:lastRenderedPageBreak/>
        <w:t xml:space="preserve">ice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24"/>
      <w:r w:rsidR="006244EA">
        <w:t xml:space="preserve">Since the beginning </w:t>
      </w:r>
      <w:commentRangeEnd w:id="24"/>
      <w:r w:rsidR="006244EA">
        <w:rPr>
          <w:rStyle w:val="CommentReference"/>
        </w:rPr>
        <w:commentReference w:id="24"/>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25"/>
      <w:r w:rsidR="006244EA" w:rsidRPr="006244EA">
        <w:rPr>
          <w:highlight w:val="yellow"/>
        </w:rPr>
        <w:t>((add stats)</w:t>
      </w:r>
      <w:commentRangeEnd w:id="25"/>
      <w:r w:rsidR="004F6FD9">
        <w:rPr>
          <w:rStyle w:val="CommentReference"/>
        </w:rPr>
        <w:commentReference w:id="25"/>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26"/>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polar regions.</w:t>
      </w:r>
    </w:p>
    <w:p w14:paraId="69A0D4A8" w14:textId="77777777" w:rsidR="00552F17" w:rsidDel="00D655FC" w:rsidRDefault="00552F17" w:rsidP="00CA4945">
      <w:pPr>
        <w:spacing w:before="200" w:line="360" w:lineRule="auto"/>
        <w:contextualSpacing/>
        <w:rPr>
          <w:del w:id="27" w:author="Amanda Droghini" w:date="2018-02-14T07:41:00Z"/>
        </w:rPr>
      </w:pPr>
      <w:bookmarkStart w:id="28" w:name="_m7oo5zak2jfc" w:colFirst="0" w:colLast="0"/>
      <w:bookmarkStart w:id="29" w:name="_rq0l47zex3zr" w:colFirst="0" w:colLast="0"/>
      <w:bookmarkEnd w:id="28"/>
      <w:bookmarkEnd w:id="29"/>
    </w:p>
    <w:p w14:paraId="5ECBACE1" w14:textId="1AED0734" w:rsidR="00723773" w:rsidDel="00D655FC" w:rsidRDefault="00874591" w:rsidP="00D655FC">
      <w:pPr>
        <w:spacing w:before="200" w:line="360" w:lineRule="auto"/>
        <w:contextualSpacing/>
        <w:rPr>
          <w:del w:id="30" w:author="Amanda Droghini" w:date="2018-02-14T07:41:00Z"/>
          <w:highlight w:val="white"/>
        </w:rPr>
      </w:pPr>
      <w:del w:id="31"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32" w:name="_8ktb2c9fr4av" w:colFirst="0" w:colLast="0"/>
      <w:bookmarkEnd w:id="32"/>
    </w:p>
    <w:p w14:paraId="62CE6144" w14:textId="3D4E9C55" w:rsidR="004403F9" w:rsidRDefault="00463580" w:rsidP="004403F9">
      <w:pPr>
        <w:spacing w:before="200" w:line="360" w:lineRule="auto"/>
        <w:contextualSpacing/>
      </w:pPr>
      <w:r>
        <w:t xml:space="preserve">In this paper, </w:t>
      </w:r>
      <w:del w:id="33"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had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commentRangeStart w:id="34"/>
      <w:r w:rsidR="00AF591D">
        <w:t xml:space="preserve">We </w:t>
      </w:r>
      <w:r w:rsidR="00DD3EDE">
        <w:t xml:space="preserve">hypothesized that survival would depend on species’ tolerance to cold water temperatures, and predicted that NIS </w:t>
      </w:r>
      <w:r w:rsidR="008C5BFA">
        <w:t xml:space="preserve">richness would be higher in the southern Bering Sea, and decline </w:t>
      </w:r>
      <w:r w:rsidR="009B4D52">
        <w:t xml:space="preserve">in the </w:t>
      </w:r>
      <w:r w:rsidR="008C5BFA">
        <w:t>north</w:t>
      </w:r>
      <w:r w:rsidR="009B4D52">
        <w:t>.</w:t>
      </w:r>
      <w:commentRangeEnd w:id="34"/>
      <w:r w:rsidR="008C5BFA">
        <w:rPr>
          <w:rStyle w:val="CommentReference"/>
          <w:rFonts w:ascii="Arial" w:eastAsia="Arial" w:hAnsi="Arial" w:cs="Arial"/>
          <w:color w:val="000000"/>
          <w:lang w:val="en-US" w:eastAsia="en-US"/>
        </w:rPr>
        <w:commentReference w:id="34"/>
      </w:r>
      <w:r w:rsidR="009B4D52">
        <w:t xml:space="preserve">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35" w:author="Amanda Droghini" w:date="2018-02-21T16:41:00Z">
        <w:r w:rsidR="00F24EA9" w:rsidDel="00F24EA9">
          <w:delText xml:space="preserve">We and </w:delText>
        </w:r>
        <w:r w:rsidR="00874591" w:rsidRPr="00CA4945" w:rsidDel="00F24EA9">
          <w:delText xml:space="preserve"> </w:delText>
        </w:r>
        <w:commentRangeStart w:id="36"/>
        <w:r w:rsidR="00433E19" w:rsidRPr="00433E19" w:rsidDel="00F24EA9">
          <w:rPr>
            <w:color w:val="FF0000"/>
          </w:rPr>
          <w:delText xml:space="preserve">species-specific </w:delText>
        </w:r>
        <w:commentRangeEnd w:id="36"/>
        <w:r w:rsidR="00D9788D" w:rsidDel="00F24EA9">
          <w:rPr>
            <w:rStyle w:val="CommentReference"/>
          </w:rPr>
          <w:commentReference w:id="36"/>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37"/>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37"/>
      <w:r w:rsidR="00117F07" w:rsidRPr="004403F9">
        <w:rPr>
          <w:rStyle w:val="CommentReference"/>
          <w:highlight w:val="yellow"/>
        </w:rPr>
        <w:commentReference w:id="37"/>
      </w:r>
      <w:r w:rsidR="004403F9" w:rsidRPr="004403F9">
        <w:rPr>
          <w:highlight w:val="yellow"/>
        </w:rPr>
        <w:t xml:space="preserve"> </w:t>
      </w:r>
      <w:del w:id="3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39" w:name="_8bc9cfv03n6p" w:colFirst="0" w:colLast="0"/>
      <w:bookmarkEnd w:id="39"/>
      <w:r w:rsidRPr="00BB5655">
        <w:lastRenderedPageBreak/>
        <w:t>Methods</w:t>
      </w:r>
    </w:p>
    <w:p w14:paraId="36636D33" w14:textId="77777777" w:rsidR="00723773" w:rsidRPr="00BB5655" w:rsidRDefault="00874591" w:rsidP="00BB5655">
      <w:pPr>
        <w:pStyle w:val="Heading2"/>
      </w:pPr>
      <w:bookmarkStart w:id="40" w:name="_kncwpiu8qj9q" w:colFirst="0" w:colLast="0"/>
      <w:bookmarkEnd w:id="40"/>
      <w:r w:rsidRPr="00BB5655">
        <w:t>Study area</w:t>
      </w:r>
    </w:p>
    <w:p w14:paraId="5ECF60A5" w14:textId="166ACEB9" w:rsidR="00274537" w:rsidRPr="00CA4945" w:rsidRDefault="00874591" w:rsidP="00CA4945">
      <w:pPr>
        <w:spacing w:before="200" w:line="360" w:lineRule="auto"/>
        <w:contextualSpacing/>
      </w:pPr>
      <w:bookmarkStart w:id="41" w:name="_a71bbqx0je6i" w:colFirst="0" w:colLast="0"/>
      <w:bookmarkEnd w:id="4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42" w:name="_hngxq6xkmksq" w:colFirst="0" w:colLast="0"/>
      <w:bookmarkStart w:id="43" w:name="_7quuthb2m275" w:colFirst="0" w:colLast="0"/>
      <w:bookmarkEnd w:id="42"/>
      <w:bookmarkEnd w:id="43"/>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4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44"/>
      <w:r w:rsidR="004D0EA5">
        <w:rPr>
          <w:rStyle w:val="CommentReference"/>
        </w:rPr>
        <w:commentReference w:id="4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 xml:space="preserve">Given the time required for ranking, the list was </w:t>
      </w:r>
      <w:r w:rsidR="00A35F41" w:rsidRPr="00CA4945">
        <w:lastRenderedPageBreak/>
        <w:t>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euryhaline species capable of tolerating salinities of at least 30 parts per trillion (ppt) </w:t>
      </w:r>
      <w:r w:rsidR="00051D9C" w:rsidRPr="00CA4945">
        <w:t xml:space="preserve">for part or all of their life cycle </w:t>
      </w:r>
      <w:r w:rsidR="00411758" w:rsidRPr="00CA4945">
        <w:t>(</w:t>
      </w:r>
      <w:r w:rsidR="00411758" w:rsidRPr="00CA4945">
        <w:rPr>
          <w:highlight w:val="yellow"/>
        </w:rPr>
        <w:t>Appendix A</w:t>
      </w:r>
      <w:r w:rsidR="00411758" w:rsidRPr="00CA4945">
        <w: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0313E05D"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w:t>
      </w:r>
      <w:r w:rsidR="00D1665D" w:rsidRPr="00CA4945">
        <w:rPr>
          <w:rFonts w:ascii="Times New Roman" w:hAnsi="Times New Roman" w:cs="Times New Roman"/>
          <w:sz w:val="24"/>
          <w:szCs w:val="24"/>
        </w:rPr>
        <w:lastRenderedPageBreak/>
        <w:t xml:space="preserve">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45" w:name="_65lsst1yvtve" w:colFirst="0" w:colLast="0"/>
      <w:bookmarkEnd w:id="4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5186D663"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r w:rsidRPr="00CA4945">
        <w:rPr>
          <w:rFonts w:eastAsia="Calibri"/>
        </w:rPr>
        <w:t xml:space="preserve">Stabeno et al. 1999), </w:t>
      </w:r>
      <w:commentRangeStart w:id="4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46"/>
      <w:r w:rsidR="001D23FF">
        <w:rPr>
          <w:rStyle w:val="CommentReference"/>
          <w:rFonts w:ascii="Arial" w:eastAsia="Arial" w:hAnsi="Arial" w:cs="Arial"/>
          <w:color w:val="000000"/>
          <w:lang w:val="en-US" w:eastAsia="en-US"/>
        </w:rPr>
        <w:commentReference w:id="4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47"/>
      <w:r w:rsidRPr="00CA4945">
        <w:rPr>
          <w:rFonts w:eastAsia="Calibri"/>
          <w:highlight w:val="cyan"/>
        </w:rPr>
        <w:t>future</w:t>
      </w:r>
      <w:commentRangeEnd w:id="47"/>
      <w:r w:rsidR="00C167D4" w:rsidRPr="00CA4945">
        <w:rPr>
          <w:rStyle w:val="CommentReference"/>
          <w:sz w:val="24"/>
          <w:szCs w:val="24"/>
        </w:rPr>
        <w:commentReference w:id="47"/>
      </w:r>
      <w:r w:rsidRPr="00CA4945">
        <w:rPr>
          <w:rFonts w:eastAsia="Calibri"/>
        </w:rPr>
        <w:t xml:space="preserve"> (2030-2039)</w:t>
      </w:r>
      <w:bookmarkStart w:id="48" w:name="_4v4jhbwuqx9t" w:colFirst="0" w:colLast="0"/>
      <w:bookmarkEnd w:id="4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49" w:name="_go101y7lehct" w:colFirst="0" w:colLast="0"/>
      <w:bookmarkEnd w:id="4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50"/>
      <w:r w:rsidRPr="00CA4945">
        <w:rPr>
          <w:rFonts w:ascii="Times New Roman" w:hAnsi="Times New Roman" w:cs="Times New Roman"/>
          <w:sz w:val="24"/>
          <w:szCs w:val="24"/>
        </w:rPr>
        <w:t xml:space="preserve">1) year-round survival, 2) weekly survival, and 3) weekly reproduction. </w:t>
      </w:r>
      <w:commentRangeEnd w:id="50"/>
      <w:r w:rsidR="004D0EA5">
        <w:rPr>
          <w:rStyle w:val="CommentReference"/>
        </w:rPr>
        <w:commentReference w:id="50"/>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w:t>
      </w:r>
      <w:r w:rsidRPr="00CA4945">
        <w:rPr>
          <w:rFonts w:ascii="Times New Roman" w:hAnsi="Times New Roman" w:cs="Times New Roman"/>
          <w:sz w:val="24"/>
          <w:szCs w:val="24"/>
        </w:rPr>
        <w:lastRenderedPageBreak/>
        <w:t>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51" w:name="_tsqvpqt531zu" w:colFirst="0" w:colLast="0"/>
      <w:bookmarkEnd w:id="51"/>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5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52"/>
      <w:r w:rsidR="002440E1" w:rsidRPr="00CA4945">
        <w:rPr>
          <w:rStyle w:val="CommentReference"/>
          <w:sz w:val="24"/>
          <w:szCs w:val="24"/>
        </w:rPr>
        <w:commentReference w:id="5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53"/>
      <w:r w:rsidRPr="00CA4945">
        <w:t xml:space="preserve">Percent decrease </w:t>
      </w:r>
      <w:commentRangeEnd w:id="53"/>
      <w:r w:rsidR="002440E1" w:rsidRPr="00CA4945">
        <w:rPr>
          <w:rStyle w:val="CommentReference"/>
          <w:sz w:val="24"/>
          <w:szCs w:val="24"/>
        </w:rPr>
        <w:commentReference w:id="5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54" w:name="_rop02eo1ktca" w:colFirst="0" w:colLast="0"/>
      <w:bookmarkEnd w:id="54"/>
      <w:r w:rsidRPr="00CA4945">
        <w:rPr>
          <w:highlight w:val="cyan"/>
        </w:rPr>
        <w:lastRenderedPageBreak/>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55" w:name="_3wi5gvsme5f5" w:colFirst="0" w:colLast="0"/>
      <w:bookmarkEnd w:id="5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lastRenderedPageBreak/>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56" w:name="_5gdnwtfpo87" w:colFirst="0" w:colLast="0"/>
      <w:bookmarkEnd w:id="5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57"/>
      <w:ins w:id="58" w:author="Amanda Droghini" w:date="2018-02-08T21:44:00Z">
        <w:r w:rsidR="00AC39F9">
          <w:t>1/3 of the taxa we considered had minimum temperature toleranc</w:t>
        </w:r>
      </w:ins>
      <w:ins w:id="59" w:author="Amanda Droghini" w:date="2018-02-08T21:45:00Z">
        <w:r w:rsidR="00AC39F9">
          <w:t>es</w:t>
        </w:r>
      </w:ins>
      <w:ins w:id="60" w:author="Amanda Droghini" w:date="2018-02-08T21:44:00Z">
        <w:r w:rsidR="00AC39F9">
          <w:t xml:space="preserve"> </w:t>
        </w:r>
      </w:ins>
      <w:ins w:id="61" w:author="Amanda Droghini" w:date="2018-02-08T21:45:00Z">
        <w:r w:rsidR="00AC39F9">
          <w:t xml:space="preserve">of 0C </w:t>
        </w:r>
        <w:commentRangeEnd w:id="57"/>
        <w:r w:rsidR="00AC39F9">
          <w:rPr>
            <w:rStyle w:val="CommentReference"/>
          </w:rPr>
          <w:commentReference w:id="57"/>
        </w:r>
      </w:ins>
    </w:p>
    <w:p w14:paraId="22CE51BC" w14:textId="5C76709F" w:rsidR="00723773" w:rsidRPr="00CA4945" w:rsidRDefault="00874591" w:rsidP="00BB5655">
      <w:pPr>
        <w:pStyle w:val="Heading2"/>
        <w:rPr>
          <w:highlight w:val="white"/>
        </w:rPr>
      </w:pPr>
      <w:commentRangeStart w:id="62"/>
      <w:r w:rsidRPr="00CA4945">
        <w:rPr>
          <w:highlight w:val="white"/>
        </w:rPr>
        <w:t>Survival</w:t>
      </w:r>
      <w:commentRangeEnd w:id="62"/>
      <w:r w:rsidR="004D0EA5">
        <w:rPr>
          <w:rStyle w:val="CommentReference"/>
          <w:rFonts w:ascii="Arial" w:hAnsi="Arial" w:cs="Arial"/>
          <w:b w:val="0"/>
        </w:rPr>
        <w:commentReference w:id="62"/>
      </w:r>
    </w:p>
    <w:p w14:paraId="318CA747" w14:textId="5D04C192" w:rsidR="008D29CF" w:rsidRPr="00125B66" w:rsidDel="00125B66" w:rsidRDefault="00874591" w:rsidP="00125B66">
      <w:pPr>
        <w:spacing w:before="200" w:line="360" w:lineRule="auto"/>
        <w:contextualSpacing/>
        <w:rPr>
          <w:del w:id="63"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64"/>
      <w:r w:rsidR="000C2CEA" w:rsidRPr="00CA4945">
        <w:t>Figure 4</w:t>
      </w:r>
      <w:commentRangeEnd w:id="64"/>
      <w:r w:rsidR="000C2CEA" w:rsidRPr="00CA4945">
        <w:commentReference w:id="64"/>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65"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66"/>
      <w:r w:rsidR="00125B66" w:rsidRPr="00CA4945">
        <w:rPr>
          <w:rFonts w:eastAsia="Calibri"/>
          <w:highlight w:val="white"/>
        </w:rPr>
        <w:lastRenderedPageBreak/>
        <w:t>Bristol Bay</w:t>
      </w:r>
      <w:commentRangeEnd w:id="66"/>
      <w:r w:rsidR="00125B66">
        <w:rPr>
          <w:rFonts w:eastAsia="Calibri"/>
        </w:rPr>
        <w:t>, can</w:t>
      </w:r>
      <w:r w:rsidR="00125B66" w:rsidRPr="00CA4945">
        <w:commentReference w:id="66"/>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67"/>
      <w:r w:rsidRPr="00CA4945">
        <w:rPr>
          <w:rFonts w:eastAsia="Calibri"/>
        </w:rPr>
        <w:t xml:space="preserve">Figure </w:t>
      </w:r>
      <w:commentRangeEnd w:id="67"/>
      <w:r w:rsidRPr="00CA4945">
        <w:commentReference w:id="67"/>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68"/>
      <w:r w:rsidR="008D29CF" w:rsidRPr="00CA4945">
        <w:rPr>
          <w:rFonts w:eastAsia="Calibri"/>
        </w:rPr>
        <w:t>Figure 3</w:t>
      </w:r>
      <w:commentRangeEnd w:id="68"/>
      <w:r w:rsidR="008D29CF" w:rsidRPr="00CA4945">
        <w:commentReference w:id="68"/>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69"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70" w:author="Amanda Droghini" w:date="2018-02-17T08:51:00Z"/>
        </w:rPr>
        <w:pPrChange w:id="71" w:author="Amanda Droghini" w:date="2018-02-17T08:51:00Z">
          <w:pPr>
            <w:spacing w:before="200" w:line="360" w:lineRule="auto"/>
            <w:contextualSpacing/>
          </w:pPr>
        </w:pPrChange>
      </w:pPr>
      <w:del w:id="72"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73" w:author="Amanda Droghini" w:date="2018-02-04T09:17:00Z"/>
        </w:rPr>
      </w:pPr>
      <w:commentRangeStart w:id="74"/>
      <w:del w:id="75"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74"/>
    <w:p w14:paraId="64C2349D" w14:textId="643CB877" w:rsidR="001B0CB7" w:rsidRPr="004E6C5F" w:rsidRDefault="000436EB" w:rsidP="004E6C5F">
      <w:pPr>
        <w:spacing w:line="360" w:lineRule="auto"/>
        <w:contextualSpacing/>
        <w:rPr>
          <w:lang w:val="en-US"/>
        </w:rPr>
      </w:pPr>
      <w:r>
        <w:rPr>
          <w:rStyle w:val="CommentReference"/>
        </w:rPr>
        <w:commentReference w:id="74"/>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76"/>
      <w:r w:rsidR="004E6C5F" w:rsidRPr="004E6C5F">
        <w:rPr>
          <w:highlight w:val="yellow"/>
        </w:rPr>
        <w:t>Species that require temperatures</w:t>
      </w:r>
      <w:commentRangeEnd w:id="76"/>
      <w:r w:rsidR="004E6C5F" w:rsidRPr="004E6C5F">
        <w:rPr>
          <w:rStyle w:val="CommentReference"/>
          <w:rFonts w:ascii="Arial" w:eastAsia="Arial" w:hAnsi="Arial" w:cs="Arial"/>
          <w:color w:val="000000"/>
          <w:highlight w:val="yellow"/>
          <w:lang w:val="en-US" w:eastAsia="en-US"/>
        </w:rPr>
        <w:commentReference w:id="76"/>
      </w:r>
      <w:r w:rsidR="004E6C5F" w:rsidRPr="004E6C5F">
        <w:rPr>
          <w:highlight w:val="yellow"/>
        </w:rPr>
        <w:t xml:space="preserve"> </w:t>
      </w:r>
      <w:r w:rsidR="004E6C5F" w:rsidRPr="004E6C5F">
        <w:rPr>
          <w:highlight w:val="yellow"/>
          <w:lang w:val="en-US"/>
        </w:rPr>
        <w:t>&gt;= 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77"/>
      <w:r w:rsidR="0034065B" w:rsidRPr="00CA4945">
        <w:t>several species had less than one week of suitable habitat</w:t>
      </w:r>
      <w:commentRangeEnd w:id="77"/>
      <w:r w:rsidR="0034065B">
        <w:rPr>
          <w:rStyle w:val="CommentReference"/>
        </w:rPr>
        <w:commentReference w:id="77"/>
      </w:r>
      <w:r w:rsidR="0034065B" w:rsidRPr="00CA4945">
        <w:t xml:space="preserve">, and </w:t>
      </w:r>
      <w:commentRangeStart w:id="78"/>
      <w:r w:rsidR="0034065B" w:rsidRPr="00CA4945">
        <w:t xml:space="preserve">an average of </w:t>
      </w:r>
      <w:commentRangeEnd w:id="78"/>
      <w:r w:rsidR="0034065B">
        <w:rPr>
          <w:rStyle w:val="CommentReference"/>
        </w:rPr>
        <w:commentReference w:id="78"/>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79"/>
      <w:r w:rsidR="0034065B" w:rsidRPr="00CA4945">
        <w:rPr>
          <w:rFonts w:eastAsia="Calibri"/>
          <w:highlight w:val="white"/>
        </w:rPr>
        <w:t>Alaska</w:t>
      </w:r>
      <w:commentRangeEnd w:id="79"/>
      <w:r w:rsidR="0034065B" w:rsidRPr="00CA4945">
        <w:commentReference w:id="7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8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8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81"/>
      <w:r w:rsidR="00E05BC2">
        <w:rPr>
          <w:rStyle w:val="CommentReference"/>
        </w:rPr>
        <w:commentReference w:id="8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82"/>
      <w:r w:rsidR="0034065B" w:rsidRPr="00CA4945">
        <w:rPr>
          <w:rFonts w:eastAsia="Calibri"/>
          <w:highlight w:val="white"/>
        </w:rPr>
        <w:t>Figure 6</w:t>
      </w:r>
      <w:commentRangeEnd w:id="82"/>
      <w:r w:rsidR="0034065B" w:rsidRPr="00CA4945">
        <w:commentReference w:id="82"/>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8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83"/>
      <w:r w:rsidRPr="00CA4945">
        <w:commentReference w:id="8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84"/>
      <w:r w:rsidRPr="00CA4945">
        <w:rPr>
          <w:rFonts w:eastAsia="Calibri"/>
          <w:highlight w:val="white"/>
        </w:rPr>
        <w:t>Figure 5a</w:t>
      </w:r>
      <w:commentRangeEnd w:id="84"/>
      <w:r w:rsidRPr="00CA4945">
        <w:commentReference w:id="8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w:t>
      </w:r>
      <w:r w:rsidRPr="00CA4945">
        <w:rPr>
          <w:rFonts w:eastAsia="Calibri"/>
          <w:highlight w:val="white"/>
        </w:rPr>
        <w:lastRenderedPageBreak/>
        <w:t>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85" w:name="_wsrma7mknuak" w:colFirst="0" w:colLast="0"/>
      <w:bookmarkEnd w:id="85"/>
      <w:r w:rsidRPr="00CA4945">
        <w:t>Discussion</w:t>
      </w:r>
    </w:p>
    <w:p w14:paraId="4F965CF2" w14:textId="14447E92" w:rsidR="00E85FCC" w:rsidRDefault="00EC58C3" w:rsidP="00D10BCD">
      <w:pPr>
        <w:spacing w:line="360" w:lineRule="auto"/>
        <w:contextualSpacing/>
        <w:rPr>
          <w:color w:val="FF0000"/>
        </w:rPr>
      </w:pPr>
      <w:moveToRangeStart w:id="86" w:author="Amanda Droghini" w:date="2018-03-07T17:06:00Z" w:name="move508205747"/>
      <w:ins w:id="87"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w:t>
        </w:r>
      </w:ins>
      <w:r>
        <w:t>largely uninvaded</w:t>
      </w:r>
      <w:ins w:id="88" w:author="Amanda Droghini" w:date="2018-03-07T17:06:00Z">
        <w:r w:rsidRPr="00BA54CA">
          <w:t xml:space="preserve">, </w:t>
        </w:r>
        <w:r>
          <w:t>they</w:t>
        </w:r>
        <w:r w:rsidRPr="00BA54CA">
          <w:t xml:space="preserve"> are also excellent candidates for prevention and early detection.</w:t>
        </w:r>
      </w:ins>
      <w:moveToRangeEnd w:id="86"/>
      <w:r>
        <w:t xml:space="preserve"> </w:t>
      </w:r>
      <w:commentRangeStart w:id="89"/>
      <w:r w:rsidR="00AE4D8E" w:rsidRPr="00AE4D8E">
        <w:rPr>
          <w:lang w:val="en-US"/>
        </w:rPr>
        <w:t xml:space="preserve">Understanding the drivers of biological invasions </w:t>
      </w:r>
      <w:r>
        <w:rPr>
          <w:lang w:val="en-US"/>
        </w:rPr>
        <w:t xml:space="preserve">in the Arctic </w:t>
      </w:r>
      <w:r w:rsidR="00AE4D8E" w:rsidRPr="00AE4D8E">
        <w:rPr>
          <w:lang w:val="en-US"/>
        </w:rPr>
        <w:t xml:space="preserve">can help </w:t>
      </w:r>
      <w:r>
        <w:rPr>
          <w:lang w:val="en-US"/>
        </w:rPr>
        <w:t>inform monitoring and research programs by</w:t>
      </w:r>
      <w:r w:rsidR="00AE4D8E" w:rsidRPr="00AE4D8E">
        <w:rPr>
          <w:lang w:val="en-US"/>
        </w:rPr>
        <w:t xml:space="preserve"> </w:t>
      </w:r>
      <w:r w:rsidR="00E05BC2">
        <w:rPr>
          <w:lang w:val="en-US"/>
        </w:rPr>
        <w:t>identify</w:t>
      </w:r>
      <w:r>
        <w:rPr>
          <w:lang w:val="en-US"/>
        </w:rPr>
        <w:t>ing</w:t>
      </w:r>
      <w:r w:rsidR="00E05BC2">
        <w:rPr>
          <w:lang w:val="en-US"/>
        </w:rPr>
        <w:t xml:space="preserve"> high-risk areas</w:t>
      </w:r>
      <w:r>
        <w:rPr>
          <w:lang w:val="en-US"/>
        </w:rPr>
        <w:t xml:space="preserve">, </w:t>
      </w:r>
      <w:r w:rsidR="00E05BC2">
        <w:rPr>
          <w:lang w:val="en-US"/>
        </w:rPr>
        <w:t xml:space="preserve">and </w:t>
      </w:r>
      <w:r>
        <w:rPr>
          <w:lang w:val="en-US"/>
        </w:rPr>
        <w:t xml:space="preserve">by </w:t>
      </w:r>
      <w:r w:rsidR="00AE4D8E" w:rsidRPr="00AE4D8E">
        <w:rPr>
          <w:lang w:val="en-US"/>
        </w:rPr>
        <w:t>assess</w:t>
      </w:r>
      <w:r>
        <w:rPr>
          <w:lang w:val="en-US"/>
        </w:rPr>
        <w:t>ing</w:t>
      </w:r>
      <w:r w:rsidR="00AE4D8E" w:rsidRPr="00AE4D8E">
        <w:rPr>
          <w:lang w:val="en-US"/>
        </w:rPr>
        <w:t xml:space="preserve"> the risk posed by </w:t>
      </w:r>
      <w:r>
        <w:rPr>
          <w:lang w:val="en-US"/>
        </w:rPr>
        <w:t xml:space="preserve">specific </w:t>
      </w:r>
      <w:r w:rsidR="00E05BC2">
        <w:rPr>
          <w:lang w:val="en-US"/>
        </w:rPr>
        <w:t>species</w:t>
      </w:r>
      <w:r w:rsidR="00B34C45" w:rsidRPr="00AE4D8E">
        <w:t>.</w:t>
      </w:r>
      <w:r w:rsidR="00B34C45">
        <w:t xml:space="preserve"> </w:t>
      </w:r>
      <w:commentRangeEnd w:id="89"/>
      <w:r w:rsidR="00E05BC2">
        <w:rPr>
          <w:rStyle w:val="CommentReference"/>
          <w:rFonts w:ascii="Arial" w:eastAsia="Arial" w:hAnsi="Arial" w:cs="Arial"/>
          <w:color w:val="000000"/>
          <w:lang w:val="en-US" w:eastAsia="en-US"/>
        </w:rPr>
        <w:commentReference w:id="89"/>
      </w:r>
      <w:r w:rsidR="00E31E78">
        <w:t xml:space="preserve">In this paper, we </w:t>
      </w:r>
      <w:r w:rsidR="00AE4D8E">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90"/>
      <w:r w:rsidRPr="00CA4945">
        <w:t>even under projected mid-century conditions (2030-2039)</w:t>
      </w:r>
      <w:commentRangeEnd w:id="90"/>
      <w:r>
        <w:rPr>
          <w:rStyle w:val="CommentReference"/>
          <w:rFonts w:ascii="Arial" w:eastAsia="Arial" w:hAnsi="Arial" w:cs="Arial"/>
          <w:color w:val="000000"/>
          <w:lang w:val="en-US" w:eastAsia="en-US"/>
        </w:rPr>
        <w:commentReference w:id="90"/>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91"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lastRenderedPageBreak/>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92"/>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92"/>
      <w:r w:rsidR="008F5B16">
        <w:rPr>
          <w:rStyle w:val="CommentReference"/>
          <w:rFonts w:ascii="Arial" w:eastAsia="Arial" w:hAnsi="Arial" w:cs="Arial"/>
          <w:color w:val="000000"/>
          <w:lang w:val="en-US" w:eastAsia="en-US"/>
        </w:rPr>
        <w:commentReference w:id="92"/>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93"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w:t>
      </w:r>
      <w:r w:rsidR="00673D74">
        <w:rPr>
          <w:highlight w:val="cyan"/>
        </w:rPr>
        <w:lastRenderedPageBreak/>
        <w:t xml:space="preserve">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94" w:author="Amanda Droghini" w:date="2018-03-07T08:26:00Z">
        <w:r w:rsidR="00114E82" w:rsidDel="00FE07CC">
          <w:delText xml:space="preserve">Thus, for many areas along the coast, we simply have no predictions of water temperature and salinity. </w:delText>
        </w:r>
      </w:del>
      <w:del w:id="95"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96"/>
      <w:r w:rsidR="00114E82">
        <w:t xml:space="preserve">19°C </w:t>
      </w:r>
      <w:commentRangeEnd w:id="96"/>
      <w:r w:rsidR="00114E82">
        <w:rPr>
          <w:rStyle w:val="CommentReference"/>
          <w:rFonts w:ascii="Arial" w:eastAsia="Arial" w:hAnsi="Arial" w:cs="Arial"/>
          <w:color w:val="000000"/>
          <w:lang w:val="en-US" w:eastAsia="en-US"/>
        </w:rPr>
        <w:commentReference w:id="96"/>
      </w:r>
      <w:r w:rsidR="00114E82">
        <w:t>near the Yukon River. Local dynamics such as freshwater runoff influences salinity and temperature and is likely to affect species’ distribution and persistence</w:t>
      </w:r>
      <w:commentRangeStart w:id="97"/>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97"/>
      <w:r w:rsidR="00114E82">
        <w:rPr>
          <w:rStyle w:val="CommentReference"/>
          <w:rFonts w:ascii="Arial" w:eastAsia="Arial" w:hAnsi="Arial" w:cs="Arial"/>
          <w:color w:val="000000"/>
          <w:lang w:val="en-US" w:eastAsia="en-US"/>
        </w:rPr>
        <w:commentReference w:id="97"/>
      </w:r>
      <w:r w:rsidR="00114E82">
        <w:t xml:space="preserve">. </w:t>
      </w:r>
      <w:ins w:id="98" w:author="Amanda Droghini" w:date="2018-03-04T10:46:00Z">
        <w:r w:rsidR="001532D3">
          <w:t>Interestingly, the two non-native species that are thought to be established in the Bering Sea, not only had year-round survival ability</w:t>
        </w:r>
      </w:ins>
      <w:ins w:id="99" w:author="Amanda Droghini" w:date="2018-03-04T10:47:00Z">
        <w:r w:rsidR="001532D3">
          <w:t>, but were also the two outliers in our reproductive models that had nearly year-round reproductive habitat as well (</w:t>
        </w:r>
      </w:ins>
      <w:ins w:id="100" w:author="Amanda Droghini" w:date="2018-03-04T10:48:00Z">
        <w:r w:rsidR="001532D3">
          <w:t>between 49 and 52 consecutive weeks of suitable repro habitats).</w:t>
        </w:r>
      </w:ins>
      <w:ins w:id="101"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02" w:author="Amanda Droghini" w:date="2018-03-11T10:39:00Z"/>
        </w:rPr>
      </w:pPr>
      <w:del w:id="103"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04"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105"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06"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07"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the connectivity of Dutch Harbor to other Bering Sea ports, like those of the Pribilof Islands, Bristol Bay, and Akutan</w:t>
      </w:r>
      <w:r w:rsidR="00571CAF">
        <w:t>,</w:t>
      </w:r>
      <w:r w:rsidRPr="00CA4945">
        <w:t xml:space="preserve"> </w:t>
      </w:r>
      <w:commentRangeStart w:id="108"/>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08"/>
      <w:r w:rsidR="00432C42">
        <w:rPr>
          <w:rStyle w:val="CommentReference"/>
          <w:rFonts w:ascii="Arial" w:eastAsia="Arial" w:hAnsi="Arial" w:cs="Arial"/>
          <w:color w:val="000000"/>
          <w:lang w:val="en-US" w:eastAsia="en-US"/>
        </w:rPr>
        <w:commentReference w:id="108"/>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but these vessel types are not included in our anlaysis</w:t>
      </w:r>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09"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10"/>
      <w:r w:rsidR="006A7E99" w:rsidRPr="00EF5CA5">
        <w:rPr>
          <w:highlight w:val="yellow"/>
        </w:rPr>
        <w:t>(e.g. Lord et al. 2015; Lacoursière-Roussel et al. 2016)</w:t>
      </w:r>
      <w:commentRangeEnd w:id="110"/>
      <w:r w:rsidR="006A7E99" w:rsidRPr="00EF5CA5">
        <w:rPr>
          <w:rStyle w:val="CommentReference"/>
          <w:b/>
          <w:highlight w:val="yellow"/>
        </w:rPr>
        <w:commentReference w:id="110"/>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11"/>
      <w:r w:rsidR="00DA3713" w:rsidRPr="00EF5CA5">
        <w:t xml:space="preserve">Both planktonic and fouling </w:t>
      </w:r>
      <w:r w:rsidR="00DA3713" w:rsidRPr="00EF5CA5">
        <w:lastRenderedPageBreak/>
        <w:t xml:space="preserve">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11"/>
      <w:r w:rsidR="006A7E99" w:rsidRPr="00EF5CA5">
        <w:rPr>
          <w:rStyle w:val="CommentReference"/>
          <w:rFonts w:ascii="Arial" w:eastAsia="Arial" w:hAnsi="Arial" w:cs="Arial"/>
          <w:b/>
          <w:color w:val="000000"/>
          <w:lang w:val="en-US" w:eastAsia="en-US"/>
        </w:rPr>
        <w:commentReference w:id="111"/>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2"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13" w:author="Amanda Droghini" w:date="2018-03-12T08:06:00Z">
        <w:r w:rsidRPr="00EF5CA5">
          <w:t xml:space="preserve"> </w:t>
        </w:r>
      </w:ins>
    </w:p>
    <w:p w14:paraId="36347131" w14:textId="27B8A295" w:rsidR="00475A9D" w:rsidRPr="00EF5CA5" w:rsidDel="00EF5CA5" w:rsidRDefault="00B31FD6" w:rsidP="00B31FD6">
      <w:pPr>
        <w:pStyle w:val="Heading2"/>
        <w:rPr>
          <w:del w:id="114" w:author="Amanda Droghini" w:date="2018-03-12T08:06:00Z"/>
        </w:rPr>
      </w:pPr>
      <w:r>
        <w:t>Effects of climate change on invasion risk</w:t>
      </w:r>
      <w:del w:id="115"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16"/>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16"/>
      <w:r w:rsidR="00B31FD6">
        <w:rPr>
          <w:rStyle w:val="CommentReference"/>
        </w:rPr>
        <w:commentReference w:id="116"/>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17" w:author="Amanda Droghini" w:date="2018-03-03T19:08:00Z">
        <w:r w:rsidR="005D39C3">
          <w:t xml:space="preserve">((future climate change)) </w:t>
        </w:r>
      </w:ins>
      <w:del w:id="118"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19"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w:t>
      </w:r>
      <w:r w:rsidR="00114E82">
        <w:lastRenderedPageBreak/>
        <w:t>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2D1B6DA"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20"/>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20"/>
      <w:r w:rsidR="00304FD5">
        <w:rPr>
          <w:rStyle w:val="CommentReference"/>
          <w:rFonts w:ascii="Arial" w:eastAsia="Arial" w:hAnsi="Arial" w:cs="Arial"/>
          <w:color w:val="000000"/>
          <w:lang w:val="en-US" w:eastAsia="en-US"/>
        </w:rPr>
        <w:commentReference w:id="120"/>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21" w:name="_j7rjor86myf4" w:colFirst="0" w:colLast="0"/>
      <w:bookmarkStart w:id="122" w:name="_wlyl2isgh4pt" w:colFirst="0" w:colLast="0"/>
      <w:bookmarkStart w:id="123" w:name="_9nos1ewn3on8" w:colFirst="0" w:colLast="0"/>
      <w:bookmarkStart w:id="124" w:name="_6eg1um4qsxm4" w:colFirst="0" w:colLast="0"/>
      <w:bookmarkEnd w:id="121"/>
      <w:bookmarkEnd w:id="122"/>
      <w:bookmarkEnd w:id="123"/>
      <w:bookmarkEnd w:id="124"/>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25" w:name="_6u0eeeycv0oa" w:colFirst="0" w:colLast="0"/>
      <w:bookmarkEnd w:id="125"/>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Fetzer, I., and W. E. Arntz. 2008. Reproductive strategies of benthic invertebrates in the Kara </w:t>
      </w:r>
      <w:r w:rsidRPr="009E26BA">
        <w:rPr>
          <w:noProof/>
        </w:rPr>
        <w:lastRenderedPageBreak/>
        <w:t>Sea (Russian Arctic): Adaptation of reproduction modes to cold water. Marine Ecology 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Huang, X., S. Li, P. Ni, Y. Gao, J. Bei, Z. Zhou, and A. Zhan. 2017. Rapid response to changing </w:t>
      </w:r>
      <w:r w:rsidRPr="009E26BA">
        <w:rPr>
          <w:noProof/>
        </w:rPr>
        <w:lastRenderedPageBreak/>
        <w:t>environments during biological invasions: DNA methylation perspectives. Molecular 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Miller, A. W., and G. M. Ruiz. 2014. Arctic shipping and marine invaders. Nature Climate </w:t>
      </w:r>
      <w:r w:rsidRPr="009E26BA">
        <w:rPr>
          <w:noProof/>
        </w:rPr>
        <w:lastRenderedPageBreak/>
        <w:t>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Renaud, P. E., M. K. Sejr, B. A. Bluhm, B. Sirenko, and I. H. Ellingsen. 2015. The future of 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Sorte, C. J. B. 2014. Synergies between climate change and species invasions: Evidence from </w:t>
      </w:r>
      <w:r w:rsidRPr="009E26BA">
        <w:rPr>
          <w:noProof/>
        </w:rPr>
        <w:lastRenderedPageBreak/>
        <w:t>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Stroeve, J. C., M. C. Serreze, M. M. Holland, J. E. Kay, J. Malanik, and A. P. Barrett. 2012. The </w:t>
      </w:r>
      <w:r w:rsidRPr="009E26BA">
        <w:rPr>
          <w:noProof/>
        </w:rPr>
        <w:lastRenderedPageBreak/>
        <w:t>Arctic’s rapidly shrinking sea ice cover: A research synthesis. Climatic Change 110:1005–1027.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Watson, J. T., and A. C. Haynie. 2016. Using vessel monitoring system data to identify and </w:t>
      </w:r>
      <w:r w:rsidRPr="009E26BA">
        <w:rPr>
          <w:noProof/>
        </w:rPr>
        <w:lastRenderedPageBreak/>
        <w:t>characterize trips made by fishing vessels in the United States North Pacific. PLoS ONE 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Wyllie-Echeverria T, Wooster WS (1998) Year-to-year variations in Bering Sea ice cover and some consequences for fish distributions. Fish Oceanogr 7:159–170. doi: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26" w:name="_91zzxnwcm8d4" w:colFirst="0" w:colLast="0"/>
      <w:bookmarkEnd w:id="126"/>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27" w:name="_Ref495296378"/>
      <w:bookmarkStart w:id="128"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27"/>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28"/>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29" w:name="_Ref495296758"/>
      <w:bookmarkStart w:id="130"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29"/>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30"/>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w:t>
      </w:r>
      <w:r w:rsidRPr="00CA4945">
        <w:rPr>
          <w:rFonts w:eastAsia="Arial Unicode MS"/>
          <w:color w:val="222222"/>
          <w:highlight w:val="white"/>
        </w:rPr>
        <w:lastRenderedPageBreak/>
        <w:t xml:space="preserve">transits. (Bottom) 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31"/>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1"/>
      <w:r w:rsidRPr="00CA4945">
        <w:commentReference w:id="131"/>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0E0809" w:rsidRDefault="000E0809">
      <w:pPr>
        <w:widowControl w:val="0"/>
      </w:pPr>
      <w:r>
        <w:t>Preferences?</w:t>
      </w:r>
    </w:p>
  </w:comment>
  <w:comment w:id="2" w:author="Amanda Droghini" w:date="2018-02-07T15:50:00Z" w:initials="AD">
    <w:p w14:paraId="4CB7667E" w14:textId="2D088ACD" w:rsidR="000E0809" w:rsidRDefault="000E0809">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0E0809" w:rsidRDefault="000E0809">
      <w:pPr>
        <w:widowControl w:val="0"/>
      </w:pPr>
      <w:r>
        <w:t>Other authors on this? Author order?</w:t>
      </w:r>
    </w:p>
  </w:comment>
  <w:comment w:id="8" w:author="Amanda Droghini" w:date="2018-02-10T09:27:00Z" w:initials="AD">
    <w:p w14:paraId="40E74B83" w14:textId="514A9206" w:rsidR="000E0809" w:rsidRDefault="000E0809">
      <w:pPr>
        <w:pStyle w:val="CommentText"/>
      </w:pPr>
      <w:r>
        <w:rPr>
          <w:rStyle w:val="CommentReference"/>
        </w:rPr>
        <w:annotationRef/>
      </w:r>
      <w:r>
        <w:t>Word count: 284</w:t>
      </w:r>
    </w:p>
  </w:comment>
  <w:comment w:id="13" w:author="Amanda Droghini" w:date="2018-03-14T07:16:00Z" w:initials="AD">
    <w:p w14:paraId="62A1653D" w14:textId="119C79CC" w:rsidR="000E0809" w:rsidRDefault="000E0809">
      <w:pPr>
        <w:pStyle w:val="CommentText"/>
      </w:pPr>
      <w:r>
        <w:rPr>
          <w:rStyle w:val="CommentReference"/>
        </w:rPr>
        <w:annotationRef/>
      </w:r>
      <w:r>
        <w:t>Need to fix citations for entire paragraph</w:t>
      </w:r>
    </w:p>
  </w:comment>
  <w:comment w:id="14" w:author="Amanda Droghini" w:date="2018-03-13T08:12:00Z" w:initials="AD">
    <w:p w14:paraId="4CBFD47C" w14:textId="58A9F741" w:rsidR="000E0809" w:rsidRDefault="000E0809">
      <w:pPr>
        <w:pStyle w:val="CommentText"/>
      </w:pPr>
      <w:r>
        <w:rPr>
          <w:rStyle w:val="CommentReference"/>
        </w:rPr>
        <w:annotationRef/>
      </w:r>
      <w:r>
        <w:t>Other citation for this? Hop and Gjosaeter 2013??</w:t>
      </w:r>
    </w:p>
  </w:comment>
  <w:comment w:id="15" w:author="Amanda Droghini" w:date="2018-03-07T07:55:00Z" w:initials="AD">
    <w:p w14:paraId="031AF4C5" w14:textId="7D007620" w:rsidR="000E0809" w:rsidRDefault="000E0809">
      <w:pPr>
        <w:pStyle w:val="CommentText"/>
      </w:pPr>
      <w:r>
        <w:rPr>
          <w:rStyle w:val="CommentReference"/>
        </w:rPr>
        <w:annotationRef/>
      </w:r>
      <w:r>
        <w:t>Need more citations</w:t>
      </w:r>
    </w:p>
  </w:comment>
  <w:comment w:id="16" w:author="Amanda Droghini" w:date="2018-02-19T06:57:00Z" w:initials="AD">
    <w:p w14:paraId="0194CAA3" w14:textId="2B6FC23F" w:rsidR="000E0809" w:rsidRDefault="000E0809">
      <w:pPr>
        <w:pStyle w:val="CommentText"/>
      </w:pPr>
      <w:r>
        <w:rPr>
          <w:rStyle w:val="CommentReference"/>
        </w:rPr>
        <w:annotationRef/>
      </w:r>
      <w:r>
        <w:t>Need citations for this whole section</w:t>
      </w:r>
    </w:p>
  </w:comment>
  <w:comment w:id="23" w:author="Amanda Droghini" w:date="2018-03-08T07:32:00Z" w:initials="AD">
    <w:p w14:paraId="3BD84A3A" w14:textId="57D0D6E4" w:rsidR="000E0809" w:rsidRDefault="000E0809">
      <w:pPr>
        <w:pStyle w:val="CommentText"/>
      </w:pPr>
      <w:r>
        <w:rPr>
          <w:rStyle w:val="CommentReference"/>
        </w:rPr>
        <w:annotationRef/>
      </w:r>
      <w:r>
        <w:t>Add mini lit review on transport mechanisms here</w:t>
      </w:r>
    </w:p>
  </w:comment>
  <w:comment w:id="24" w:author="Microsoft Office User" w:date="2018-02-20T08:24:00Z" w:initials="MOU">
    <w:p w14:paraId="71105839" w14:textId="76ACEC00" w:rsidR="000E0809" w:rsidRDefault="000E0809"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0E0809" w:rsidRDefault="000E0809" w:rsidP="006244EA">
      <w:pPr>
        <w:pStyle w:val="CommentText"/>
      </w:pPr>
      <w:r>
        <w:t>Farré et al. 2014</w:t>
      </w:r>
    </w:p>
    <w:p w14:paraId="1EEAE8D5" w14:textId="77777777" w:rsidR="000E0809" w:rsidRDefault="000E0809" w:rsidP="006244EA">
      <w:pPr>
        <w:pStyle w:val="CommentText"/>
      </w:pPr>
    </w:p>
  </w:comment>
  <w:comment w:id="25" w:author="Amanda Droghini" w:date="2018-02-24T15:35:00Z" w:initials="AD">
    <w:p w14:paraId="5A222526" w14:textId="5A77535E" w:rsidR="000E0809" w:rsidRDefault="000E0809">
      <w:pPr>
        <w:pStyle w:val="CommentText"/>
      </w:pPr>
      <w:r>
        <w:rPr>
          <w:rStyle w:val="CommentReference"/>
        </w:rPr>
        <w:annotationRef/>
      </w:r>
      <w:r>
        <w:t>See melia et al 2016 for stats on how much faster arctic route are</w:t>
      </w:r>
    </w:p>
  </w:comment>
  <w:comment w:id="26" w:author="Amanda Droghini" w:date="2018-02-05T07:29:00Z" w:initials="AD">
    <w:p w14:paraId="57EC4D09" w14:textId="77777777" w:rsidR="000E0809" w:rsidRDefault="000E0809" w:rsidP="006244EA">
      <w:pPr>
        <w:pStyle w:val="CommentText"/>
      </w:pPr>
      <w:r>
        <w:rPr>
          <w:rStyle w:val="CommentReference"/>
        </w:rPr>
        <w:annotationRef/>
      </w:r>
      <w:r>
        <w:t>Missing reference</w:t>
      </w:r>
    </w:p>
  </w:comment>
  <w:comment w:id="34" w:author="Amanda Droghini" w:date="2018-03-14T08:05:00Z" w:initials="AD">
    <w:p w14:paraId="0BD049B1" w14:textId="37211610" w:rsidR="008C5BFA" w:rsidRDefault="008C5BFA">
      <w:pPr>
        <w:pStyle w:val="CommentText"/>
      </w:pPr>
      <w:r>
        <w:rPr>
          <w:rStyle w:val="CommentReference"/>
        </w:rPr>
        <w:annotationRef/>
      </w:r>
      <w:r w:rsidR="00072C07">
        <w:rPr>
          <w:noProof/>
        </w:rPr>
        <w:t>I still struggle with writing decent hypotheses/predictions...</w:t>
      </w:r>
    </w:p>
  </w:comment>
  <w:comment w:id="36" w:author="Amanda Droghini" w:date="2018-02-18T10:10:00Z" w:initials="AD">
    <w:p w14:paraId="7575D2C0" w14:textId="0A2543DD" w:rsidR="000E0809" w:rsidRDefault="000E0809">
      <w:pPr>
        <w:pStyle w:val="CommentText"/>
      </w:pPr>
      <w:r>
        <w:rPr>
          <w:rStyle w:val="CommentReference"/>
        </w:rPr>
        <w:annotationRef/>
      </w:r>
      <w:r>
        <w:t>don’t think we need an entire paragraph dedicated to methods intro?</w:t>
      </w:r>
    </w:p>
  </w:comment>
  <w:comment w:id="37" w:author="Amanda Droghini" w:date="2018-02-24T08:30:00Z" w:initials="AD">
    <w:p w14:paraId="027A361D" w14:textId="74E6DD5D" w:rsidR="000E0809" w:rsidRDefault="000E0809">
      <w:pPr>
        <w:pStyle w:val="CommentText"/>
      </w:pPr>
      <w:r>
        <w:rPr>
          <w:rStyle w:val="CommentReference"/>
        </w:rPr>
        <w:annotationRef/>
      </w:r>
      <w:r>
        <w:t>Need a better intro conclusion?</w:t>
      </w:r>
    </w:p>
  </w:comment>
  <w:comment w:id="44" w:author="Amanda Droghini" w:date="2018-02-17T08:31:00Z" w:initials="AD">
    <w:p w14:paraId="0935B76E" w14:textId="366C5730" w:rsidR="000E0809" w:rsidRDefault="000E0809">
      <w:pPr>
        <w:pStyle w:val="CommentText"/>
      </w:pPr>
      <w:r>
        <w:rPr>
          <w:rStyle w:val="CommentReference"/>
        </w:rPr>
        <w:annotationRef/>
      </w:r>
      <w:r>
        <w:t>Needs reworking</w:t>
      </w:r>
    </w:p>
  </w:comment>
  <w:comment w:id="46" w:author="Amanda Droghini" w:date="2018-03-08T07:19:00Z" w:initials="AD">
    <w:p w14:paraId="728CEE87" w14:textId="4D9018D0" w:rsidR="000E0809" w:rsidRDefault="000E0809">
      <w:pPr>
        <w:pStyle w:val="CommentText"/>
      </w:pPr>
      <w:r>
        <w:rPr>
          <w:rStyle w:val="CommentReference"/>
        </w:rPr>
        <w:annotationRef/>
      </w:r>
      <w:r>
        <w:t>Just write up to 40…. I donèt think the model can actually predict &lt;10m</w:t>
      </w:r>
    </w:p>
  </w:comment>
  <w:comment w:id="47" w:author="Amanda Droghini" w:date="2018-01-31T07:24:00Z" w:initials="AD">
    <w:p w14:paraId="30497116" w14:textId="4A06224A" w:rsidR="000E0809" w:rsidRDefault="000E0809">
      <w:pPr>
        <w:pStyle w:val="CommentText"/>
      </w:pPr>
      <w:r>
        <w:rPr>
          <w:rStyle w:val="CommentReference"/>
        </w:rPr>
        <w:annotationRef/>
      </w:r>
      <w:r>
        <w:t>Tony do you prefer “mid-century”?</w:t>
      </w:r>
    </w:p>
  </w:comment>
  <w:comment w:id="50" w:author="Amanda Droghini" w:date="2018-02-17T08:32:00Z" w:initials="AD">
    <w:p w14:paraId="383BDECE" w14:textId="178ACACB" w:rsidR="000E0809" w:rsidRDefault="000E080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52" w:author="Amanda Droghini" w:date="2018-01-31T07:34:00Z" w:initials="AD">
    <w:p w14:paraId="7C871970" w14:textId="3D1B072D" w:rsidR="000E0809" w:rsidRDefault="000E0809">
      <w:pPr>
        <w:pStyle w:val="CommentText"/>
      </w:pPr>
      <w:r>
        <w:rPr>
          <w:rStyle w:val="CommentReference"/>
        </w:rPr>
        <w:annotationRef/>
      </w:r>
      <w:r>
        <w:t>Whether to include this sentence + the next ones depends on what figures we are included in final MS. Should we use an ensemble approach?</w:t>
      </w:r>
    </w:p>
  </w:comment>
  <w:comment w:id="53" w:author="Amanda Droghini" w:date="2018-01-31T07:37:00Z" w:initials="AD">
    <w:p w14:paraId="7A0EF1F0" w14:textId="4659B9B4" w:rsidR="000E0809" w:rsidRDefault="000E0809">
      <w:pPr>
        <w:pStyle w:val="CommentText"/>
      </w:pPr>
      <w:r>
        <w:rPr>
          <w:rStyle w:val="CommentReference"/>
        </w:rPr>
        <w:annotationRef/>
      </w:r>
      <w:r>
        <w:t>Do we talk about “percent no change” in the results??</w:t>
      </w:r>
    </w:p>
  </w:comment>
  <w:comment w:id="57" w:author="Amanda Droghini" w:date="2018-02-08T21:45:00Z" w:initials="AD">
    <w:p w14:paraId="6A6279A6" w14:textId="77777777" w:rsidR="000E0809" w:rsidRDefault="000E080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62" w:author="Amanda Droghini" w:date="2018-02-17T08:35:00Z" w:initials="AD">
    <w:p w14:paraId="46CB7DE5" w14:textId="7E2CE28F" w:rsidR="000E0809" w:rsidRDefault="000E0809">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64" w:author="Amanda Droghini" w:date="2017-11-12T22:06:00Z" w:initials="">
    <w:p w14:paraId="045112CC" w14:textId="77777777" w:rsidR="000E0809" w:rsidRDefault="000E0809" w:rsidP="000C2CEA">
      <w:pPr>
        <w:widowControl w:val="0"/>
      </w:pPr>
      <w:r>
        <w:t>Graph of # of species x Week</w:t>
      </w:r>
    </w:p>
  </w:comment>
  <w:comment w:id="66" w:author="Amanda Droghini" w:date="2017-11-12T21:47:00Z" w:initials="">
    <w:p w14:paraId="3C5256F8" w14:textId="77777777" w:rsidR="000E0809" w:rsidRDefault="000E0809" w:rsidP="00125B66">
      <w:pPr>
        <w:widowControl w:val="0"/>
      </w:pPr>
      <w:r>
        <w:t>Not sure how to explain this + not sure if that is geographically correct?</w:t>
      </w:r>
    </w:p>
  </w:comment>
  <w:comment w:id="67" w:author="Amanda Droghini" w:date="2017-11-12T21:47:00Z" w:initials="">
    <w:p w14:paraId="7B1A96D3" w14:textId="77777777" w:rsidR="000E0809" w:rsidRDefault="000E0809">
      <w:pPr>
        <w:widowControl w:val="0"/>
      </w:pPr>
      <w:r>
        <w:t>Current/Future panel</w:t>
      </w:r>
    </w:p>
  </w:comment>
  <w:comment w:id="68" w:author="Amanda Droghini" w:date="2017-11-12T21:51:00Z" w:initials="">
    <w:p w14:paraId="5D62411C" w14:textId="77777777" w:rsidR="000E0809" w:rsidRDefault="000E0809" w:rsidP="008D29CF">
      <w:pPr>
        <w:widowControl w:val="0"/>
      </w:pPr>
      <w:r>
        <w:t>Change panels</w:t>
      </w:r>
    </w:p>
  </w:comment>
  <w:comment w:id="74" w:author="Amanda Droghini" w:date="2018-02-17T09:03:00Z" w:initials="AD">
    <w:p w14:paraId="0910F67F" w14:textId="1E8F6327" w:rsidR="000E0809" w:rsidRDefault="000E0809">
      <w:pPr>
        <w:pStyle w:val="CommentText"/>
      </w:pPr>
      <w:r>
        <w:rPr>
          <w:rStyle w:val="CommentReference"/>
        </w:rPr>
        <w:annotationRef/>
      </w:r>
      <w:r>
        <w:t>can you graph frequency distribution for this? # of species by # of consec weeks</w:t>
      </w:r>
    </w:p>
  </w:comment>
  <w:comment w:id="76" w:author="Amanda Droghini" w:date="2018-03-11T10:23:00Z" w:initials="AD">
    <w:p w14:paraId="30CF82E1" w14:textId="77777777" w:rsidR="000E0809" w:rsidRDefault="000E0809" w:rsidP="004E6C5F">
      <w:pPr>
        <w:pStyle w:val="CommentText"/>
      </w:pPr>
      <w:r>
        <w:rPr>
          <w:rStyle w:val="CommentReference"/>
        </w:rPr>
        <w:annotationRef/>
      </w:r>
      <w:r>
        <w:t>Need to flesh out results for repro. Hone in on the temperature thresholds – how many weeks if you need 10C, etc. etc.</w:t>
      </w:r>
    </w:p>
  </w:comment>
  <w:comment w:id="77" w:author="Amanda Droghini" w:date="2018-02-17T08:54:00Z" w:initials="AD">
    <w:p w14:paraId="429B70D9" w14:textId="77777777" w:rsidR="000E0809" w:rsidRDefault="000E0809"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78" w:author="Amanda Droghini" w:date="2018-02-17T08:55:00Z" w:initials="AD">
    <w:p w14:paraId="604503BB" w14:textId="77777777" w:rsidR="000E0809" w:rsidRDefault="000E0809" w:rsidP="0034065B">
      <w:pPr>
        <w:pStyle w:val="CommentText"/>
      </w:pPr>
      <w:r>
        <w:rPr>
          <w:rStyle w:val="CommentReference"/>
        </w:rPr>
        <w:annotationRef/>
      </w:r>
      <w:r>
        <w:t>do all 3 models agree on these 6? if so, say that insead.</w:t>
      </w:r>
    </w:p>
  </w:comment>
  <w:comment w:id="79" w:author="Amanda Droghini" w:date="2017-11-12T22:38:00Z" w:initials="">
    <w:p w14:paraId="62A7E6D0" w14:textId="1A1BA0E3" w:rsidR="000E0809" w:rsidRDefault="000E0809" w:rsidP="0034065B">
      <w:pPr>
        <w:widowControl w:val="0"/>
      </w:pPr>
      <w:r>
        <w:t xml:space="preserve">Alaska or Bering Sea? </w:t>
      </w:r>
    </w:p>
  </w:comment>
  <w:comment w:id="81" w:author="Amanda Droghini" w:date="2018-02-17T09:01:00Z" w:initials="AD">
    <w:p w14:paraId="7D70480F" w14:textId="77777777" w:rsidR="000E0809" w:rsidRDefault="000E080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82" w:author="Amanda Droghini" w:date="2017-11-12T22:41:00Z" w:initials="">
    <w:p w14:paraId="358C5A9B" w14:textId="77777777" w:rsidR="000E0809" w:rsidRDefault="000E0809" w:rsidP="0034065B">
      <w:pPr>
        <w:widowControl w:val="0"/>
      </w:pPr>
      <w:r>
        <w:t>Chord diagram - ballast water</w:t>
      </w:r>
    </w:p>
  </w:comment>
  <w:comment w:id="83" w:author="Amanda Droghini" w:date="2017-11-12T22:20:00Z" w:initials="">
    <w:p w14:paraId="4605BA59" w14:textId="77777777" w:rsidR="000E0809" w:rsidRDefault="000E0809" w:rsidP="0034065B">
      <w:pPr>
        <w:widowControl w:val="0"/>
      </w:pPr>
      <w:r>
        <w:t>Assuming I interpreted this right?</w:t>
      </w:r>
    </w:p>
  </w:comment>
  <w:comment w:id="84" w:author="Amanda Droghini" w:date="2017-11-12T22:27:00Z" w:initials="">
    <w:p w14:paraId="64CAC5C5" w14:textId="77777777" w:rsidR="000E0809" w:rsidRDefault="000E0809" w:rsidP="0034065B">
      <w:pPr>
        <w:widowControl w:val="0"/>
      </w:pPr>
      <w:r>
        <w:t>Chord diagram - ship arrivals</w:t>
      </w:r>
    </w:p>
  </w:comment>
  <w:comment w:id="89" w:author="Amanda Droghini" w:date="2018-03-13T08:23:00Z" w:initials="AD">
    <w:p w14:paraId="41BC26AE" w14:textId="4DC03FA3" w:rsidR="000E0809" w:rsidRDefault="000E0809">
      <w:pPr>
        <w:pStyle w:val="CommentText"/>
      </w:pPr>
      <w:r>
        <w:rPr>
          <w:rStyle w:val="CommentReference"/>
        </w:rPr>
        <w:annotationRef/>
      </w:r>
      <w:r>
        <w:t>Better intro phrase.</w:t>
      </w:r>
    </w:p>
  </w:comment>
  <w:comment w:id="90" w:author="Amanda Droghini" w:date="2018-03-08T07:44:00Z" w:initials="AD">
    <w:p w14:paraId="241EFCE1" w14:textId="357175F7" w:rsidR="000E0809" w:rsidRDefault="000E0809">
      <w:pPr>
        <w:pStyle w:val="CommentText"/>
      </w:pPr>
      <w:r>
        <w:rPr>
          <w:rStyle w:val="CommentReference"/>
        </w:rPr>
        <w:annotationRef/>
      </w:r>
      <w:r>
        <w:t>Maybe move to different part</w:t>
      </w:r>
    </w:p>
  </w:comment>
  <w:comment w:id="92" w:author="Amanda Droghini" w:date="2018-03-06T07:44:00Z" w:initials="AD">
    <w:p w14:paraId="1235C04F" w14:textId="77777777" w:rsidR="000E0809" w:rsidRDefault="000E0809" w:rsidP="008F5B16">
      <w:pPr>
        <w:pStyle w:val="CommentText"/>
      </w:pPr>
      <w:r>
        <w:rPr>
          <w:rStyle w:val="CommentReference"/>
        </w:rPr>
        <w:annotationRef/>
      </w:r>
      <w:r>
        <w:t>Not sure where to put this? I want to put it at the beginning but then I feel like it diminishes our findngs?!?</w:t>
      </w:r>
    </w:p>
  </w:comment>
  <w:comment w:id="96" w:author="Amanda Droghini" w:date="2018-03-07T08:30:00Z" w:initials="AD">
    <w:p w14:paraId="223E7107" w14:textId="77777777" w:rsidR="000E0809" w:rsidRDefault="000E0809" w:rsidP="00114E82">
      <w:pPr>
        <w:pStyle w:val="CommentText"/>
      </w:pPr>
      <w:r>
        <w:rPr>
          <w:rStyle w:val="CommentReference"/>
        </w:rPr>
        <w:annotationRef/>
      </w:r>
      <w:r>
        <w:t xml:space="preserve">as high as 19C on MODIS (2017) </w:t>
      </w:r>
      <w:r w:rsidRPr="009D2B00">
        <w:t>https://neo.sci.gsfc.nasa.gov/analysis/index.php</w:t>
      </w:r>
    </w:p>
  </w:comment>
  <w:comment w:id="97" w:author="Amanda Droghini" w:date="2018-03-07T08:20:00Z" w:initials="AD">
    <w:p w14:paraId="5082D051" w14:textId="77777777" w:rsidR="000E0809" w:rsidRDefault="000E0809" w:rsidP="00114E82">
      <w:pPr>
        <w:pStyle w:val="CommentText"/>
      </w:pPr>
      <w:r>
        <w:rPr>
          <w:rStyle w:val="CommentReference"/>
        </w:rPr>
        <w:annotationRef/>
      </w:r>
      <w:r>
        <w:t>Need to actually read Fetzer paper</w:t>
      </w:r>
    </w:p>
  </w:comment>
  <w:comment w:id="108" w:author="Amanda Droghini" w:date="2018-03-12T08:23:00Z" w:initials="AD">
    <w:p w14:paraId="7C1DAED8" w14:textId="44CFBCF3" w:rsidR="000E0809" w:rsidRDefault="000E080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0E0809" w:rsidRDefault="000E0809">
      <w:pPr>
        <w:pStyle w:val="CommentText"/>
      </w:pPr>
      <w:r>
        <w:t>Cite Wasson et a. 2001 Biological invasions of estuaries without international shipping: the importance of intraregional transport</w:t>
      </w:r>
    </w:p>
  </w:comment>
  <w:comment w:id="110" w:author="Amanda Droghini" w:date="2018-02-06T05:47:00Z" w:initials="AD">
    <w:p w14:paraId="1AEE5B5C" w14:textId="77777777" w:rsidR="000E0809" w:rsidRDefault="000E0809" w:rsidP="006A7E99">
      <w:pPr>
        <w:pStyle w:val="CommentText"/>
      </w:pPr>
      <w:r>
        <w:rPr>
          <w:rStyle w:val="CommentReference"/>
        </w:rPr>
        <w:annotationRef/>
      </w:r>
      <w:r>
        <w:t>More references needed + check that these say what you want them to say. L-R is for fouling species</w:t>
      </w:r>
    </w:p>
  </w:comment>
  <w:comment w:id="111" w:author="Amanda Droghini" w:date="2018-03-05T07:34:00Z" w:initials="AD">
    <w:p w14:paraId="2BF6D9EB" w14:textId="51753112" w:rsidR="000E0809" w:rsidRDefault="000E0809">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0E0809" w:rsidRDefault="000E0809">
      <w:pPr>
        <w:pStyle w:val="CommentText"/>
      </w:pPr>
    </w:p>
    <w:p w14:paraId="0FBBCFFC" w14:textId="3B25B524" w:rsidR="000E0809" w:rsidRDefault="000E0809">
      <w:pPr>
        <w:pStyle w:val="CommentText"/>
      </w:pPr>
      <w:r>
        <w:t>**From these studies + ours which shows broad survival, the transport stage may be the most limiting??</w:t>
      </w:r>
    </w:p>
  </w:comment>
  <w:comment w:id="116" w:author="Amanda Droghini" w:date="2018-02-06T12:55:00Z" w:initials="AD">
    <w:p w14:paraId="57CE005C" w14:textId="77777777" w:rsidR="000E0809" w:rsidRDefault="000E0809" w:rsidP="00B31FD6">
      <w:pPr>
        <w:pStyle w:val="CommentText"/>
      </w:pPr>
      <w:r>
        <w:rPr>
          <w:rStyle w:val="CommentReference"/>
        </w:rPr>
        <w:annotationRef/>
      </w:r>
      <w:r>
        <w:t>Thieltges et al 2004 ++ see who cites them!</w:t>
      </w:r>
    </w:p>
    <w:p w14:paraId="14F0A1EA" w14:textId="77777777" w:rsidR="000E0809" w:rsidRDefault="000E0809" w:rsidP="00B31FD6">
      <w:pPr>
        <w:pStyle w:val="CommentText"/>
      </w:pPr>
    </w:p>
    <w:p w14:paraId="6E805556" w14:textId="77777777" w:rsidR="000E0809" w:rsidRDefault="000E080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0E0809" w:rsidRDefault="000E0809" w:rsidP="00B31FD6">
      <w:pPr>
        <w:pStyle w:val="CommentText"/>
      </w:pPr>
    </w:p>
    <w:p w14:paraId="37482056" w14:textId="77777777" w:rsidR="000E0809" w:rsidRPr="00453DA1" w:rsidRDefault="000E080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0E0809" w:rsidRDefault="000E0809" w:rsidP="00B31FD6">
      <w:pPr>
        <w:pStyle w:val="CommentText"/>
      </w:pPr>
    </w:p>
    <w:p w14:paraId="49A8039B" w14:textId="77777777" w:rsidR="000E0809" w:rsidRPr="00453DA1" w:rsidRDefault="000E080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0E0809" w:rsidRDefault="000E0809" w:rsidP="00B31FD6">
      <w:pPr>
        <w:pStyle w:val="CommentText"/>
      </w:pPr>
    </w:p>
    <w:p w14:paraId="7015EDA7" w14:textId="77777777" w:rsidR="000E0809" w:rsidRPr="00DF1768" w:rsidRDefault="000E080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0E0809" w:rsidRDefault="000E0809" w:rsidP="00B31FD6">
      <w:pPr>
        <w:pStyle w:val="CommentText"/>
      </w:pPr>
    </w:p>
    <w:p w14:paraId="1F4F3424" w14:textId="77777777" w:rsidR="000E0809" w:rsidRPr="00DF1768" w:rsidRDefault="000E080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0E0809" w:rsidRDefault="000E0809" w:rsidP="00B31FD6">
      <w:pPr>
        <w:pStyle w:val="CommentText"/>
      </w:pPr>
    </w:p>
  </w:comment>
  <w:comment w:id="120" w:author="Amanda Droghini" w:date="2018-03-12T08:26:00Z" w:initials="AD">
    <w:p w14:paraId="326093C0" w14:textId="07DC7638" w:rsidR="000E0809" w:rsidRDefault="000E0809">
      <w:pPr>
        <w:pStyle w:val="CommentText"/>
      </w:pPr>
      <w:r>
        <w:rPr>
          <w:rStyle w:val="CommentReference"/>
        </w:rPr>
        <w:annotationRef/>
      </w:r>
      <w:r>
        <w:t>Reword to omit ranking system?</w:t>
      </w:r>
    </w:p>
  </w:comment>
  <w:comment w:id="131" w:author="Jordan Watson - NOAA Federal" w:date="2017-10-02T17:35:00Z" w:initials="">
    <w:p w14:paraId="51797C8B" w14:textId="77777777" w:rsidR="000E0809" w:rsidRDefault="000E0809">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62A1653D" w15:done="0"/>
  <w15:commentEx w15:paraId="4CBFD47C" w15:done="0"/>
  <w15:commentEx w15:paraId="031AF4C5" w15:done="0"/>
  <w15:commentEx w15:paraId="0194CAA3" w15:done="0"/>
  <w15:commentEx w15:paraId="3BD84A3A" w15:done="0"/>
  <w15:commentEx w15:paraId="1EEAE8D5" w15:done="0"/>
  <w15:commentEx w15:paraId="5A222526" w15:done="0"/>
  <w15:commentEx w15:paraId="57EC4D09" w15:done="0"/>
  <w15:commentEx w15:paraId="0BD049B1"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41BC26AE"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62A1653D" w16cid:durableId="1E534AB2"/>
  <w16cid:commentId w16cid:paraId="4CBFD47C" w16cid:durableId="1E520686"/>
  <w16cid:commentId w16cid:paraId="031AF4C5" w16cid:durableId="1E4A1957"/>
  <w16cid:commentId w16cid:paraId="0194CAA3" w16cid:durableId="1E364EAF"/>
  <w16cid:commentId w16cid:paraId="3BD84A3A" w16cid:durableId="1E4B659A"/>
  <w16cid:commentId w16cid:paraId="1EEAE8D5" w16cid:durableId="1E3659BD"/>
  <w16cid:commentId w16cid:paraId="5A222526" w16cid:durableId="1E3C04D3"/>
  <w16cid:commentId w16cid:paraId="0BD049B1" w16cid:durableId="1E53562C"/>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41BC26AE" w16cid:durableId="1E520914"/>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2F950" w14:textId="77777777" w:rsidR="00A379A4" w:rsidRDefault="00A379A4">
      <w:r>
        <w:separator/>
      </w:r>
    </w:p>
  </w:endnote>
  <w:endnote w:type="continuationSeparator" w:id="0">
    <w:p w14:paraId="7D28CC97" w14:textId="77777777" w:rsidR="00A379A4" w:rsidRDefault="00A37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0E0809" w:rsidRDefault="000E0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0E0809" w:rsidRDefault="000E08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0E0809" w:rsidRDefault="000E0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8718" w14:textId="77777777" w:rsidR="00A379A4" w:rsidRDefault="00A379A4">
      <w:r>
        <w:separator/>
      </w:r>
    </w:p>
  </w:footnote>
  <w:footnote w:type="continuationSeparator" w:id="0">
    <w:p w14:paraId="48F6F460" w14:textId="77777777" w:rsidR="00A379A4" w:rsidRDefault="00A379A4">
      <w:r>
        <w:continuationSeparator/>
      </w:r>
    </w:p>
  </w:footnote>
  <w:footnote w:id="1">
    <w:p w14:paraId="5E4E9233" w14:textId="77777777" w:rsidR="000E0809" w:rsidRDefault="000E0809"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0E0809" w:rsidRDefault="000E0809"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0E0809" w:rsidRDefault="000E08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0E0809" w:rsidRDefault="000E0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0E0809" w:rsidRDefault="000E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2C07"/>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5E3B17"/>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2B78"/>
    <w:rsid w:val="00D31C66"/>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3EDE"/>
    <w:rsid w:val="00DD53F4"/>
    <w:rsid w:val="00DD6600"/>
    <w:rsid w:val="00DE0EDD"/>
    <w:rsid w:val="00DE385F"/>
    <w:rsid w:val="00DE6141"/>
    <w:rsid w:val="00DF0749"/>
    <w:rsid w:val="00DF1768"/>
    <w:rsid w:val="00DF5E73"/>
    <w:rsid w:val="00E016D1"/>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F895E3-1E3E-1E48-A6AA-E78BF79DC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36</Pages>
  <Words>44012</Words>
  <Characters>250873</Characters>
  <Application>Microsoft Office Word</Application>
  <DocSecurity>0</DocSecurity>
  <Lines>2090</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33</cp:revision>
  <dcterms:created xsi:type="dcterms:W3CDTF">2018-03-08T01:35:00Z</dcterms:created>
  <dcterms:modified xsi:type="dcterms:W3CDTF">2018-03-14T16:18:00Z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