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proofErr w:type="gramStart"/>
      <w:r w:rsidRPr="00CA4945">
        <w:rPr>
          <w:b/>
          <w:color w:val="222222"/>
          <w:highlight w:val="white"/>
        </w:rPr>
        <w:t>Potential journals for publication?</w:t>
      </w:r>
      <w:commentRangeEnd w:id="0"/>
      <w:proofErr w:type="gramEnd"/>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 xml:space="preserve">A. </w:t>
      </w:r>
      <w:proofErr w:type="spellStart"/>
      <w:r w:rsidR="00DB1BC2">
        <w:t>Droghini</w:t>
      </w:r>
      <w:proofErr w:type="spellEnd"/>
      <w:r w:rsidR="00DB1BC2">
        <w:t>,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connected to local ports throughout the Bering Sea.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 xml:space="preserve">he southeastern Bering </w:t>
      </w:r>
      <w:proofErr w:type="gramStart"/>
      <w:r w:rsidR="001F394D" w:rsidRPr="00CA4945">
        <w:t>Sea,</w:t>
      </w:r>
      <w:proofErr w:type="gramEnd"/>
      <w:r w:rsidR="001F394D" w:rsidRPr="00CA4945">
        <w:t xml:space="preserve">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proofErr w:type="gramStart"/>
      <w:r w:rsidRPr="00CA4945">
        <w:rPr>
          <w:highlight w:val="yellow"/>
        </w:rPr>
        <w:t>by</w:t>
      </w:r>
      <w:proofErr w:type="gramEnd"/>
      <w:r w:rsidRPr="00CA4945">
        <w:rPr>
          <w:highlight w:val="yellow"/>
        </w:rPr>
        <w:t xml:space="preserve">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52DB50A2" w:rsidR="000200CF" w:rsidRDefault="00FA27FD" w:rsidP="000200CF">
      <w:pPr>
        <w:spacing w:line="360" w:lineRule="auto"/>
      </w:pPr>
      <w:bookmarkStart w:id="25" w:name="_bfvbetu0f9fx" w:colFirst="0" w:colLast="0"/>
      <w:bookmarkEnd w:id="25"/>
      <w:commentRangeStart w:id="26"/>
      <w:r>
        <w:t>Shipping</w:t>
      </w:r>
      <w:r w:rsidR="009B1665">
        <w:t>,</w:t>
      </w:r>
      <w:commentRangeEnd w:id="26"/>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27"/>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27"/>
      <w:r w:rsidR="00B37649">
        <w:rPr>
          <w:rStyle w:val="CommentReference"/>
          <w:rFonts w:ascii="Arial" w:eastAsia="Arial" w:hAnsi="Arial" w:cs="Arial"/>
          <w:color w:val="000000"/>
          <w:lang w:val="en-US" w:eastAsia="en-US"/>
        </w:rPr>
        <w:commentReference w:id="27"/>
      </w:r>
      <w:r w:rsidR="00767A1D">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8"/>
      <w:commentRangeStart w:id="29"/>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8"/>
      <w:r w:rsidR="00AF591D">
        <w:rPr>
          <w:rStyle w:val="CommentReference"/>
          <w:rFonts w:ascii="Arial" w:eastAsia="Arial" w:hAnsi="Arial" w:cs="Arial"/>
          <w:color w:val="000000"/>
          <w:lang w:val="en-US" w:eastAsia="en-US"/>
        </w:rPr>
        <w:commentReference w:id="28"/>
      </w:r>
      <w:commentRangeEnd w:id="29"/>
      <w:r w:rsidR="003E257A">
        <w:rPr>
          <w:rStyle w:val="CommentReference"/>
          <w:rFonts w:ascii="Arial" w:eastAsia="Arial" w:hAnsi="Arial" w:cs="Arial"/>
          <w:color w:val="000000"/>
          <w:lang w:val="en-US" w:eastAsia="en-US"/>
        </w:rPr>
        <w:commentReference w:id="29"/>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0"/>
      <w:r w:rsidR="00B76A2B">
        <w:t xml:space="preserve"> </w:t>
      </w:r>
      <w:commentRangeEnd w:id="30"/>
      <w:r w:rsidR="003D7A91">
        <w:rPr>
          <w:rStyle w:val="CommentReference"/>
        </w:rPr>
        <w:commentReference w:id="30"/>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1"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2" w:author="Amanda Droghini" w:date="2018-03-07T17:43:00Z">
        <w:r w:rsidR="003D7A91" w:rsidDel="00122499">
          <w:delText>Th</w:delText>
        </w:r>
        <w:r w:rsidR="00C90B04" w:rsidDel="00122499">
          <w:delText xml:space="preserve">e breakdown of function at cold temperatures for temperate species, </w:delText>
        </w:r>
      </w:del>
      <w:del w:id="33" w:author="Amanda Droghini" w:date="2018-03-07T16:48:00Z">
        <w:r w:rsidR="00C90B04" w:rsidDel="000200CF">
          <w:delText xml:space="preserve">and the high specialization of native Arctic species, </w:delText>
        </w:r>
      </w:del>
      <w:del w:id="34"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5"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6"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64443E3A"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rsidR="0064363B">
        <w:t xml:space="preserve">In Arctic systems, </w:t>
      </w:r>
      <w:r w:rsidR="00BE78F9">
        <w:t>seasonal</w:t>
      </w:r>
      <w:r>
        <w:t xml:space="preserve"> sea ice has </w:t>
      </w:r>
      <w:r w:rsidR="00BE78F9">
        <w:t>limited</w:t>
      </w:r>
      <w:r>
        <w:t xml:space="preserve"> vessel traffic, with the assumption of low propagule pressure. </w:t>
      </w:r>
      <w:r w:rsidR="00DD3EDE" w:rsidRPr="00980720">
        <w:t>NIS</w:t>
      </w:r>
      <w:r w:rsidR="00533AAB" w:rsidRPr="00980720">
        <w:t xml:space="preserve"> are already being transported </w:t>
      </w:r>
      <w:r w:rsidR="00F22EC1" w:rsidRPr="00980720">
        <w:t xml:space="preserve">to Arctic ports, both </w:t>
      </w:r>
      <w:r w:rsidR="00533AAB" w:rsidRPr="00980720">
        <w:t xml:space="preserve">in ballast water and </w:t>
      </w:r>
      <w:r w:rsidR="00F22EC1" w:rsidRPr="00980720">
        <w:t xml:space="preserve">on wetted surfaces (“biofouling”)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F22EC1" w:rsidRPr="00980720">
        <w:t xml:space="preserve">Survivorship </w:t>
      </w:r>
      <w:r w:rsidR="00860FA2" w:rsidRPr="00980720">
        <w:t xml:space="preserve">of NIS </w:t>
      </w:r>
      <w:r w:rsidR="00F22EC1" w:rsidRPr="00980720">
        <w:t xml:space="preserve">during voyages to the Arctic appears to be low compared to temperate, marine systems </w:t>
      </w:r>
      <w:r w:rsidR="00F22EC1" w:rsidRPr="00980720">
        <w:fldChar w:fldCharType="begin" w:fldLock="1"/>
      </w:r>
      <w:r w:rsidR="00860FA2" w:rsidRPr="00980720">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"plainTextFormattedCitation" : "(Chan et al. 2014)", "previouslyFormattedCitation" : "(Chan et al. 2014)" }, "properties" : {  }, "schema" : "https://github.com/citation-style-language/schema/raw/master/csl-citation.json" }</w:instrText>
      </w:r>
      <w:r w:rsidR="00F22EC1" w:rsidRPr="00980720">
        <w:fldChar w:fldCharType="separate"/>
      </w:r>
      <w:r w:rsidR="00F22EC1" w:rsidRPr="00980720">
        <w:rPr>
          <w:noProof/>
        </w:rPr>
        <w:t>(Chan et al. 2014)</w:t>
      </w:r>
      <w:r w:rsidR="00F22EC1" w:rsidRPr="00980720">
        <w:fldChar w:fldCharType="end"/>
      </w:r>
      <w:r w:rsidR="00F22EC1" w:rsidRPr="00980720">
        <w:t xml:space="preserve">; low water temperatures and the length of the journey may be important factors </w:t>
      </w:r>
      <w:r w:rsidR="00860FA2" w:rsidRPr="00980720">
        <w:t xml:space="preserve">in </w:t>
      </w:r>
      <w:r w:rsidR="00F22EC1" w:rsidRPr="00980720">
        <w:t xml:space="preserve">reducing </w:t>
      </w:r>
      <w:r w:rsidR="00860FA2" w:rsidRPr="00980720">
        <w:t>survivorship</w:t>
      </w:r>
      <w:r w:rsidR="00533AAB" w:rsidRPr="00980720">
        <w:t xml:space="preserve"> </w:t>
      </w:r>
      <w:r w:rsidRPr="00980720">
        <w:fldChar w:fldCharType="begin" w:fldLock="1"/>
      </w:r>
      <w:r w:rsidR="00860FA2"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"ITEM-2",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"plainTextFormattedCitation" : "(Chan et al. 2014, 2016)", "previouslyFormattedCitation" : "(Chan et al. 2014, 2016)" }, "properties" : {  }, "schema" : "https://github.com/citation-style-language/schema/raw/master/csl-citation.json" }</w:instrText>
      </w:r>
      <w:r w:rsidRPr="00980720">
        <w:fldChar w:fldCharType="separate"/>
      </w:r>
      <w:r w:rsidR="00860FA2" w:rsidRPr="00980720">
        <w:rPr>
          <w:noProof/>
        </w:rPr>
        <w:t>(Chan et al. 2014, 2016)</w:t>
      </w:r>
      <w:r w:rsidRPr="00980720">
        <w:fldChar w:fldCharType="end"/>
      </w:r>
      <w:r w:rsidR="00533AAB" w:rsidRPr="00980720">
        <w:t xml:space="preserve">. </w:t>
      </w:r>
      <w:r w:rsidR="00860FA2" w:rsidRPr="00980720">
        <w:t>However</w:t>
      </w:r>
      <w:r w:rsidR="00533AAB" w:rsidRPr="00980720">
        <w:t xml:space="preserve">, </w:t>
      </w:r>
      <w:r w:rsidR="00860FA2" w:rsidRPr="00980720">
        <w:t xml:space="preserve">these factors do not completely prevent introductions, as </w:t>
      </w:r>
      <w:r w:rsidR="00533AAB" w:rsidRPr="00980720">
        <w:t>some organisms are surviv</w:t>
      </w:r>
      <w:r w:rsidR="00860FA2" w:rsidRPr="00980720">
        <w:t>ing</w:t>
      </w:r>
      <w:r w:rsidR="00533AAB" w:rsidRPr="00980720">
        <w:t xml:space="preserve"> the voyage</w:t>
      </w:r>
      <w:r w:rsidR="00860FA2" w:rsidRPr="00980720">
        <w:t xml:space="preserve"> </w:t>
      </w:r>
      <w:r w:rsidR="00860FA2" w:rsidRPr="00980720">
        <w:fldChar w:fldCharType="begin" w:fldLock="1"/>
      </w:r>
      <w:r w:rsidR="00980720" w:rsidRPr="00980720">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"ITEM-3",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2016, Ware et al. 2016)", "plainTextFormattedCitation" : "(Chan et al. 2015, 2016, Ware et al. 2016)", "previouslyFormattedCitation" : "(Chan et al. 2015, 2016, Ware et al. 2016)" }, "properties" : {  }, "schema" : "https://github.com/citation-style-language/schema/raw/master/csl-citation.json" }</w:instrText>
      </w:r>
      <w:r w:rsidR="00860FA2" w:rsidRPr="00980720">
        <w:fldChar w:fldCharType="separate"/>
      </w:r>
      <w:r w:rsidR="00D040ED" w:rsidRPr="00980720">
        <w:rPr>
          <w:noProof/>
        </w:rPr>
        <w:t>(Chan et al. 2015, 2016, Ware et al. 2016)</w:t>
      </w:r>
      <w:r w:rsidR="00860FA2" w:rsidRPr="00980720">
        <w:fldChar w:fldCharType="end"/>
      </w:r>
      <w:r w:rsidR="00533AAB" w:rsidRPr="00980720">
        <w:t xml:space="preserve">, </w:t>
      </w:r>
      <w:r w:rsidR="00533AAB" w:rsidRPr="00980720">
        <w:rPr>
          <w:highlight w:val="yellow"/>
        </w:rPr>
        <w:t>and high-profile introductions</w:t>
      </w:r>
      <w:r w:rsidR="00980720" w:rsidRPr="00980720">
        <w:rPr>
          <w:highlight w:val="yellow"/>
        </w:rPr>
        <w:t xml:space="preserve"> in northern waters</w:t>
      </w:r>
      <w:r w:rsidR="00533AAB" w:rsidRPr="00980720">
        <w:rPr>
          <w:highlight w:val="yellow"/>
        </w:rPr>
        <w:t xml:space="preserve"> (e.g. </w:t>
      </w:r>
      <w:r w:rsidR="00980720" w:rsidRPr="00980720">
        <w:rPr>
          <w:highlight w:val="yellow"/>
        </w:rPr>
        <w:t xml:space="preserve">the </w:t>
      </w:r>
      <w:r w:rsidR="00533AAB" w:rsidRPr="00980720">
        <w:rPr>
          <w:highlight w:val="yellow"/>
        </w:rPr>
        <w:t>snow crab in Barents Sea) ha</w:t>
      </w:r>
      <w:r w:rsidR="00980720" w:rsidRPr="00980720">
        <w:rPr>
          <w:highlight w:val="yellow"/>
        </w:rPr>
        <w:t>ve</w:t>
      </w:r>
      <w:r w:rsidR="00533AAB" w:rsidRPr="00980720">
        <w:rPr>
          <w:highlight w:val="yellow"/>
        </w:rPr>
        <w:t xml:space="preserve"> been linked to anthropogenic transport mechanisms</w:t>
      </w:r>
      <w:r w:rsidR="00980720" w:rsidRPr="00980720">
        <w:rPr>
          <w:highlight w:val="yellow"/>
        </w:rPr>
        <w:t xml:space="preserve"> </w:t>
      </w:r>
      <w:r w:rsidR="00980720" w:rsidRPr="00980720">
        <w:rPr>
          <w:highlight w:val="yellow"/>
        </w:rPr>
        <w:fldChar w:fldCharType="begin" w:fldLock="1"/>
      </w:r>
      <w:r w:rsidR="00DB3FD2">
        <w:rPr>
          <w:highlight w:val="yellow"/>
        </w:rPr>
        <w:instrText>ADDIN CSL_CITATION { "citationItems" : [ { "id" : "ITEM-1", "itemData" : { "DOI" : "10.1007/s10530-008-9273-7", "ISBN" : "1387-3547", "ISSN" : "13873547", "abstract" : " In the Atlantic the snow crab (Chionoecetes opilio) is naturally distributed on the northwestern side, i.e. eastern Canada and west Greenland. Until recently, there have been no observations of snow crab in eastern Atlantic. However, in 1990s single and occasional reports were made of crabs captured in the eastern part of the Barents Sea, presumably introduced through ballast water. Special attention during the annual bottom-trawl surveys in the Barents Sea during February 2004-2006 were given to include recordings of snow crab to evaluate if the introduced species has succeeded to establish a self-sustaining population in this region. Recordings of snow crabs were systematically noted and biological measurements carried out. The results confirm previous Russian observations of snow crabs in the northern region of GAyensebanken. In addition, a significant number of crabs were also found in the central region of the Barents Sea, mainly in deeper waters from 180 to 350 m depth. The sizes ranged from 14 to 136 mm carapace width. All females above 70 mm were berried with fertilised eggs. A major fraction (31% in 2005; 76% in 2006) of the crabs consisted of juveniles below 50 mm CW, providing evidence for successful recruitment. The small-sized crabs were exclusively found in GAyensebanken, identifying the main recruiting area at present for snow crab in the Barents Sea. The results obtained show that the snow crab is now adapted to the northeast Atlantic.", "author" : [ { "dropping-particle" : "", "family" : "Alvsv\u00e5g", "given" : "J.", "non-dropping-particle" : "", "parse-names" : false, "suffix" : "" }, { "dropping-particle" : "", "family" : "Agnalt", "given" : "A. L.", "non-dropping-particle" : "", "parse-names" : false, "suffix" : "" }, { "dropping-particle" : "", "family" : "J\u00f8rstad", "given" : "K. E.", "non-dropping-particle" : "", "parse-names" : false, "suffix" : "" } ], "container-title" : "Biological Invasions", "id" : "ITEM-1", "issue" : "3", "issued" : { "date-parts" : [ [ "2009" ] ] }, "page" : "587-595", "title" : "Evidence for a permanent establishment of the snow crab (Chionoecetes opilio) in the Barents Sea", "type" : "article-journal", "volume" : "11" }, "uris" : [ "http://www.mendeley.com/documents/?uuid=3c4b887c-ac63-498c-80e2-7804b672edfe" ] } ], "mendeley" : { "formattedCitation" : "(Alvsv\u00e5g et al. 2009)", "plainTextFormattedCitation" : "(Alvsv\u00e5g et al. 2009)", "previouslyFormattedCitation" : "(Alvsv\u00e5g et al. 2009)" }, "properties" : {  }, "schema" : "https://github.com/citation-style-language/schema/raw/master/csl-citation.json" }</w:instrText>
      </w:r>
      <w:r w:rsidR="00980720" w:rsidRPr="00980720">
        <w:rPr>
          <w:highlight w:val="yellow"/>
        </w:rPr>
        <w:fldChar w:fldCharType="separate"/>
      </w:r>
      <w:r w:rsidR="00980720" w:rsidRPr="00980720">
        <w:rPr>
          <w:noProof/>
          <w:highlight w:val="yellow"/>
        </w:rPr>
        <w:t>(Alvsvåg et al. 2009)</w:t>
      </w:r>
      <w:r w:rsidR="00980720" w:rsidRPr="00980720">
        <w:rPr>
          <w:highlight w:val="yellow"/>
        </w:rPr>
        <w:fldChar w:fldCharType="end"/>
      </w:r>
      <w:r w:rsidR="00533AAB" w:rsidRPr="00980720">
        <w:rPr>
          <w:highlight w:val="yellow"/>
        </w:rPr>
        <w:t>.</w:t>
      </w:r>
      <w:r w:rsidR="00533AAB" w:rsidRPr="00980720">
        <w:t xml:space="preserve"> </w:t>
      </w:r>
      <w:r w:rsidR="00533AAB">
        <w:t xml:space="preserve"> </w:t>
      </w:r>
      <w:r w:rsidR="00980720">
        <w:t>S</w:t>
      </w:r>
      <w:r w:rsidR="009E26BA">
        <w:t>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w:t>
      </w:r>
      <w:del w:id="37" w:author="Amanda Droghini" w:date="2018-03-16T09:40:00Z">
        <w:r w:rsidR="00794A46" w:rsidDel="00BE78F9">
          <w:delText xml:space="preserve"> they</w:delText>
        </w:r>
      </w:del>
      <w:r w:rsidR="00794A46">
        <w:t xml:space="preserve">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w:t>
      </w:r>
      <w:r w:rsidR="003F76B3">
        <w:t>only a</w:t>
      </w:r>
      <w:r w:rsidR="009E26BA">
        <w:t xml:space="preserve"> few potential species; however, </w:t>
      </w:r>
      <w:r w:rsidR="00A42D8B">
        <w:t xml:space="preserve">the actual number of taxa that are being transported on voyages to the Arctic is likely higher. Without prior knowledge of which organisms are being transported on ships, focusing on a suite of species </w:t>
      </w:r>
      <w:r w:rsidR="003F76B3">
        <w:t xml:space="preserve">– with consideration of both survival and reproductive suitability - </w:t>
      </w:r>
      <w:r w:rsidR="00A42D8B">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2A893D4A" w:rsidR="00E670A9" w:rsidRDefault="0064363B" w:rsidP="002674FC">
      <w:pPr>
        <w:spacing w:line="360" w:lineRule="auto"/>
        <w:contextualSpacing/>
      </w:pPr>
      <w:r>
        <w:t xml:space="preserve">Because both Arctic sea temperatures and trans-oceanic vessel traffic are expected to increase in the near-future, exploring the role of temperature in limiting biological introductions is necessary. </w:t>
      </w:r>
      <w:r w:rsidR="009A4A26">
        <w:t xml:space="preserve">In recent decades, the Arctic has experienced record-setting declines in sea ice thickness and extent, and surface air temperatures have increased at a </w:t>
      </w:r>
      <w:r w:rsidR="00D33467">
        <w:t xml:space="preserve">rate </w:t>
      </w:r>
      <w:r>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38" w:author="Amanda Droghini" w:date="2018-03-16T09:52:00Z">
        <w:r w:rsidR="003F4971">
          <w:t xml:space="preserve"> </w:t>
        </w:r>
        <w:commentRangeStart w:id="39"/>
        <w:commentRangeStart w:id="40"/>
        <w:r w:rsidR="003F4971">
          <w:t>elsewhere</w:t>
        </w:r>
        <w:commentRangeEnd w:id="39"/>
        <w:r w:rsidR="003F4971">
          <w:rPr>
            <w:rStyle w:val="CommentReference"/>
            <w:rFonts w:ascii="Arial" w:eastAsia="Arial" w:hAnsi="Arial" w:cs="Arial"/>
            <w:color w:val="000000"/>
            <w:lang w:val="en-US" w:eastAsia="en-US"/>
          </w:rPr>
          <w:commentReference w:id="39"/>
        </w:r>
      </w:ins>
      <w:commentRangeEnd w:id="40"/>
      <w:r>
        <w:rPr>
          <w:rStyle w:val="CommentReference"/>
          <w:rFonts w:ascii="Arial" w:eastAsia="Arial" w:hAnsi="Arial" w:cs="Arial"/>
          <w:color w:val="000000"/>
          <w:lang w:val="en-US" w:eastAsia="en-US"/>
        </w:rPr>
        <w:commentReference w:id="40"/>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 xml:space="preserve">(de </w:t>
      </w:r>
      <w:r w:rsidR="00A42F5D" w:rsidRPr="00A42F5D">
        <w:rPr>
          <w:noProof/>
        </w:rPr>
        <w:lastRenderedPageBreak/>
        <w:t>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commentRangeStart w:id="41"/>
      <w:r w:rsidR="006244EA">
        <w:t xml:space="preserve">Since the beginning </w:t>
      </w:r>
      <w:commentRangeEnd w:id="41"/>
      <w:r w:rsidR="006244EA">
        <w:rPr>
          <w:rStyle w:val="CommentReference"/>
        </w:rPr>
        <w:commentReference w:id="41"/>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42"/>
      <w:r w:rsidR="006244EA" w:rsidRPr="006244EA">
        <w:rPr>
          <w:highlight w:val="yellow"/>
        </w:rPr>
        <w:t>((</w:t>
      </w:r>
      <w:proofErr w:type="gramStart"/>
      <w:r w:rsidR="006244EA" w:rsidRPr="006244EA">
        <w:rPr>
          <w:highlight w:val="yellow"/>
        </w:rPr>
        <w:t>add</w:t>
      </w:r>
      <w:proofErr w:type="gramEnd"/>
      <w:r w:rsidR="006244EA" w:rsidRPr="006244EA">
        <w:rPr>
          <w:highlight w:val="yellow"/>
        </w:rPr>
        <w:t xml:space="preserve"> stats)</w:t>
      </w:r>
      <w:commentRangeEnd w:id="42"/>
      <w:r w:rsidR="004F6FD9">
        <w:rPr>
          <w:rStyle w:val="CommentReference"/>
        </w:rPr>
        <w:commentReference w:id="42"/>
      </w:r>
      <w:r w:rsidR="006244EA" w:rsidRPr="006244EA">
        <w:rPr>
          <w:highlight w:val="yellow"/>
        </w:rPr>
        <w:t>).</w:t>
      </w:r>
      <w:r w:rsidR="006244EA">
        <w:t xml:space="preserve">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3"/>
      </w:r>
      <w:r w:rsidR="00DD1D1C">
        <w:rPr>
          <w:rStyle w:val="CommentReference"/>
          <w:rFonts w:ascii="Arial" w:eastAsia="Arial" w:hAnsi="Arial" w:cs="Arial"/>
          <w:color w:val="000000"/>
          <w:lang w:val="en-US" w:eastAsia="en-US"/>
        </w:rPr>
        <w:commentReference w:id="44"/>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t>Arctic</w:t>
      </w:r>
      <w:r w:rsidR="00A27824">
        <w:t xml:space="preserve"> regions.</w:t>
      </w:r>
    </w:p>
    <w:p w14:paraId="69A0D4A8" w14:textId="77777777" w:rsidR="00552F17" w:rsidDel="00D655FC" w:rsidRDefault="00552F17" w:rsidP="00CA4945">
      <w:pPr>
        <w:spacing w:before="200" w:line="360" w:lineRule="auto"/>
        <w:contextualSpacing/>
        <w:rPr>
          <w:del w:id="45" w:author="Amanda Droghini" w:date="2018-02-14T07:41:00Z"/>
        </w:rPr>
      </w:pPr>
      <w:bookmarkStart w:id="46" w:name="_m7oo5zak2jfc" w:colFirst="0" w:colLast="0"/>
      <w:bookmarkStart w:id="47" w:name="_rq0l47zex3zr" w:colFirst="0" w:colLast="0"/>
      <w:bookmarkEnd w:id="46"/>
      <w:bookmarkEnd w:id="47"/>
    </w:p>
    <w:p w14:paraId="5ECBACE1" w14:textId="1AED0734" w:rsidR="00723773" w:rsidDel="00D655FC" w:rsidRDefault="00874591" w:rsidP="00D655FC">
      <w:pPr>
        <w:spacing w:before="200" w:line="360" w:lineRule="auto"/>
        <w:contextualSpacing/>
        <w:rPr>
          <w:del w:id="48" w:author="Amanda Droghini" w:date="2018-02-14T07:41:00Z"/>
          <w:highlight w:val="white"/>
        </w:rPr>
      </w:pPr>
      <w:del w:id="49"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50" w:name="_8ktb2c9fr4av" w:colFirst="0" w:colLast="0"/>
      <w:bookmarkEnd w:id="50"/>
    </w:p>
    <w:p w14:paraId="62CE6144" w14:textId="4BB022B9" w:rsidR="004403F9" w:rsidRDefault="00463580" w:rsidP="004403F9">
      <w:pPr>
        <w:spacing w:before="200" w:line="360" w:lineRule="auto"/>
        <w:contextualSpacing/>
      </w:pPr>
      <w:r>
        <w:t xml:space="preserve">In this paper, </w:t>
      </w:r>
      <w:del w:id="51"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2" w:author="Amanda Droghini" w:date="2018-02-21T16:41:00Z">
        <w:r w:rsidR="00F24EA9" w:rsidDel="00F24EA9">
          <w:delText xml:space="preserve">We and </w:delText>
        </w:r>
        <w:r w:rsidR="00874591" w:rsidRPr="00CA4945" w:rsidDel="00F24EA9">
          <w:delText xml:space="preserve"> </w:delText>
        </w:r>
        <w:commentRangeStart w:id="53"/>
        <w:r w:rsidR="00433E19" w:rsidRPr="00433E19" w:rsidDel="00F24EA9">
          <w:rPr>
            <w:color w:val="FF0000"/>
          </w:rPr>
          <w:delText xml:space="preserve">species-specific </w:delText>
        </w:r>
        <w:commentRangeEnd w:id="53"/>
        <w:r w:rsidR="00D9788D" w:rsidDel="00F24EA9">
          <w:rPr>
            <w:rStyle w:val="CommentReference"/>
          </w:rPr>
          <w:commentReference w:id="5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w:t>
      </w:r>
      <w:proofErr w:type="gramStart"/>
      <w:r w:rsidR="008A5823">
        <w:t>a</w:t>
      </w:r>
      <w:proofErr w:type="gramEnd"/>
      <w:r w:rsidR="008A5823">
        <w:t xml:space="preserve"> understanding of NIS </w:t>
      </w:r>
      <w:del w:id="54" w:author="Amanda Droghini" w:date="2018-03-17T18:34:00Z">
        <w:r w:rsidR="008A5823" w:rsidDel="006466BF">
          <w:delText>habitat requirements</w:delText>
        </w:r>
      </w:del>
      <w:ins w:id="55"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6"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7"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58"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59" w:name="_8bc9cfv03n6p" w:colFirst="0" w:colLast="0"/>
      <w:bookmarkEnd w:id="59"/>
      <w:r w:rsidRPr="00BB5655">
        <w:t>Methods</w:t>
      </w:r>
    </w:p>
    <w:p w14:paraId="36636D33" w14:textId="77777777" w:rsidR="00723773" w:rsidRPr="00BB5655" w:rsidRDefault="00874591" w:rsidP="00BB5655">
      <w:pPr>
        <w:pStyle w:val="Heading2"/>
      </w:pPr>
      <w:bookmarkStart w:id="60" w:name="_kncwpiu8qj9q" w:colFirst="0" w:colLast="0"/>
      <w:bookmarkEnd w:id="60"/>
      <w:r w:rsidRPr="00BB5655">
        <w:t>Study area</w:t>
      </w:r>
    </w:p>
    <w:p w14:paraId="5ECF60A5" w14:textId="166ACEB9" w:rsidR="00274537" w:rsidRPr="00CA4945" w:rsidRDefault="00874591" w:rsidP="00CA4945">
      <w:pPr>
        <w:spacing w:before="200" w:line="360" w:lineRule="auto"/>
        <w:contextualSpacing/>
      </w:pPr>
      <w:bookmarkStart w:id="61" w:name="_a71bbqx0je6i" w:colFirst="0" w:colLast="0"/>
      <w:bookmarkEnd w:id="6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w:t>
      </w:r>
      <w:r w:rsidR="00274537" w:rsidRPr="00CA4945">
        <w:lastRenderedPageBreak/>
        <w:t xml:space="preserve">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w:t>
      </w:r>
      <w:proofErr w:type="gramStart"/>
      <w:r w:rsidR="00E961D2" w:rsidRPr="00E961D2">
        <w:rPr>
          <w:highlight w:val="yellow"/>
        </w:rPr>
        <w:t>characterize</w:t>
      </w:r>
      <w:proofErr w:type="gramEnd"/>
      <w:r w:rsidR="00E961D2" w:rsidRPr="00E961D2">
        <w:rPr>
          <w:highlight w:val="yellow"/>
        </w:rPr>
        <w:t xml:space="preserv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2" w:name="_hngxq6xkmksq" w:colFirst="0" w:colLast="0"/>
      <w:bookmarkStart w:id="63" w:name="_7quuthb2m275" w:colFirst="0" w:colLast="0"/>
      <w:bookmarkEnd w:id="62"/>
      <w:bookmarkEnd w:id="63"/>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64"/>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4"/>
      <w:r w:rsidR="004D0EA5">
        <w:rPr>
          <w:rStyle w:val="CommentReference"/>
        </w:rPr>
        <w:commentReference w:id="64"/>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w:t>
      </w:r>
      <w:proofErr w:type="spellStart"/>
      <w:r w:rsidR="00411758" w:rsidRPr="00CA4945">
        <w:t>euryhaline</w:t>
      </w:r>
      <w:proofErr w:type="spellEnd"/>
      <w:r w:rsidR="00411758" w:rsidRPr="00CA4945">
        <w:t xml:space="preserve"> species capable of tolerating salinities of at least 30 parts per trillion (</w:t>
      </w:r>
      <w:proofErr w:type="spellStart"/>
      <w:r w:rsidR="00411758" w:rsidRPr="00CA4945">
        <w:t>ppt</w:t>
      </w:r>
      <w:proofErr w:type="spellEnd"/>
      <w:r w:rsidR="00411758" w:rsidRPr="00CA4945">
        <w:t xml:space="preserve">)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r w:rsidR="00411758" w:rsidRPr="00CA4945">
        <w:lastRenderedPageBreak/>
        <w:t>(</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5" w:name="_65lsst1yvtve" w:colFirst="0" w:colLast="0"/>
      <w:bookmarkEnd w:id="65"/>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w:t>
      </w:r>
      <w:r w:rsidR="007437AB" w:rsidRPr="00CA4945">
        <w:rPr>
          <w:color w:val="000000" w:themeColor="text1"/>
        </w:rPr>
        <w:lastRenderedPageBreak/>
        <w:t>(PMEL)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6"/>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66"/>
      <w:r w:rsidR="001D23FF">
        <w:rPr>
          <w:rStyle w:val="CommentReference"/>
          <w:rFonts w:ascii="Arial" w:eastAsia="Arial" w:hAnsi="Arial" w:cs="Arial"/>
          <w:color w:val="000000"/>
          <w:lang w:val="en-US" w:eastAsia="en-US"/>
        </w:rPr>
        <w:commentReference w:id="66"/>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7"/>
      <w:r w:rsidRPr="00CA4945">
        <w:rPr>
          <w:rFonts w:eastAsia="Calibri"/>
          <w:highlight w:val="cyan"/>
        </w:rPr>
        <w:t>future</w:t>
      </w:r>
      <w:commentRangeEnd w:id="67"/>
      <w:r w:rsidR="00C167D4" w:rsidRPr="00CA4945">
        <w:rPr>
          <w:rStyle w:val="CommentReference"/>
          <w:sz w:val="24"/>
          <w:szCs w:val="24"/>
        </w:rPr>
        <w:commentReference w:id="67"/>
      </w:r>
      <w:r w:rsidRPr="00CA4945">
        <w:rPr>
          <w:rFonts w:eastAsia="Calibri"/>
        </w:rPr>
        <w:t xml:space="preserve"> (2030-2039)</w:t>
      </w:r>
      <w:bookmarkStart w:id="68" w:name="_4v4jhbwuqx9t" w:colFirst="0" w:colLast="0"/>
      <w:bookmarkEnd w:id="68"/>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69" w:name="_go101y7lehct" w:colFirst="0" w:colLast="0"/>
      <w:bookmarkEnd w:id="69"/>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0"/>
      <w:r w:rsidRPr="00CA4945">
        <w:rPr>
          <w:rFonts w:ascii="Times New Roman" w:hAnsi="Times New Roman" w:cs="Times New Roman"/>
          <w:sz w:val="24"/>
          <w:szCs w:val="24"/>
        </w:rPr>
        <w:t xml:space="preserve">1) year-round survival, 2) weekly survival, and 3) weekly reproduction. </w:t>
      </w:r>
      <w:commentRangeEnd w:id="70"/>
      <w:r w:rsidR="004D0EA5">
        <w:rPr>
          <w:rStyle w:val="CommentReference"/>
        </w:rPr>
        <w:commentReference w:id="70"/>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proofErr w:type="gramStart"/>
      <w:r w:rsidRPr="00CA4945">
        <w:rPr>
          <w:rFonts w:ascii="Times New Roman" w:hAnsi="Times New Roman" w:cs="Times New Roman"/>
          <w:sz w:val="24"/>
          <w:szCs w:val="24"/>
        </w:rPr>
        <w:t>viridis</w:t>
      </w:r>
      <w:proofErr w:type="spellEnd"/>
      <w:proofErr w:type="gram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71" w:name="_tsqvpqt531zu" w:colFirst="0" w:colLast="0"/>
      <w:bookmarkEnd w:id="71"/>
      <w:r w:rsidRPr="00CA4945">
        <w:lastRenderedPageBreak/>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72"/>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72"/>
      <w:r w:rsidR="002440E1" w:rsidRPr="00CA4945">
        <w:rPr>
          <w:rStyle w:val="CommentReference"/>
          <w:sz w:val="24"/>
          <w:szCs w:val="24"/>
        </w:rPr>
        <w:commentReference w:id="72"/>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73"/>
      <w:r w:rsidRPr="00CA4945">
        <w:t xml:space="preserve">Percent decrease </w:t>
      </w:r>
      <w:commentRangeEnd w:id="73"/>
      <w:r w:rsidR="002440E1" w:rsidRPr="00CA4945">
        <w:rPr>
          <w:rStyle w:val="CommentReference"/>
          <w:sz w:val="24"/>
          <w:szCs w:val="24"/>
        </w:rPr>
        <w:commentReference w:id="73"/>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74" w:name="_rop02eo1ktca" w:colFirst="0" w:colLast="0"/>
      <w:bookmarkEnd w:id="74"/>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w:t>
      </w:r>
      <w:r w:rsidRPr="00CA4945">
        <w:rPr>
          <w:rFonts w:eastAsia="Calibri"/>
          <w:color w:val="000000" w:themeColor="text1"/>
        </w:rPr>
        <w:lastRenderedPageBreak/>
        <w:t xml:space="preserve">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75" w:name="_3wi5gvsme5f5" w:colFirst="0" w:colLast="0"/>
      <w:bookmarkEnd w:id="75"/>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proofErr w:type="gramStart"/>
      <w:r w:rsidR="001C6748" w:rsidRPr="00CA4945">
        <w:rPr>
          <w:rFonts w:eastAsia="Arial Unicode MS"/>
        </w:rPr>
        <w:t>Gu</w:t>
      </w:r>
      <w:proofErr w:type="spellEnd"/>
      <w:proofErr w:type="gram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w:t>
      </w:r>
      <w:r w:rsidR="00874591" w:rsidRPr="00CA4945">
        <w:lastRenderedPageBreak/>
        <w:t xml:space="preserve">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w:t>
      </w:r>
      <w:proofErr w:type="gramStart"/>
      <w:r>
        <w:t>are</w:t>
      </w:r>
      <w:proofErr w:type="gramEnd"/>
      <w:r>
        <w:t xml:space="preserv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76" w:name="_5gdnwtfpo87" w:colFirst="0" w:colLast="0"/>
      <w:bookmarkEnd w:id="76"/>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w:t>
      </w:r>
      <w:proofErr w:type="gramStart"/>
      <w:r w:rsidR="0021164D" w:rsidRPr="00CA4945">
        <w:rPr>
          <w:highlight w:val="yellow"/>
        </w:rPr>
        <w:t>summer</w:t>
      </w:r>
      <w:proofErr w:type="gramEnd"/>
      <w:r w:rsidR="0021164D" w:rsidRPr="00CA4945">
        <w:rPr>
          <w:highlight w:val="yellow"/>
        </w:rPr>
        <w:t xml:space="preserve"> temps. </w:t>
      </w:r>
      <w:r w:rsidR="00AC39F9" w:rsidRPr="00CA4945">
        <w:t xml:space="preserve">. </w:t>
      </w:r>
      <w:commentRangeStart w:id="77"/>
      <w:ins w:id="78" w:author="Amanda Droghini" w:date="2018-02-08T21:44:00Z">
        <w:r w:rsidR="00AC39F9">
          <w:t>1/3 of the taxa we considered had minimum temperature toleranc</w:t>
        </w:r>
      </w:ins>
      <w:ins w:id="79" w:author="Amanda Droghini" w:date="2018-02-08T21:45:00Z">
        <w:r w:rsidR="00AC39F9">
          <w:t>es</w:t>
        </w:r>
      </w:ins>
      <w:ins w:id="80" w:author="Amanda Droghini" w:date="2018-02-08T21:44:00Z">
        <w:r w:rsidR="00AC39F9">
          <w:t xml:space="preserve"> </w:t>
        </w:r>
      </w:ins>
      <w:ins w:id="81" w:author="Amanda Droghini" w:date="2018-02-08T21:45:00Z">
        <w:r w:rsidR="00AC39F9">
          <w:t xml:space="preserve">of 0C </w:t>
        </w:r>
        <w:commentRangeEnd w:id="77"/>
        <w:r w:rsidR="00AC39F9">
          <w:rPr>
            <w:rStyle w:val="CommentReference"/>
          </w:rPr>
          <w:commentReference w:id="77"/>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82"/>
      <w:r>
        <w:rPr>
          <w:rFonts w:eastAsia="Calibri"/>
        </w:rPr>
        <w:t>Species with max salinity tolerances &lt;=30ppt have little survival habitat.</w:t>
      </w:r>
      <w:commentRangeEnd w:id="82"/>
      <w:r>
        <w:rPr>
          <w:rStyle w:val="CommentReference"/>
          <w:rFonts w:ascii="Arial" w:eastAsia="Arial" w:hAnsi="Arial" w:cs="Arial"/>
          <w:color w:val="000000"/>
          <w:lang w:val="en-US" w:eastAsia="en-US"/>
        </w:rPr>
        <w:commentReference w:id="82"/>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83"/>
      <w:r w:rsidRPr="00CA4945">
        <w:rPr>
          <w:rFonts w:eastAsia="Calibri"/>
        </w:rPr>
        <w:t xml:space="preserve">(Figure </w:t>
      </w:r>
      <w:r w:rsidR="00FE742F">
        <w:rPr>
          <w:rFonts w:eastAsia="Calibri"/>
        </w:rPr>
        <w:t>3</w:t>
      </w:r>
      <w:r w:rsidRPr="00CA4945">
        <w:rPr>
          <w:rFonts w:eastAsia="Calibri"/>
        </w:rPr>
        <w:t>)</w:t>
      </w:r>
      <w:commentRangeEnd w:id="83"/>
      <w:r w:rsidR="00FE742F">
        <w:rPr>
          <w:rStyle w:val="CommentReference"/>
          <w:rFonts w:ascii="Arial" w:eastAsia="Arial" w:hAnsi="Arial" w:cs="Arial"/>
          <w:color w:val="000000"/>
          <w:lang w:val="en-US" w:eastAsia="en-US"/>
        </w:rPr>
        <w:commentReference w:id="83"/>
      </w:r>
      <w:r w:rsidRPr="00CA4945">
        <w:rPr>
          <w:rFonts w:eastAsia="Calibri"/>
        </w:rPr>
        <w:t xml:space="preserve">. By 2039, </w:t>
      </w:r>
      <w:commentRangeStart w:id="84"/>
      <w:r w:rsidR="00FE742F">
        <w:rPr>
          <w:rFonts w:eastAsia="Calibri"/>
        </w:rPr>
        <w:t>76.6%</w:t>
      </w:r>
      <w:commentRangeEnd w:id="84"/>
      <w:r w:rsidR="00FE742F">
        <w:rPr>
          <w:rStyle w:val="CommentReference"/>
          <w:rFonts w:ascii="Arial" w:eastAsia="Arial" w:hAnsi="Arial" w:cs="Arial"/>
          <w:color w:val="000000"/>
          <w:lang w:val="en-US" w:eastAsia="en-US"/>
        </w:rPr>
        <w:commentReference w:id="84"/>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85"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86"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87" w:author="Amanda Droghini" w:date="2018-02-17T08:51:00Z"/>
        </w:rPr>
        <w:pPrChange w:id="88" w:author="Amanda Droghini" w:date="2018-02-17T08:51:00Z">
          <w:pPr>
            <w:spacing w:before="200" w:line="360" w:lineRule="auto"/>
            <w:contextualSpacing/>
          </w:pPr>
        </w:pPrChange>
      </w:pPr>
      <w:del w:id="89"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90"/>
      <w:r w:rsidRPr="00CA4945">
        <w:t>Figure 4</w:t>
      </w:r>
      <w:commentRangeEnd w:id="90"/>
      <w:r w:rsidRPr="00CA4945">
        <w:commentReference w:id="90"/>
      </w:r>
      <w:r w:rsidRPr="00CA4945">
        <w:t>)</w:t>
      </w:r>
      <w:r>
        <w:t xml:space="preserve">. </w:t>
      </w:r>
      <w:proofErr w:type="gramStart"/>
      <w:r>
        <w:t>but</w:t>
      </w:r>
      <w:proofErr w:type="gramEnd"/>
      <w:r>
        <w:t xml:space="preserve"> for the most part habitat is </w:t>
      </w:r>
      <w:r>
        <w:lastRenderedPageBreak/>
        <w:t xml:space="preserve">unsuitable </w:t>
      </w:r>
      <w:r w:rsidRPr="00CA4945">
        <w:t>from December to early May (weeks 49 to 19), when temperatures</w:t>
      </w:r>
      <w:r w:rsidR="006466BF">
        <w:t xml:space="preserve"> in the upper water column fall</w:t>
      </w:r>
      <w:r w:rsidRPr="00CA4945">
        <w:t xml:space="preserve"> </w:t>
      </w:r>
      <w:del w:id="91"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92" w:author="Amanda Droghini" w:date="2018-02-04T09:17:00Z"/>
        </w:rPr>
      </w:pPr>
      <w:commentRangeStart w:id="93"/>
      <w:del w:id="94"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93"/>
    <w:p w14:paraId="64C2349D" w14:textId="5D951227" w:rsidR="001B0CB7" w:rsidRPr="004E6C5F" w:rsidRDefault="000436EB" w:rsidP="004E6C5F">
      <w:pPr>
        <w:spacing w:line="360" w:lineRule="auto"/>
        <w:contextualSpacing/>
        <w:rPr>
          <w:lang w:val="en-US"/>
        </w:rPr>
      </w:pPr>
      <w:r>
        <w:rPr>
          <w:rStyle w:val="CommentReference"/>
        </w:rPr>
        <w:commentReference w:id="93"/>
      </w:r>
      <w:r w:rsidR="00AF4943" w:rsidRPr="00CA4945">
        <w:t>Suitable habitat for reproduction was identified for 20 to 24 species (</w:t>
      </w:r>
      <w:commentRangeStart w:id="95"/>
      <w:r w:rsidR="00AF4943" w:rsidRPr="00CA4945">
        <w:t>out of 29</w:t>
      </w:r>
      <w:commentRangeEnd w:id="95"/>
      <w:r w:rsidR="000B2DA9">
        <w:rPr>
          <w:rStyle w:val="CommentReference"/>
          <w:rFonts w:ascii="Arial" w:eastAsia="Arial" w:hAnsi="Arial" w:cs="Arial"/>
          <w:color w:val="000000"/>
          <w:lang w:val="en-US" w:eastAsia="en-US"/>
        </w:rPr>
        <w:commentReference w:id="95"/>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96"/>
      <w:r w:rsidR="004E6C5F" w:rsidRPr="004E6C5F">
        <w:rPr>
          <w:highlight w:val="yellow"/>
        </w:rPr>
        <w:t>Species that require temperatures</w:t>
      </w:r>
      <w:commentRangeEnd w:id="96"/>
      <w:r w:rsidR="004E6C5F" w:rsidRPr="004E6C5F">
        <w:rPr>
          <w:rStyle w:val="CommentReference"/>
          <w:rFonts w:ascii="Arial" w:eastAsia="Arial" w:hAnsi="Arial" w:cs="Arial"/>
          <w:color w:val="000000"/>
          <w:highlight w:val="yellow"/>
          <w:lang w:val="en-US" w:eastAsia="en-US"/>
        </w:rPr>
        <w:commentReference w:id="96"/>
      </w:r>
      <w:r w:rsidR="004E6C5F" w:rsidRPr="004E6C5F">
        <w:rPr>
          <w:highlight w:val="yellow"/>
        </w:rPr>
        <w:t xml:space="preserve"> </w:t>
      </w:r>
      <w:r w:rsidR="004E6C5F" w:rsidRPr="004E6C5F">
        <w:rPr>
          <w:highlight w:val="yellow"/>
          <w:lang w:val="en-US"/>
        </w:rPr>
        <w:t>&gt;= 15</w:t>
      </w:r>
      <w:r w:rsidR="004E6C5F" w:rsidRPr="004E6C5F">
        <w:rPr>
          <w:highlight w:val="yellow"/>
        </w:rPr>
        <w:t>°C</w:t>
      </w:r>
      <w:del w:id="97" w:author="Amanda Droghini" w:date="2018-03-16T10:29:00Z">
        <w:r w:rsidR="004E6C5F" w:rsidRPr="004E6C5F" w:rsidDel="00E52D10">
          <w:rPr>
            <w:highlight w:val="yellow"/>
          </w:rPr>
          <w:delText xml:space="preserve"> </w:delText>
        </w:r>
      </w:del>
      <w:ins w:id="98" w:author="Amanda Droghini" w:date="2018-03-16T10:29:00Z">
        <w:r w:rsidR="00E52D10">
          <w:rPr>
            <w:highlight w:val="yellow"/>
          </w:rPr>
          <w:t xml:space="preserve">, were not found to have </w:t>
        </w:r>
      </w:ins>
      <w:ins w:id="99" w:author="Amanda Droghini" w:date="2018-03-16T10:31:00Z">
        <w:r w:rsidR="009C74B1">
          <w:rPr>
            <w:highlight w:val="yellow"/>
          </w:rPr>
          <w:t xml:space="preserve">suitable </w:t>
        </w:r>
      </w:ins>
      <w:ins w:id="100" w:author="Amanda Droghini" w:date="2018-03-16T10:29:00Z">
        <w:r w:rsidR="00E52D10">
          <w:rPr>
            <w:highlight w:val="yellow"/>
          </w:rPr>
          <w:t>reproductive conditions</w:t>
        </w:r>
      </w:ins>
      <w:del w:id="101"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02" w:author="Amanda Droghini" w:date="2018-03-16T10:31:00Z">
        <w:r w:rsidR="009C74B1">
          <w:rPr>
            <w:highlight w:val="yellow"/>
          </w:rPr>
          <w:t xml:space="preserve">NIS that only required </w:t>
        </w:r>
      </w:ins>
      <w:del w:id="103" w:author="Amanda Droghini" w:date="2018-03-16T10:31:00Z">
        <w:r w:rsidR="004E6C5F" w:rsidRPr="004E6C5F" w:rsidDel="009C74B1">
          <w:rPr>
            <w:highlight w:val="yellow"/>
          </w:rPr>
          <w:delText>Species =</w:delText>
        </w:r>
      </w:del>
      <w:r w:rsidR="004E6C5F" w:rsidRPr="004E6C5F">
        <w:rPr>
          <w:highlight w:val="yellow"/>
        </w:rPr>
        <w:t xml:space="preserve"> 12C</w:t>
      </w:r>
      <w:ins w:id="104"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05" w:author="Amanda Droghini" w:date="2018-03-16T10:31:00Z">
        <w:r w:rsidR="009C74B1">
          <w:rPr>
            <w:highlight w:val="yellow"/>
          </w:rPr>
          <w:t xml:space="preserve"> of </w:t>
        </w:r>
        <w:proofErr w:type="spellStart"/>
        <w:r w:rsidR="009C74B1">
          <w:rPr>
            <w:highlight w:val="yellow"/>
          </w:rPr>
          <w:t>reprodutction</w:t>
        </w:r>
        <w:proofErr w:type="spellEnd"/>
        <w:r w:rsidR="009C74B1">
          <w:rPr>
            <w:highlight w:val="yellow"/>
          </w:rPr>
          <w:t xml:space="preserve"> within the study area.  </w:t>
        </w:r>
      </w:ins>
      <w:ins w:id="106" w:author="Amanda Droghini" w:date="2018-03-16T10:32:00Z">
        <w:r w:rsidR="009C74B1">
          <w:rPr>
            <w:highlight w:val="yellow"/>
          </w:rPr>
          <w:t xml:space="preserve">While NIS that required only </w:t>
        </w:r>
      </w:ins>
      <w:del w:id="107" w:author="Amanda Droghini" w:date="2018-03-16T10:32:00Z">
        <w:r w:rsidR="004E6C5F" w:rsidRPr="004E6C5F" w:rsidDel="009C74B1">
          <w:rPr>
            <w:highlight w:val="yellow"/>
          </w:rPr>
          <w:delText>, while species =</w:delText>
        </w:r>
      </w:del>
      <w:r w:rsidR="004E6C5F" w:rsidRPr="004E6C5F">
        <w:rPr>
          <w:highlight w:val="yellow"/>
        </w:rPr>
        <w:t xml:space="preserve">10C </w:t>
      </w:r>
      <w:ins w:id="108"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09"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10"/>
      <w:r w:rsidR="0034065B" w:rsidRPr="00CA4945">
        <w:t>several species had less than one week of suitable habitat</w:t>
      </w:r>
      <w:commentRangeEnd w:id="110"/>
      <w:r w:rsidR="0034065B">
        <w:rPr>
          <w:rStyle w:val="CommentReference"/>
        </w:rPr>
        <w:commentReference w:id="110"/>
      </w:r>
      <w:r w:rsidR="0034065B" w:rsidRPr="00CA4945">
        <w:t xml:space="preserve">, and </w:t>
      </w:r>
      <w:commentRangeStart w:id="111"/>
      <w:r w:rsidR="0034065B" w:rsidRPr="00CA4945">
        <w:t xml:space="preserve">an average of </w:t>
      </w:r>
      <w:commentRangeEnd w:id="111"/>
      <w:r w:rsidR="0034065B">
        <w:rPr>
          <w:rStyle w:val="CommentReference"/>
        </w:rPr>
        <w:commentReference w:id="111"/>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w:t>
      </w:r>
      <w:ins w:id="112" w:author="Amanda Droghini" w:date="2018-03-16T10:33:00Z">
        <w:r w:rsidR="009C74B1">
          <w:t xml:space="preserve">were primarily limited by salt conditions, </w:t>
        </w:r>
      </w:ins>
      <w:r w:rsidR="0034065B" w:rsidRPr="00CA4945">
        <w:t>requir</w:t>
      </w:r>
      <w:ins w:id="113" w:author="Amanda Droghini" w:date="2018-03-16T10:33:00Z">
        <w:r w:rsidR="009C74B1">
          <w:t>ing</w:t>
        </w:r>
      </w:ins>
      <w:del w:id="114"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15" w:author="Amanda Droghini" w:date="2018-03-16T10:33:00Z">
        <w:r w:rsidR="009C74B1">
          <w:t xml:space="preserve">, and were </w:t>
        </w:r>
        <w:proofErr w:type="spellStart"/>
        <w:r w:rsidR="009C74B1">
          <w:t>shit</w:t>
        </w:r>
        <w:proofErr w:type="spellEnd"/>
        <w:r w:rsidR="009C74B1">
          <w:t xml:space="preserve">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16"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17"/>
      <w:r w:rsidR="0034065B" w:rsidRPr="00CA4945">
        <w:rPr>
          <w:rFonts w:eastAsia="Calibri"/>
          <w:highlight w:val="white"/>
        </w:rPr>
        <w:t>Alaska</w:t>
      </w:r>
      <w:commentRangeEnd w:id="117"/>
      <w:r w:rsidR="0034065B" w:rsidRPr="00CA4945">
        <w:commentReference w:id="117"/>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18"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19"/>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 xml:space="preserve">=114), </w:t>
      </w:r>
      <w:proofErr w:type="gramStart"/>
      <w:r w:rsidR="00E05BC2" w:rsidRPr="00CA4945">
        <w:rPr>
          <w:rFonts w:eastAsia="Calibri"/>
          <w:highlight w:val="white"/>
        </w:rPr>
        <w:t>Other</w:t>
      </w:r>
      <w:proofErr w:type="gramEnd"/>
      <w:r w:rsidR="00E05BC2" w:rsidRPr="00CA4945">
        <w:rPr>
          <w:rFonts w:eastAsia="Calibri"/>
          <w:highlight w:val="white"/>
        </w:rPr>
        <w:t xml:space="preserve">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highlight w:val="white"/>
        </w:rPr>
        <w:lastRenderedPageBreak/>
        <w:t>(</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19"/>
      <w:r w:rsidR="00E05BC2">
        <w:rPr>
          <w:rStyle w:val="CommentReference"/>
        </w:rPr>
        <w:commentReference w:id="119"/>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20"/>
      <w:r w:rsidR="0034065B" w:rsidRPr="00CA4945">
        <w:rPr>
          <w:rFonts w:eastAsia="Calibri"/>
          <w:highlight w:val="white"/>
        </w:rPr>
        <w:t>Figure 6</w:t>
      </w:r>
      <w:commentRangeEnd w:id="120"/>
      <w:r w:rsidR="0034065B" w:rsidRPr="00CA4945">
        <w:commentReference w:id="120"/>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21"/>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21"/>
      <w:r w:rsidRPr="00CA4945">
        <w:commentReference w:id="121"/>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22"/>
      <w:r w:rsidRPr="00CA4945">
        <w:rPr>
          <w:rFonts w:eastAsia="Calibri"/>
          <w:highlight w:val="white"/>
        </w:rPr>
        <w:t>Figure 5a</w:t>
      </w:r>
      <w:commentRangeEnd w:id="122"/>
      <w:r w:rsidRPr="00CA4945">
        <w:commentReference w:id="122"/>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23" w:name="_wsrma7mknuak" w:colFirst="0" w:colLast="0"/>
      <w:bookmarkEnd w:id="123"/>
      <w:r w:rsidRPr="00CA4945">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24"/>
      <w:r w:rsidR="004D442F">
        <w:t>[..]</w:t>
      </w:r>
      <w:commentRangeEnd w:id="124"/>
      <w:r w:rsidR="004D442F">
        <w:rPr>
          <w:rStyle w:val="CommentReference"/>
          <w:rFonts w:ascii="Arial" w:eastAsia="Arial" w:hAnsi="Arial" w:cs="Arial"/>
          <w:color w:val="000000"/>
          <w:lang w:val="en-US" w:eastAsia="en-US"/>
        </w:rPr>
        <w:commentReference w:id="124"/>
      </w:r>
    </w:p>
    <w:p w14:paraId="4F965CF2" w14:textId="5697EAA5" w:rsidR="00E85FCC" w:rsidRDefault="00E31E78" w:rsidP="00D10BCD">
      <w:pPr>
        <w:spacing w:line="360" w:lineRule="auto"/>
        <w:contextualSpacing/>
        <w:rPr>
          <w:color w:val="FF0000"/>
        </w:rPr>
      </w:pPr>
      <w:r>
        <w:rPr>
          <w:color w:val="000000" w:themeColor="text1"/>
        </w:rPr>
        <w:lastRenderedPageBreak/>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25"/>
      <w:r w:rsidRPr="00CA4945">
        <w:t>even under projected mid-century conditions (2030-2039)</w:t>
      </w:r>
      <w:commentRangeEnd w:id="125"/>
      <w:r>
        <w:rPr>
          <w:rStyle w:val="CommentReference"/>
          <w:rFonts w:ascii="Arial" w:eastAsia="Arial" w:hAnsi="Arial" w:cs="Arial"/>
          <w:color w:val="000000"/>
          <w:lang w:val="en-US" w:eastAsia="en-US"/>
        </w:rPr>
        <w:commentReference w:id="125"/>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26"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 xml:space="preserve">Our </w:t>
      </w:r>
      <w:proofErr w:type="gramStart"/>
      <w:r w:rsidR="00E23A01">
        <w:t>findings</w:t>
      </w:r>
      <w:r w:rsidR="00F050F9">
        <w:t xml:space="preserve"> </w:t>
      </w:r>
      <w:r w:rsidR="00E23A01">
        <w:t>s</w:t>
      </w:r>
      <w:r w:rsidR="00F050F9">
        <w:t>uggests</w:t>
      </w:r>
      <w:proofErr w:type="gramEnd"/>
      <w:r w:rsidR="00F050F9">
        <w:t xml:space="preserve">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27"/>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w:t>
      </w:r>
      <w:r w:rsidR="008F5B16">
        <w:lastRenderedPageBreak/>
        <w:t xml:space="preserve">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27"/>
      <w:r w:rsidR="008F5B16">
        <w:rPr>
          <w:rStyle w:val="CommentReference"/>
          <w:rFonts w:ascii="Arial" w:eastAsia="Arial" w:hAnsi="Arial" w:cs="Arial"/>
          <w:color w:val="000000"/>
          <w:lang w:val="en-US" w:eastAsia="en-US"/>
        </w:rPr>
        <w:commentReference w:id="127"/>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128"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w:t>
      </w:r>
      <w:proofErr w:type="spellStart"/>
      <w:r w:rsidR="004E6C5F">
        <w:rPr>
          <w:highlight w:val="cyan"/>
        </w:rPr>
        <w:t>axa</w:t>
      </w:r>
      <w:proofErr w:type="spellEnd"/>
      <w:r w:rsidR="004E6C5F">
        <w:rPr>
          <w:highlight w:val="cyan"/>
        </w:rPr>
        <w:t xml:space="preserve">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proofErr w:type="spellStart"/>
      <w:r w:rsidR="004E6C5F" w:rsidRPr="004E6C5F">
        <w:rPr>
          <w:i/>
          <w:highlight w:val="cyan"/>
        </w:rPr>
        <w:t>Amphibalanus</w:t>
      </w:r>
      <w:proofErr w:type="spellEnd"/>
      <w:r w:rsidR="004E6C5F" w:rsidRPr="004E6C5F">
        <w:rPr>
          <w:i/>
          <w:highlight w:val="cyan"/>
        </w:rPr>
        <w:t xml:space="preserve"> </w:t>
      </w:r>
      <w:proofErr w:type="spellStart"/>
      <w:proofErr w:type="gramStart"/>
      <w:r w:rsidR="004E6C5F" w:rsidRPr="004E6C5F">
        <w:rPr>
          <w:i/>
          <w:highlight w:val="cyan"/>
        </w:rPr>
        <w:t>amphitrite</w:t>
      </w:r>
      <w:proofErr w:type="spellEnd"/>
      <w:proofErr w:type="gramEnd"/>
      <w:r w:rsidR="004E6C5F">
        <w:rPr>
          <w:highlight w:val="cyan"/>
        </w:rPr>
        <w:t xml:space="preserve">,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w:t>
      </w:r>
      <w:r w:rsidR="00114E82">
        <w:lastRenderedPageBreak/>
        <w:t xml:space="preserve">invertebrates. Because of the resolution and numerical limitations, the ROMS lack resolution in shallow waters (&lt; 10 m deep), and models do not reach the shoreline, often falling several kilometers short. </w:t>
      </w:r>
      <w:del w:id="129" w:author="Amanda Droghini" w:date="2018-03-07T08:26:00Z">
        <w:r w:rsidR="00114E82" w:rsidDel="00FE07CC">
          <w:delText xml:space="preserve">Thus, for many areas along the coast, we simply have no predictions of water temperature and salinity. </w:delText>
        </w:r>
      </w:del>
      <w:del w:id="130"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proofErr w:type="gramStart"/>
      <w:r w:rsidR="00114E82">
        <w:t>..)</w:t>
      </w:r>
      <w:proofErr w:type="gramEnd"/>
      <w:r w:rsidR="00114E82">
        <w:t xml:space="preserve">. These rivers not only contribute to </w:t>
      </w:r>
      <w:proofErr w:type="gramStart"/>
      <w:r w:rsidR="00114E82">
        <w:t>freshening</w:t>
      </w:r>
      <w:proofErr w:type="gramEnd"/>
      <w:r w:rsidR="00114E82">
        <w:t xml:space="preserve"> the Bering Sea, but also increase near-shore water temperatures by several degrees in the summer. Measurements from finer scale models have </w:t>
      </w:r>
      <w:proofErr w:type="spellStart"/>
      <w:r w:rsidR="00114E82">
        <w:t>have</w:t>
      </w:r>
      <w:proofErr w:type="spellEnd"/>
      <w:r w:rsidR="00114E82">
        <w:t xml:space="preserve"> recorded temperatures as high as </w:t>
      </w:r>
      <w:commentRangeStart w:id="131"/>
      <w:r w:rsidR="00114E82">
        <w:t xml:space="preserve">19°C </w:t>
      </w:r>
      <w:commentRangeEnd w:id="131"/>
      <w:r w:rsidR="00114E82">
        <w:rPr>
          <w:rStyle w:val="CommentReference"/>
          <w:rFonts w:ascii="Arial" w:eastAsia="Arial" w:hAnsi="Arial" w:cs="Arial"/>
          <w:color w:val="000000"/>
          <w:lang w:val="en-US" w:eastAsia="en-US"/>
        </w:rPr>
        <w:commentReference w:id="131"/>
      </w:r>
      <w:r w:rsidR="00114E82">
        <w:t>near the Yukon River. Local dynamics such as freshwater runoff influences salinity and temperature and is likely to affect species’ distribution and persistence</w:t>
      </w:r>
      <w:commentRangeStart w:id="132"/>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32"/>
      <w:r w:rsidR="00114E82">
        <w:rPr>
          <w:rStyle w:val="CommentReference"/>
          <w:rFonts w:ascii="Arial" w:eastAsia="Arial" w:hAnsi="Arial" w:cs="Arial"/>
          <w:color w:val="000000"/>
          <w:lang w:val="en-US" w:eastAsia="en-US"/>
        </w:rPr>
        <w:commentReference w:id="132"/>
      </w:r>
      <w:r w:rsidR="00114E82">
        <w:t xml:space="preserve">. </w:t>
      </w:r>
      <w:ins w:id="133" w:author="Amanda Droghini" w:date="2018-03-04T10:46:00Z">
        <w:r w:rsidR="001532D3">
          <w:t>Interestingly, the two non-native species that are thought to be established in the Bering Sea, not only had year-round survival ability</w:t>
        </w:r>
      </w:ins>
      <w:ins w:id="134" w:author="Amanda Droghini" w:date="2018-03-04T10:47:00Z">
        <w:r w:rsidR="001532D3">
          <w:t>, but were also the two outliers in our reproductive models that had nearly year-round reproductive habitat as well (</w:t>
        </w:r>
      </w:ins>
      <w:ins w:id="135" w:author="Amanda Droghini" w:date="2018-03-04T10:48:00Z">
        <w:r w:rsidR="001532D3">
          <w:t>between 49 and 52 consecutive weeks of suitable repro habitats).</w:t>
        </w:r>
      </w:ins>
      <w:ins w:id="136"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proofErr w:type="spellStart"/>
      <w:r w:rsidR="00114E82">
        <w:rPr>
          <w:i/>
        </w:rPr>
        <w:t>Nematostella</w:t>
      </w:r>
      <w:proofErr w:type="spellEnd"/>
      <w:r w:rsidR="00114E82">
        <w:rPr>
          <w:i/>
        </w:rPr>
        <w:t xml:space="preserve"> </w:t>
      </w:r>
      <w:proofErr w:type="spellStart"/>
      <w:r w:rsidR="00114E82">
        <w:rPr>
          <w:i/>
        </w:rPr>
        <w:t>vectensis</w:t>
      </w:r>
      <w:proofErr w:type="spellEnd"/>
      <w:r w:rsidR="00114E82">
        <w:t xml:space="preserve">; Hand 1994—need </w:t>
      </w:r>
      <w:proofErr w:type="spellStart"/>
      <w:r w:rsidR="00114E82">
        <w:t>cit</w:t>
      </w:r>
      <w:proofErr w:type="spellEnd"/>
      <w:r w:rsidR="00114E82">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37" w:author="Amanda Droghini" w:date="2018-03-11T10:39:00Z"/>
        </w:rPr>
      </w:pPr>
      <w:del w:id="138"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39"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40"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41"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42"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 xml:space="preserve">the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143"/>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43"/>
      <w:r w:rsidR="00432C42">
        <w:rPr>
          <w:rStyle w:val="CommentReference"/>
          <w:rFonts w:ascii="Arial" w:eastAsia="Arial" w:hAnsi="Arial" w:cs="Arial"/>
          <w:color w:val="000000"/>
          <w:lang w:val="en-US" w:eastAsia="en-US"/>
        </w:rPr>
        <w:commentReference w:id="143"/>
      </w:r>
      <w:r w:rsidR="00E25C44" w:rsidRPr="00CA4945">
        <w:t xml:space="preserve"> Many of these vessels are not required to </w:t>
      </w:r>
      <w:r w:rsidR="00E25C44" w:rsidRPr="00CA4945">
        <w:lastRenderedPageBreak/>
        <w:t>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xml:space="preserve">, but these vessel types are not included in our </w:t>
      </w:r>
      <w:proofErr w:type="spellStart"/>
      <w:r w:rsidR="00E961D2" w:rsidRPr="00E961D2">
        <w:rPr>
          <w:highlight w:val="yellow"/>
        </w:rPr>
        <w:t>anlaysis</w:t>
      </w:r>
      <w:proofErr w:type="spellEnd"/>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44"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proofErr w:type="gramStart"/>
      <w:r w:rsidR="006A7E99" w:rsidRPr="00EF5CA5">
        <w:rPr>
          <w:highlight w:val="yellow"/>
        </w:rPr>
        <w:t>previous</w:t>
      </w:r>
      <w:proofErr w:type="gramEnd"/>
      <w:r w:rsidR="006A7E99" w:rsidRPr="00EF5CA5">
        <w:rPr>
          <w:highlight w:val="yellow"/>
        </w:rPr>
        <w:t xml:space="preserve"> studies indicate that shipping traffic is correlated to non-native species richness </w:t>
      </w:r>
      <w:commentRangeStart w:id="145"/>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145"/>
      <w:r w:rsidR="006A7E99" w:rsidRPr="00EF5CA5">
        <w:rPr>
          <w:rStyle w:val="CommentReference"/>
          <w:b/>
          <w:highlight w:val="yellow"/>
        </w:rPr>
        <w:commentReference w:id="145"/>
      </w:r>
      <w:r w:rsidR="006A7E99" w:rsidRPr="00EF5CA5">
        <w:rPr>
          <w:highlight w:val="yellow"/>
        </w:rPr>
        <w:t>, and ballast water discharge volume has been shown to be ?? (</w:t>
      </w:r>
      <w:proofErr w:type="gramStart"/>
      <w:r w:rsidR="006A7E99" w:rsidRPr="00EF5CA5">
        <w:rPr>
          <w:highlight w:val="yellow"/>
        </w:rPr>
        <w:t>see</w:t>
      </w:r>
      <w:proofErr w:type="gramEnd"/>
      <w:r w:rsidR="006A7E99" w:rsidRPr="00EF5CA5">
        <w:rPr>
          <w:highlight w:val="yellow"/>
        </w:rPr>
        <w:t xml:space="preserv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46"/>
      <w:r w:rsidR="00DA3713" w:rsidRPr="00EF5CA5">
        <w:t xml:space="preserve">Both planktonic and fouling 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46"/>
      <w:r w:rsidR="006A7E99" w:rsidRPr="00EF5CA5">
        <w:rPr>
          <w:rStyle w:val="CommentReference"/>
          <w:rFonts w:ascii="Arial" w:eastAsia="Arial" w:hAnsi="Arial" w:cs="Arial"/>
          <w:b/>
          <w:color w:val="000000"/>
          <w:lang w:val="en-US" w:eastAsia="en-US"/>
        </w:rPr>
        <w:commentReference w:id="146"/>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47" w:author="Amanda Droghini" w:date="2018-03-12T08:06:00Z">
        <w:r>
          <w:t xml:space="preserve"> </w:t>
        </w:r>
        <w:r w:rsidRPr="00EF5CA5">
          <w:t>In 2006, Ruiz et al. deployed fouling plates at several ports in Alaska, and found no non-native species on plates from Dutch Harbor (the only Bering Sea port considered in their stu</w:t>
        </w:r>
      </w:ins>
      <w:r>
        <w:t>dy) – none were found</w:t>
      </w:r>
      <w:ins w:id="148" w:author="Amanda Droghini" w:date="2018-03-12T08:06:00Z">
        <w:r w:rsidRPr="00EF5CA5">
          <w:t xml:space="preserve"> </w:t>
        </w:r>
      </w:ins>
    </w:p>
    <w:p w14:paraId="36347131" w14:textId="27B8A295" w:rsidR="00475A9D" w:rsidRPr="00EF5CA5" w:rsidDel="00EF5CA5" w:rsidRDefault="00B31FD6" w:rsidP="00B31FD6">
      <w:pPr>
        <w:pStyle w:val="Heading2"/>
        <w:rPr>
          <w:del w:id="149" w:author="Amanda Droghini" w:date="2018-03-12T08:06:00Z"/>
        </w:rPr>
      </w:pPr>
      <w:r>
        <w:lastRenderedPageBreak/>
        <w:t>Effects of climate change on invasion risk</w:t>
      </w:r>
      <w:del w:id="150"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 xml:space="preserve">Contextualize degree change in temp. </w:t>
      </w:r>
      <w:proofErr w:type="gramStart"/>
      <w:r w:rsidR="00A96D50" w:rsidRPr="00A96D50">
        <w:rPr>
          <w:highlight w:val="yellow"/>
        </w:rPr>
        <w:t>with</w:t>
      </w:r>
      <w:proofErr w:type="gramEnd"/>
      <w:r w:rsidR="00A96D50" w:rsidRPr="00A96D50">
        <w:rPr>
          <w:highlight w:val="yellow"/>
        </w:rPr>
        <w:t xml:space="preserve">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51"/>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151"/>
      <w:proofErr w:type="spellEnd"/>
      <w:r w:rsidR="00B31FD6">
        <w:rPr>
          <w:rStyle w:val="CommentReference"/>
        </w:rPr>
        <w:commentReference w:id="151"/>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52" w:author="Amanda Droghini" w:date="2018-03-03T19:08:00Z">
        <w:r w:rsidR="005D39C3">
          <w:t xml:space="preserve">((future climate change)) </w:t>
        </w:r>
      </w:ins>
      <w:del w:id="153"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54"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water chemistry, and these might be especially  important in the context of climate change as melting sea ice in the north is expected?? To lower salinities, and ocean acidification is lowering pH and </w:t>
      </w:r>
      <w:proofErr w:type="gramStart"/>
      <w:r w:rsidR="00114E82">
        <w:t>causing  problems</w:t>
      </w:r>
      <w:proofErr w:type="gramEnd"/>
      <w:r w:rsidR="00114E82">
        <w:t xml:space="preserve"> for calcareous?? </w:t>
      </w:r>
      <w:proofErr w:type="gramStart"/>
      <w:r w:rsidR="00114E82">
        <w:t>Organisms.</w:t>
      </w:r>
      <w:proofErr w:type="gramEnd"/>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6EFB55B" w:rsidR="00CE457C" w:rsidRDefault="00CE457C" w:rsidP="00CE457C">
      <w:pPr>
        <w:pStyle w:val="NoSpacing"/>
        <w:spacing w:line="480" w:lineRule="auto"/>
        <w:rPr>
          <w:rFonts w:ascii="Times New Roman" w:hAnsi="Times New Roman" w:cs="Times New Roman"/>
          <w:sz w:val="24"/>
          <w:szCs w:val="24"/>
        </w:rPr>
      </w:pPr>
      <w:r w:rsidRPr="00CE457C">
        <w:rPr>
          <w:rFonts w:ascii="Times New Roman" w:hAnsi="Times New Roman" w:cs="Times New Roman"/>
          <w:sz w:val="24"/>
        </w:rPr>
        <w:lastRenderedPageBreak/>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w:t>
      </w:r>
      <w:proofErr w:type="gramStart"/>
      <w:r>
        <w:rPr>
          <w:rFonts w:ascii="Times New Roman" w:hAnsi="Times New Roman" w:cs="Times New Roman"/>
          <w:sz w:val="24"/>
        </w:rPr>
        <w:t>and</w:t>
      </w:r>
      <w:proofErr w:type="gramEnd"/>
      <w:r>
        <w:rPr>
          <w:rFonts w:ascii="Times New Roman" w:hAnsi="Times New Roman" w:cs="Times New Roman"/>
          <w:sz w:val="24"/>
        </w:rPr>
        <w:t xml:space="preserve">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155" w:name="_j7rjor86myf4" w:colFirst="0" w:colLast="0"/>
      <w:bookmarkStart w:id="156" w:name="_wlyl2isgh4pt" w:colFirst="0" w:colLast="0"/>
      <w:bookmarkStart w:id="157" w:name="_9nos1ewn3on8" w:colFirst="0" w:colLast="0"/>
      <w:bookmarkStart w:id="158" w:name="_6eg1um4qsxm4" w:colFirst="0" w:colLast="0"/>
      <w:bookmarkEnd w:id="155"/>
      <w:bookmarkEnd w:id="156"/>
      <w:bookmarkEnd w:id="157"/>
      <w:bookmarkEnd w:id="158"/>
      <w:proofErr w:type="gramStart"/>
      <w:r w:rsidRPr="00CA4945">
        <w:rPr>
          <w:color w:val="FF0000"/>
          <w:highlight w:val="white"/>
        </w:rPr>
        <w:t>potential</w:t>
      </w:r>
      <w:proofErr w:type="gramEnd"/>
      <w:r w:rsidRPr="00CA4945">
        <w:rPr>
          <w:color w:val="FF0000"/>
          <w:highlight w:val="white"/>
        </w:rPr>
        <w:t xml:space="preserve">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w:t>
      </w:r>
      <w:proofErr w:type="gramStart"/>
      <w:r w:rsidRPr="004D5A7F">
        <w:rPr>
          <w:color w:val="222222"/>
          <w:shd w:val="clear" w:color="auto" w:fill="F9CB9C"/>
        </w:rPr>
        <w:t>management :</w:t>
      </w:r>
      <w:proofErr w:type="gramEnd"/>
      <w:r w:rsidRPr="004D5A7F">
        <w:rPr>
          <w:color w:val="222222"/>
          <w:shd w:val="clear" w:color="auto" w:fill="F9CB9C"/>
        </w:rPr>
        <w:t xml:space="preserve">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59"/>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159"/>
      <w:r w:rsidR="00304FD5">
        <w:rPr>
          <w:rStyle w:val="CommentReference"/>
          <w:rFonts w:ascii="Arial" w:eastAsia="Arial" w:hAnsi="Arial" w:cs="Arial"/>
          <w:color w:val="000000"/>
          <w:lang w:val="en-US" w:eastAsia="en-US"/>
        </w:rPr>
        <w:commentReference w:id="159"/>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160" w:name="_6u0eeeycv0oa" w:colFirst="0" w:colLast="0"/>
      <w:bookmarkEnd w:id="160"/>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D73A9D3" w14:textId="493420A9" w:rsidR="00DB3FD2" w:rsidRPr="00DB3FD2" w:rsidRDefault="004D5A7F" w:rsidP="00DB3FD2">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DB3FD2" w:rsidRPr="00DB3FD2">
        <w:rPr>
          <w:noProof/>
          <w:lang w:val="en-US"/>
        </w:rPr>
        <w:t>Alvsvåg, J., A. L. Agnalt, and K. E. Jørstad. 2009. Evidence for a permanent establishment of the snow crab (Chionoecetes opilio) in the Barents Sea. Biological Invasions 11:587–595.</w:t>
      </w:r>
    </w:p>
    <w:p w14:paraId="7946C37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Ashton, G. V., E. I. Riedlecker, and G. M. Ruiz. 2008. First non-native crustacean established in coastal waters of Alaska. Aquatic Biology 3:133–137.</w:t>
      </w:r>
    </w:p>
    <w:p w14:paraId="2AC689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Barry, S. C., K. R. Hayes, C. L. Hewitt, H. L. Behrens, E. Dragsund, and S. M. Bakke. 2008. Ballast water risk assessment: principles, processes, and methods. ICES Journal of Marine Science 65:121–131.</w:t>
      </w:r>
    </w:p>
    <w:p w14:paraId="1D8EF2D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Blackburn, T. M., P. Pyšek, S. Bacher, J. T. Carlton, R. P. Duncan, V. Jarošík, J. R. U. Wilson, and D. M. Richardson. 2011. A proposed unified framework for biological invasions. Trends in Ecology and Evolution 26:333–339.</w:t>
      </w:r>
    </w:p>
    <w:p w14:paraId="1006289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Byrne, M., M. Gall, K. Wolfe, and A. Agüera. 2016. From pole to pole: the potential for the Arctic seastar Asterias amurensis to invade a warming Southern Ocean. Global Change Biology 22:3874–3887.</w:t>
      </w:r>
    </w:p>
    <w:p w14:paraId="574F516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Carlton, J. T. 1996. Pattern, process, and prediction in marine invasion ecology. Biological Conservation 78:97–106.</w:t>
      </w:r>
    </w:p>
    <w:p w14:paraId="18F32A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Chan, F. T., E. Briski, S. A. Bailey, and H. J. MacIsaac. 2014. Richness–abundance relationships for zooplankton in ballast water: temperate versus Arctic comparisons. ICES Journal of Marine Science 71:1876–1884.</w:t>
      </w:r>
    </w:p>
    <w:p w14:paraId="43AB6B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Chan, F. T., H. J. MacIsaac, and S. A. Bailey. 2016. Survival of ship biofouling assemblages during and after voyages to the Canadian Arctic. Marine Biology 163:250.</w:t>
      </w:r>
    </w:p>
    <w:p w14:paraId="2241195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Chan, F. T., H. J. MacIsaac, S. A. Bailey, and M. Krkošek. 2015. Relative importance of vessel hull fouling and ballast water as transport vectors of nonindigenous species to the Canadian </w:t>
      </w:r>
      <w:r w:rsidRPr="00DB3FD2">
        <w:rPr>
          <w:noProof/>
          <w:lang w:val="en-US"/>
        </w:rPr>
        <w:lastRenderedPageBreak/>
        <w:t>Arctic. Canadian Journal of Fisheries and Aquatic Sciences 72:1230–1242.</w:t>
      </w:r>
    </w:p>
    <w:p w14:paraId="3675A4F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Colautti, R. I., I. A. Grigorovich, and H. J. MacIsaac. 2006. Propagule pressure: A null model for biological invasions. Biological Invasions 8:1023–1037.</w:t>
      </w:r>
    </w:p>
    <w:p w14:paraId="5A46CF2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Fetzer, I., and W. E. Arntz. 2008. Reproductive strategies of benthic invertebrates in the Kara Sea (Russian Arctic): Adaptation of reproduction modes to cold water. Marine Ecology Progress Series 356:189–202.</w:t>
      </w:r>
    </w:p>
    <w:p w14:paraId="6985FE2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Grebmeier, J. M., L. W. Cooper, H. M. Feder, and B. I. Sirenko. 2006a. Ecosystem dynamics of the Pacific-influenced Northern Bering and Chukchi Seas in the Amerasian Arctic. Progress in Oceanography 71:331–361.</w:t>
      </w:r>
    </w:p>
    <w:p w14:paraId="547523F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Grebmeier, J. M., J. E. Overland, S. E. Moore, E. V Farley, E. C. Carmack, L. W. Cooper, K. E. Frey, J. H. Helle, F. A. McLaughlin, and S. L. McNutt. 2006b. A major ecosystem shift in the Northern Bering Sea. Science 311:1461–1464.</w:t>
      </w:r>
    </w:p>
    <w:p w14:paraId="2CF0D0B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D8388C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2A22BF5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Hewitt, C. L., and K. R. Hayes. 2002. Risk assessment of marine biological invasions. Pages 456–466</w:t>
      </w:r>
      <w:r w:rsidRPr="00DB3FD2">
        <w:rPr>
          <w:i/>
          <w:iCs/>
          <w:noProof/>
          <w:lang w:val="en-US"/>
        </w:rPr>
        <w:t>in</w:t>
      </w:r>
      <w:r w:rsidRPr="00DB3FD2">
        <w:rPr>
          <w:noProof/>
          <w:lang w:val="en-US"/>
        </w:rPr>
        <w:t xml:space="preserve"> E. Leppäkoski, S. Gollasch, and S. Olenin, editors.Invasive Aquatic Species of Europe. Distribution, Impacts and Management. Springer Netherlands.</w:t>
      </w:r>
    </w:p>
    <w:p w14:paraId="1212406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Hines, A. H., G. M. Ruiz, N. G. Hitchcock, and C. E. de Rivera. 2004. Projecting range expansion of invasive European green crabs (Carcinus maenas) to Alaska: temperature and salinity tolerance of larvae. Edgewater, MD.</w:t>
      </w:r>
    </w:p>
    <w:p w14:paraId="613E3956"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Huang, X., S. Li, P. Ni, Y. Gao, J. Bei, Z. Zhou, and A. Zhan. 2017. Rapid response to changing environments during biological invasions: DNA methylation perspectives. Molecular Ecology 12:3218–3221.</w:t>
      </w:r>
    </w:p>
    <w:p w14:paraId="2B2A8AB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Kassahn, K. S., R. H. Crozier, H. O. Pörtner, and M. J. Caley. 2009. Animal performance and stress: Responses and tolerance limits at different levels of biological organisation. Biological Reviews 84:277–292.</w:t>
      </w:r>
    </w:p>
    <w:p w14:paraId="1A1916C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4F8AB66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Lemke, P., J. Ren, R. B. Alley, I. Allison, J. Carrasco, G. Flato, Y. Fujii, G. Kaser, P. Mote, R. H. Thomas, and T. Zhang. 2007. Observations: Changes in snow, ice and frozen ground. Pages 337–383</w:t>
      </w:r>
      <w:r w:rsidRPr="00DB3FD2">
        <w:rPr>
          <w:i/>
          <w:iCs/>
          <w:noProof/>
          <w:lang w:val="en-US"/>
        </w:rPr>
        <w:t>in</w:t>
      </w:r>
      <w:r w:rsidRPr="00DB3FD2">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1783F0B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Lord, J. P. 2017. Impact of seawater temperature on growth and recruitment of invasive fouling species at the global scale. Marine Ecology 38:1–10.</w:t>
      </w:r>
    </w:p>
    <w:p w14:paraId="3BB6AD3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Lord, J. P., J. M. Calini, and R. B. Whitlatch. 2015. Influence of seawater temperature and shipping on the spread and establishment of marine fouling species. Marine Biology 162:2481–2492.</w:t>
      </w:r>
    </w:p>
    <w:p w14:paraId="6A20FAA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Matsuno, K., A. Yamaguchi, T. Hirawake, and I. Imai. 2011. Year-to-year changes of the mesozooplankton community in the Chukchi Sea during summers of 1991, 1992 and 2007, 2008. Polar Biology 34:1349–1360.</w:t>
      </w:r>
    </w:p>
    <w:p w14:paraId="0E3D2F1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Miller, A. W., and G. M. Ruiz. 2014. Arctic shipping and marine invaders. Nature Climate Change 4:413–416.</w:t>
      </w:r>
    </w:p>
    <w:p w14:paraId="5C453FD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Miller, K. B. 2016. Forecasting at the edge of the niche: Didemnum vexillum in Southeast Alaska. Marine Biology 163:1–12.</w:t>
      </w:r>
    </w:p>
    <w:p w14:paraId="67AE8F1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Molnar, J. L., R. L. Gamboa, C. Revenga, and M. D. Spalding. 2008. Assessing the global threat of invasive species to marine biodiversity. Frontiers in Ecology and the Environment 6:485–492.</w:t>
      </w:r>
    </w:p>
    <w:p w14:paraId="2EB5495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Monaco, C. J., and B. Helmuth. 2011. Tipping Points, Thresholds and the Keystone Role of Physiology in Marine Climate Change Research. Page Advances in Marine Biology.</w:t>
      </w:r>
    </w:p>
    <w:p w14:paraId="7BCB6778"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Mueter, F. J., and M. A. Litzow. 2008. Sea ice retreat alters the biogeography of the Bering Sea continental shelf. Ecological Applications 18:309–320.</w:t>
      </w:r>
    </w:p>
    <w:p w14:paraId="454D50C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2057E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Pörtner, H. 2001. Climate change and temperature-dependent biogeography: Oxygen limitation of thermal tolerance in animals. Naturwissenschaften 88:137–146.</w:t>
      </w:r>
    </w:p>
    <w:p w14:paraId="6DD8230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Powers, S. P., M. A. Bishop, J. H. Grabowski, and C. H. Peterson. 2006. Distribution of the invasive bivalve Mya arenaria L. on intertidal flats of southcentral Alaska. Journal of Sea Research 55:207–216.</w:t>
      </w:r>
    </w:p>
    <w:p w14:paraId="17C5EBD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1EF6490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Renaud, P. E., M. K. Sejr, B. A. Bluhm, B. Sirenko, and I. H. Ellingsen. 2015. The future of Arctic benthos: Expansion, invasion, and biodiversity. Progress in Oceanography 139:244–257.</w:t>
      </w:r>
    </w:p>
    <w:p w14:paraId="695CD09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de Rivera, C. E., N. G. Hitchcock, S. J. Teck, B. P. Steves, A. H. Hines, and G. M. Ruiz. 2007. Larval development rate predicts range expansion of an introduced crab. Marine Biology 150:1275–1288.</w:t>
      </w:r>
    </w:p>
    <w:p w14:paraId="28BBD18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de Rivera, C. E., B. P. Steves, P. W. Fofonoff, A. H. Hines, and G. M. Ruiz. 2011. Potential for high-latitude marine invasions along western North America. Diversity and Distributions 17:1198–1209.</w:t>
      </w:r>
    </w:p>
    <w:p w14:paraId="4863091B"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J. T. Carlton, E. D. Grosholz, and A. H. Hines. 1997. Global invasions of marine and estuarine habitats by non-indigenous species: Mechanisms, extent, and consequences. American Zoologist 37:621–632.</w:t>
      </w:r>
    </w:p>
    <w:p w14:paraId="1A61267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P. W. Fofonoff, and J. T. Carlton. 2015. Invasion history and vector dynamics in coastal marine ecosystems: a North American perspective. Aquatic Ecosystem Health &amp; Management 18:299–311.</w:t>
      </w:r>
    </w:p>
    <w:p w14:paraId="1C0CFB3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and C. L. Hewitt. 2009. Latitudinal patterns of biological invasions in marine ecosystems: a polar perspective. Pages 347–358</w:t>
      </w:r>
      <w:r w:rsidRPr="00DB3FD2">
        <w:rPr>
          <w:i/>
          <w:iCs/>
          <w:noProof/>
          <w:lang w:val="en-US"/>
        </w:rPr>
        <w:t>in</w:t>
      </w:r>
      <w:r w:rsidRPr="00DB3FD2">
        <w:rPr>
          <w:noProof/>
          <w:lang w:val="en-US"/>
        </w:rPr>
        <w:t xml:space="preserve"> I. Krupnik, M. A. Lang, and S. E. Miller, editors.Smithsonian at the Poles: Contributions to International Polar Year Science. Smithsonian Institution Scholarly Press, Washington, DC.</w:t>
      </w:r>
    </w:p>
    <w:p w14:paraId="390E6D5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Saunders, M., and A. Metaxas. 2007. Temperature explains settlement patterns of the introduced bryozoan Membranipora membranacea in Nova Scotia, Canada. Marine Ecology Progress Series 344:95–106.</w:t>
      </w:r>
    </w:p>
    <w:p w14:paraId="7985357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Sorte, C. J. B. 2014. Synergies between climate change and species invasions: Evidence from marine systems. Invasive Species and Global Climate Change:101–116.</w:t>
      </w:r>
    </w:p>
    <w:p w14:paraId="0661CD90"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Sorte, C. J. B., S. J. Jones, and L. P. Miller. 2011. Geographic variation in temperature tolerance as an indicator of potential population responses to climate change. Journal of Experimental Marine Biology and Ecology 400:209–217.</w:t>
      </w:r>
    </w:p>
    <w:p w14:paraId="7117B5F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35ADE9A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N. A. Bond, and S. A. Salo. 2007. On the recent warming of the southeastern Bering Sea shelf. Deep-Sea Research Part II: Topical Studies in Oceanography 54:2599–2618.</w:t>
      </w:r>
    </w:p>
    <w:p w14:paraId="6BEA7D5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1DD8721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J. D. Schumacher, and K. Ohtani. 1999. The physical oceanography of the Bering Sea. Pages 1–28</w:t>
      </w:r>
      <w:r w:rsidRPr="00DB3FD2">
        <w:rPr>
          <w:i/>
          <w:iCs/>
          <w:noProof/>
          <w:lang w:val="en-US"/>
        </w:rPr>
        <w:t>in</w:t>
      </w:r>
      <w:r w:rsidRPr="00DB3FD2">
        <w:rPr>
          <w:noProof/>
          <w:lang w:val="en-US"/>
        </w:rPr>
        <w:t xml:space="preserve"> T. R. Loughlin and K. Ohtani, editors.Dynamics of the Bering Sea. University of Alaska Sea Grant, Fairbanks, AK.</w:t>
      </w:r>
    </w:p>
    <w:p w14:paraId="139DA86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Stachowicz, J. J., J. R. Terwin, R. B. Whitlatch, and R. W. Osman. 2002. Linking climate change </w:t>
      </w:r>
      <w:r w:rsidRPr="00DB3FD2">
        <w:rPr>
          <w:noProof/>
          <w:lang w:val="en-US"/>
        </w:rPr>
        <w:lastRenderedPageBreak/>
        <w:t>and biological invasions: Ocean warming facilitates nonindigenous species invasions. Proceedings of the National Academy of Sciences of the United States of America 99:15497–500.</w:t>
      </w:r>
    </w:p>
    <w:p w14:paraId="225285A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Stroeve, J. C., M. C. Serreze, M. M. Holland, J. E. Kay, J. Malanik, and A. P. Barrett. 2012. The Arctic’s rapidly shrinking sea ice cover: A research synthesis. Climatic Change 110:1005–1027.</w:t>
      </w:r>
    </w:p>
    <w:p w14:paraId="52DD6840"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12F5354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Verling, E., G. M. Ruiz, L. D. Smith, B. Galil, A. W. Miller, and K. R. Murphy. 2005. Supply-side invasion ecology: characterizing propagule pressure in coastal ecosystems. Proceedings of the Royal Society B: Biological Sciences 272:1249–1257.</w:t>
      </w:r>
    </w:p>
    <w:p w14:paraId="64095F9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Verna, D., B. Harris, K. Holzer, and M. Minton. 2016. Ballast-borne marine invasive species: exploring the risk to coastal Alaska, USA. Management of Biological Invasions 7:199–211.</w:t>
      </w:r>
    </w:p>
    <w:p w14:paraId="56A6428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Wang, M., J. E. Overland, and N. A. Bond. 2010. Climate projections for selected large marine ecosystems. Journal of Marine Systems 79:258–266.</w:t>
      </w:r>
    </w:p>
    <w:p w14:paraId="435256B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Wang, M., J. E. Overland, and P. Stabeno. 2012. Future climate of the Bering and Chukchi Seas projected by global climate models. Deep-Sea Research Part II: Topical Studies in Oceanography 65–70:46–57.</w:t>
      </w:r>
    </w:p>
    <w:p w14:paraId="48D543A8"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Ware, C., J. Berge, A. Jelmert, S. M. Olsen, L. Pellissier, M. Wisz, D. Kriticos, G. Semenov, S. Kwaśniewski, and I. G. Alsos. 2016. Biological introduction risks from shipping in a warming Arctic. Journal of Applied Ecology 53:340–349.</w:t>
      </w:r>
    </w:p>
    <w:p w14:paraId="38915F1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Ware, C., J. Berge, J. H. Sundet, J. B. Kirkpatrick, A. D. M. Coutts, A. Jelmert, S. M. Olsen, O. </w:t>
      </w:r>
      <w:r w:rsidRPr="00DB3FD2">
        <w:rPr>
          <w:noProof/>
          <w:lang w:val="en-US"/>
        </w:rPr>
        <w:lastRenderedPageBreak/>
        <w:t>Floerl, M. S. Wisz, and I. G. Alsos. 2014. Climate change, non-indigenous species and shipping: assessing the risk of species introduction to a high-Arctic archipelago. Diversity and Distributions 20:10–19.</w:t>
      </w:r>
    </w:p>
    <w:p w14:paraId="3BF9039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Watson, J. T., and A. C. Haynie. 2016. Using vessel monitoring system data to identify and characterize trips made by fishing vessels in the United States North Pacific. PLoS ONE 11:1–20.</w:t>
      </w:r>
    </w:p>
    <w:p w14:paraId="5B0C823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Witte, S., C. Buschbaum, J. E. E. van Beusekom, and K. Reise. 2010. Does climatic warming explain why an introduced barnacle finally takes over after a lag of more than 50 years? Biological Invasions 12:3579–3589.</w:t>
      </w:r>
    </w:p>
    <w:p w14:paraId="09EC4C34" w14:textId="77777777" w:rsidR="00DB3FD2" w:rsidRPr="00DB3FD2" w:rsidRDefault="00DB3FD2" w:rsidP="00DB3FD2">
      <w:pPr>
        <w:widowControl w:val="0"/>
        <w:autoSpaceDE w:val="0"/>
        <w:autoSpaceDN w:val="0"/>
        <w:adjustRightInd w:val="0"/>
        <w:ind w:left="480" w:hanging="480"/>
        <w:rPr>
          <w:noProof/>
        </w:rPr>
      </w:pPr>
      <w:r w:rsidRPr="00DB3FD2">
        <w:rPr>
          <w:noProof/>
          <w:lang w:val="en-US"/>
        </w:rPr>
        <w:t>Wyllie-Echeverria, T., and W. S. Wooster. 1998. Year-to-year variations in Bering Sea ice cover and some consequences for fish distributions. Fisheries Oceanography 7:159–170.</w:t>
      </w:r>
    </w:p>
    <w:p w14:paraId="54B3EFE2" w14:textId="29142777" w:rsidR="004D5A7F" w:rsidRDefault="004D5A7F" w:rsidP="00DB3FD2">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proofErr w:type="gramStart"/>
      <w:r>
        <w:t>extra</w:t>
      </w:r>
      <w:proofErr w:type="gramEnd"/>
      <w:r>
        <w:t xml:space="preserve"> </w:t>
      </w:r>
      <w:r w:rsidR="00874591" w:rsidRPr="00CA4945">
        <w:t>References</w:t>
      </w:r>
    </w:p>
    <w:p w14:paraId="38855988" w14:textId="77777777" w:rsidR="00723773" w:rsidRPr="00CA4945" w:rsidRDefault="00874591" w:rsidP="00CA4945">
      <w:pPr>
        <w:spacing w:line="360" w:lineRule="auto"/>
        <w:ind w:left="255" w:hanging="285"/>
        <w:contextualSpacing/>
      </w:pPr>
      <w:proofErr w:type="gramStart"/>
      <w:r w:rsidRPr="00CA4945">
        <w:t>Ashton, G., Davidson, I., and Ruiz, G. [2014].</w:t>
      </w:r>
      <w:proofErr w:type="gramEnd"/>
      <w:r w:rsidRPr="00CA4945">
        <w:t xml:space="preserve"> </w:t>
      </w:r>
      <w:proofErr w:type="gramStart"/>
      <w:r w:rsidRPr="00CA4945">
        <w:t>Transient small boats as a long-distance coastal vector for dispersal of biofouling organisms.</w:t>
      </w:r>
      <w:proofErr w:type="gramEnd"/>
      <w:r w:rsidRPr="00CA4945">
        <w:t xml:space="preserve">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proofErr w:type="gram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w:t>
      </w:r>
      <w:proofErr w:type="gramEnd"/>
      <w:r w:rsidRPr="00CA4945">
        <w:t xml:space="preserve"> </w:t>
      </w:r>
      <w:proofErr w:type="gramStart"/>
      <w:r w:rsidRPr="00CA4945">
        <w:t>The importance of transport hubs in stepping-stone invasions.</w:t>
      </w:r>
      <w:proofErr w:type="gramEnd"/>
      <w:r w:rsidRPr="00CA4945">
        <w:t xml:space="preserve">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proofErr w:type="gram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w:t>
      </w:r>
      <w:proofErr w:type="gramEnd"/>
      <w:r w:rsidRPr="00CA4945">
        <w:t xml:space="preserve">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proofErr w:type="gramStart"/>
      <w:r w:rsidRPr="00CA4945">
        <w:t>Fuller, P.F., and A.J. Benson.</w:t>
      </w:r>
      <w:proofErr w:type="gramEnd"/>
      <w:r w:rsidRPr="00CA4945">
        <w:t xml:space="preserve">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proofErr w:type="gramStart"/>
      <w:r w:rsidRPr="00CA4945">
        <w:rPr>
          <w:color w:val="333333"/>
          <w:highlight w:val="white"/>
        </w:rPr>
        <w:t>Gu</w:t>
      </w:r>
      <w:proofErr w:type="spellEnd"/>
      <w:proofErr w:type="gram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0">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National Ballast Information Clearinghouse 2017.</w:t>
      </w:r>
      <w:proofErr w:type="gramEnd"/>
      <w:r w:rsidRPr="00CA4945">
        <w:rPr>
          <w:color w:val="222222"/>
          <w:highlight w:val="white"/>
        </w:rPr>
        <w:t xml:space="preserve"> </w:t>
      </w:r>
      <w:proofErr w:type="gramStart"/>
      <w:r w:rsidRPr="00CA4945">
        <w:rPr>
          <w:color w:val="222222"/>
          <w:highlight w:val="white"/>
        </w:rPr>
        <w:t>NBIC Online Database.</w:t>
      </w:r>
      <w:proofErr w:type="gramEnd"/>
      <w:r w:rsidRPr="00CA4945">
        <w:rPr>
          <w:color w:val="222222"/>
          <w:highlight w:val="white"/>
        </w:rPr>
        <w:t xml:space="preserve"> </w:t>
      </w:r>
      <w:proofErr w:type="gramStart"/>
      <w:r w:rsidRPr="00CA4945">
        <w:rPr>
          <w:color w:val="222222"/>
          <w:highlight w:val="white"/>
        </w:rPr>
        <w:t>Electronic publication, Smithsonian Environmental Research Center &amp; United States Coast Guard.</w:t>
      </w:r>
      <w:proofErr w:type="gramEnd"/>
      <w:r w:rsidRPr="00CA4945">
        <w:rPr>
          <w:color w:val="222222"/>
          <w:highlight w:val="white"/>
        </w:rPr>
        <w:t xml:space="preserve">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R Core Team (2016).</w:t>
      </w:r>
      <w:proofErr w:type="gramEnd"/>
      <w:r w:rsidRPr="00CA4945">
        <w:rPr>
          <w:color w:val="222222"/>
          <w:highlight w:val="white"/>
        </w:rPr>
        <w:t xml:space="preserve"> R: A language and environment for statistical computing. </w:t>
      </w:r>
      <w:proofErr w:type="gramStart"/>
      <w:r w:rsidRPr="00CA4945">
        <w:rPr>
          <w:color w:val="222222"/>
          <w:highlight w:val="white"/>
        </w:rPr>
        <w:t>R Foundation for Statistical Computing, Vienna, Austria.</w:t>
      </w:r>
      <w:proofErr w:type="gramEnd"/>
      <w:r w:rsidRPr="00CA4945">
        <w:rPr>
          <w:color w:val="222222"/>
          <w:highlight w:val="white"/>
        </w:rPr>
        <w:t xml:space="preserve"> </w:t>
      </w:r>
      <w:proofErr w:type="gramStart"/>
      <w:r w:rsidRPr="00CA4945">
        <w:rPr>
          <w:color w:val="222222"/>
          <w:highlight w:val="white"/>
        </w:rPr>
        <w:t>URL https://www.R-project.org/.</w:t>
      </w:r>
      <w:proofErr w:type="gramEnd"/>
    </w:p>
    <w:p w14:paraId="3BAA5E7D"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w:t>
      </w:r>
      <w:proofErr w:type="gramEnd"/>
      <w:r w:rsidRPr="00CA4945">
        <w:rPr>
          <w:color w:val="222222"/>
          <w:highlight w:val="white"/>
        </w:rPr>
        <w:t xml:space="preserve"> Biological invasions of estuaries without international shipping: the importance of intraregional transport. Biological Conservation 102(2): 143–153. https://doi.org/10.1016/S0006-</w:t>
      </w:r>
      <w:proofErr w:type="gramStart"/>
      <w:r w:rsidRPr="00CA4945">
        <w:rPr>
          <w:color w:val="222222"/>
          <w:highlight w:val="white"/>
        </w:rPr>
        <w:t>3207(</w:t>
      </w:r>
      <w:proofErr w:type="gramEnd"/>
      <w:r w:rsidRPr="00CA4945">
        <w:rPr>
          <w:color w:val="222222"/>
          <w:highlight w:val="white"/>
        </w:rPr>
        <w:t>01)00098-2</w:t>
      </w:r>
    </w:p>
    <w:p w14:paraId="6664889A" w14:textId="77777777" w:rsidR="00723773" w:rsidRPr="00CA4945" w:rsidRDefault="00874591" w:rsidP="00CA4945">
      <w:pPr>
        <w:spacing w:line="360" w:lineRule="auto"/>
        <w:ind w:left="255" w:hanging="285"/>
        <w:contextualSpacing/>
      </w:pPr>
      <w:proofErr w:type="gramStart"/>
      <w:r w:rsidRPr="00CA4945">
        <w:t xml:space="preserve">Whitehouse, A., and S. </w:t>
      </w:r>
      <w:proofErr w:type="spellStart"/>
      <w:r w:rsidRPr="00CA4945">
        <w:t>Zador</w:t>
      </w:r>
      <w:proofErr w:type="spellEnd"/>
      <w:r w:rsidRPr="00CA4945">
        <w:t>.</w:t>
      </w:r>
      <w:proofErr w:type="gramEnd"/>
      <w:r w:rsidRPr="00CA4945">
        <w:t xml:space="preserve"> </w:t>
      </w:r>
      <w:proofErr w:type="gramStart"/>
      <w:r w:rsidRPr="00CA4945">
        <w:t>(2016). Preliminary assessment of the Alaska Arctic.</w:t>
      </w:r>
      <w:proofErr w:type="gramEnd"/>
      <w:r w:rsidRPr="00CA4945">
        <w:t xml:space="preserve"> In: </w:t>
      </w:r>
      <w:proofErr w:type="spellStart"/>
      <w:r w:rsidRPr="00CA4945">
        <w:t>Zador</w:t>
      </w:r>
      <w:proofErr w:type="spellEnd"/>
      <w:r w:rsidRPr="00CA4945">
        <w:t xml:space="preserve">, S., and </w:t>
      </w:r>
      <w:proofErr w:type="spellStart"/>
      <w:r w:rsidRPr="00CA4945">
        <w:t>Siddon</w:t>
      </w:r>
      <w:proofErr w:type="spellEnd"/>
      <w:r w:rsidRPr="00CA4945">
        <w:t>, E, eds</w:t>
      </w:r>
      <w:proofErr w:type="gramStart"/>
      <w:r w:rsidRPr="00CA4945">
        <w:t>..</w:t>
      </w:r>
      <w:proofErr w:type="gramEnd"/>
      <w:r w:rsidRPr="00CA4945">
        <w:t xml:space="preserve">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161" w:name="_91zzxnwcm8d4" w:colFirst="0" w:colLast="0"/>
      <w:bookmarkStart w:id="162" w:name="OLE_LINK1"/>
      <w:bookmarkStart w:id="163" w:name="OLE_LINK2"/>
      <w:bookmarkStart w:id="164" w:name="_GoBack"/>
      <w:bookmarkEnd w:id="161"/>
      <w:bookmarkEnd w:id="164"/>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proofErr w:type="gramStart"/>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w:t>
      </w:r>
      <w:proofErr w:type="gramEnd"/>
      <w:r w:rsidRPr="00CA4945">
        <w:t xml:space="preserve"> </w:t>
      </w:r>
      <w:proofErr w:type="gramStart"/>
      <w:r w:rsidRPr="00CA4945">
        <w:rPr>
          <w:shd w:val="clear" w:color="auto" w:fill="FFFFFF"/>
        </w:rPr>
        <w:t xml:space="preserve">Average number of weeks </w:t>
      </w:r>
      <w:r w:rsidRPr="00CA4945">
        <w:t>of consecutive reproductive habitat for the three ROMS models and two study periods.</w:t>
      </w:r>
      <w:proofErr w:type="gramEnd"/>
      <w:r w:rsidRPr="00CA4945">
        <w:t xml:space="preserve">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proofErr w:type="gramStart"/>
      <w:r w:rsidRPr="00CA4945">
        <w:rPr>
          <w:color w:val="222222"/>
          <w:highlight w:val="white"/>
        </w:rPr>
        <w:t xml:space="preserve">Figure </w:t>
      </w:r>
      <w:r>
        <w:rPr>
          <w:color w:val="222222"/>
          <w:highlight w:val="white"/>
        </w:rPr>
        <w:t>2</w:t>
      </w:r>
      <w:r w:rsidRPr="00CA4945">
        <w:rPr>
          <w:color w:val="222222"/>
          <w:highlight w:val="white"/>
        </w:rPr>
        <w:t>.</w:t>
      </w:r>
      <w:proofErr w:type="gramEnd"/>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proofErr w:type="gramStart"/>
      <w:r>
        <w:rPr>
          <w:color w:val="000000" w:themeColor="text1"/>
          <w:highlight w:val="white"/>
        </w:rPr>
        <w:t>Figure 3.</w:t>
      </w:r>
      <w:proofErr w:type="gramEnd"/>
      <w:r>
        <w:rPr>
          <w:color w:val="000000" w:themeColor="text1"/>
          <w:highlight w:val="white"/>
        </w:rPr>
        <w:t xml:space="preserve">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proofErr w:type="gramStart"/>
      <w:r>
        <w:rPr>
          <w:color w:val="222222"/>
          <w:highlight w:val="white"/>
        </w:rPr>
        <w:t>Figure 4</w:t>
      </w:r>
      <w:r w:rsidR="00A85C6F">
        <w:rPr>
          <w:color w:val="222222"/>
          <w:highlight w:val="white"/>
        </w:rPr>
        <w:t>.</w:t>
      </w:r>
      <w:proofErr w:type="gramEnd"/>
      <w:r w:rsidR="00A85C6F">
        <w:rPr>
          <w:color w:val="222222"/>
          <w:highlight w:val="white"/>
        </w:rPr>
        <w:t xml:space="preserve"> </w:t>
      </w:r>
      <w:proofErr w:type="gramStart"/>
      <w:r w:rsidR="00A85C6F">
        <w:rPr>
          <w:b/>
          <w:color w:val="222222"/>
          <w:highlight w:val="white"/>
        </w:rPr>
        <w:t>Average number of consecutive weeks of reproduction by temperature threshold</w:t>
      </w:r>
      <w:r w:rsidR="00A85C6F">
        <w:rPr>
          <w:color w:val="222222"/>
          <w:highlight w:val="white"/>
        </w:rPr>
        <w:t>.</w:t>
      </w:r>
      <w:proofErr w:type="gramEnd"/>
      <w:r w:rsidR="00A85C6F">
        <w:rPr>
          <w:color w:val="222222"/>
          <w:highlight w:val="white"/>
        </w:rPr>
        <w:t xml:space="preserve">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proofErr w:type="gramStart"/>
      <w:r>
        <w:rPr>
          <w:color w:val="000000" w:themeColor="text1"/>
          <w:highlight w:val="white"/>
        </w:rPr>
        <w:t>Figure 6.</w:t>
      </w:r>
      <w:proofErr w:type="gramEnd"/>
      <w:r>
        <w:rPr>
          <w:color w:val="000000" w:themeColor="text1"/>
          <w:highlight w:val="white"/>
        </w:rPr>
        <w:t xml:space="preserve">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proofErr w:type="gramStart"/>
      <w:r>
        <w:rPr>
          <w:color w:val="222222"/>
          <w:highlight w:val="white"/>
        </w:rPr>
        <w:t>Figure 5.</w:t>
      </w:r>
      <w:proofErr w:type="gramEnd"/>
      <w:r>
        <w:rPr>
          <w:color w:val="222222"/>
          <w:highlight w:val="white"/>
        </w:rPr>
        <w:t xml:space="preserve"> </w:t>
      </w:r>
      <w:proofErr w:type="gramStart"/>
      <w:r>
        <w:rPr>
          <w:b/>
          <w:color w:val="222222"/>
          <w:highlight w:val="white"/>
        </w:rPr>
        <w:t>Average number of consecutive weeks of reproduction by temperature threshold</w:t>
      </w:r>
      <w:r>
        <w:rPr>
          <w:color w:val="222222"/>
          <w:highlight w:val="white"/>
        </w:rPr>
        <w:t>.</w:t>
      </w:r>
      <w:proofErr w:type="gramEnd"/>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w:t>
      </w:r>
      <w:proofErr w:type="gramStart"/>
      <w:r w:rsidRPr="00CA4945">
        <w:rPr>
          <w:rFonts w:eastAsia="Arial Unicode MS"/>
          <w:color w:val="222222"/>
          <w:highlight w:val="white"/>
        </w:rPr>
        <w:t>Illustration of vessel transit origins (below dashed line) outside of the Bering Sea and their Bering Sea destination (bold text, above dashed line), 2014 - 2016.</w:t>
      </w:r>
      <w:proofErr w:type="gramEnd"/>
      <w:r w:rsidRPr="00CA4945">
        <w:rPr>
          <w:rFonts w:eastAsia="Arial Unicode MS"/>
          <w:color w:val="222222"/>
          <w:highlight w:val="white"/>
        </w:rPr>
        <w:t xml:space="preserve">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w:t>
      </w:r>
      <w:proofErr w:type="gramStart"/>
      <w:r w:rsidRPr="00CA4945">
        <w:rPr>
          <w:rFonts w:eastAsia="Arial Unicode MS"/>
          <w:color w:val="222222"/>
          <w:highlight w:val="white"/>
        </w:rPr>
        <w:t>Fishing vessel data from vessel monitoring systems.</w:t>
      </w:r>
      <w:proofErr w:type="gramEnd"/>
      <w:r w:rsidRPr="00CA4945">
        <w:rPr>
          <w:rFonts w:eastAsia="Arial Unicode MS"/>
          <w:color w:val="222222"/>
          <w:highlight w:val="white"/>
        </w:rPr>
        <w:t xml:space="preserve">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65"/>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w:t>
      </w:r>
      <w:proofErr w:type="gramStart"/>
      <w:r w:rsidRPr="00CA4945">
        <w:rPr>
          <w:color w:val="222222"/>
          <w:highlight w:val="white"/>
        </w:rPr>
        <w:t>Data from the National Ballast Information Clearinghouse.</w:t>
      </w:r>
      <w:proofErr w:type="gramEnd"/>
      <w:r w:rsidRPr="00CA4945">
        <w:rPr>
          <w:color w:val="222222"/>
          <w:highlight w:val="white"/>
        </w:rPr>
        <w:t xml:space="preserve">  </w:t>
      </w:r>
      <w:commentRangeEnd w:id="165"/>
      <w:r w:rsidRPr="00CA4945">
        <w:commentReference w:id="165"/>
      </w:r>
      <w:bookmarkEnd w:id="162"/>
      <w:bookmarkEnd w:id="163"/>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anda Droghini" w:date="2017-10-19T16:53:00Z" w:initials="">
    <w:p w14:paraId="21F1014E" w14:textId="77777777" w:rsidR="00593EEE" w:rsidRDefault="00593EEE">
      <w:pPr>
        <w:widowControl w:val="0"/>
      </w:pPr>
      <w:r>
        <w:t>Preferences?</w:t>
      </w:r>
    </w:p>
  </w:comment>
  <w:comment w:id="2" w:author="Amanda Droghini" w:date="2018-02-07T15:50:00Z" w:initials="AD">
    <w:p w14:paraId="4CB7667E" w14:textId="2D088ACD" w:rsidR="00593EEE" w:rsidRDefault="00593EEE">
      <w:pPr>
        <w:pStyle w:val="CommentText"/>
      </w:pPr>
      <w:r>
        <w:rPr>
          <w:rStyle w:val="CommentReference"/>
        </w:rPr>
        <w:annotationRef/>
      </w:r>
      <w:r>
        <w:t>What limits invasion in arctic marine systems</w:t>
      </w:r>
      <w:proofErr w:type="gramStart"/>
      <w:r>
        <w:t>?:</w:t>
      </w:r>
      <w:proofErr w:type="gramEnd"/>
      <w:r>
        <w:t xml:space="preserve"> Investigating the role of temperature on survival and reproduction across a strong?? </w:t>
      </w:r>
      <w:proofErr w:type="gramStart"/>
      <w:r>
        <w:t>latitudinal</w:t>
      </w:r>
      <w:proofErr w:type="gramEnd"/>
      <w:r>
        <w:t xml:space="preserve"> gradient</w:t>
      </w:r>
    </w:p>
  </w:comment>
  <w:comment w:id="3" w:author="Amanda Droghini" w:date="2017-10-19T16:50:00Z" w:initials="">
    <w:p w14:paraId="4B7A938A" w14:textId="77777777" w:rsidR="00593EEE" w:rsidRDefault="00593EEE">
      <w:pPr>
        <w:widowControl w:val="0"/>
      </w:pPr>
      <w:r>
        <w:t>Other authors on this? Author order?</w:t>
      </w:r>
    </w:p>
  </w:comment>
  <w:comment w:id="4" w:author="Amanda Droghini" w:date="2018-03-16T09:17:00Z" w:initials="AD">
    <w:p w14:paraId="12C77586" w14:textId="5C8BCC2E" w:rsidR="00593EEE" w:rsidRDefault="00593EEE">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593EEE" w:rsidRDefault="00593EEE">
      <w:pPr>
        <w:pStyle w:val="CommentText"/>
      </w:pPr>
      <w:r>
        <w:rPr>
          <w:rStyle w:val="CommentReference"/>
        </w:rPr>
        <w:annotationRef/>
      </w:r>
      <w:r>
        <w:t>Word count: 298</w:t>
      </w:r>
    </w:p>
  </w:comment>
  <w:comment w:id="24" w:author="Amanda Droghini" w:date="2018-03-17T18:36:00Z" w:initials="AD">
    <w:p w14:paraId="690DF08D" w14:textId="5A67B1E3" w:rsidR="00593EEE" w:rsidRDefault="00593EEE">
      <w:pPr>
        <w:pStyle w:val="CommentText"/>
      </w:pPr>
      <w:r>
        <w:rPr>
          <w:rStyle w:val="CommentReference"/>
        </w:rPr>
        <w:annotationRef/>
      </w:r>
      <w:r>
        <w:t>Standardize entire text to read “NIS”</w:t>
      </w:r>
    </w:p>
  </w:comment>
  <w:comment w:id="26" w:author="Amanda Droghini" w:date="2018-03-14T07:16:00Z" w:initials="AD">
    <w:p w14:paraId="62A1653D" w14:textId="119C79CC" w:rsidR="00593EEE" w:rsidRDefault="00593EEE">
      <w:pPr>
        <w:pStyle w:val="CommentText"/>
      </w:pPr>
      <w:r>
        <w:rPr>
          <w:rStyle w:val="CommentReference"/>
        </w:rPr>
        <w:annotationRef/>
      </w:r>
      <w:r>
        <w:t>Need to fix citations for entire paragraph</w:t>
      </w:r>
    </w:p>
  </w:comment>
  <w:comment w:id="27" w:author="Amanda Droghini" w:date="2018-03-13T08:12:00Z" w:initials="AD">
    <w:p w14:paraId="4CBFD47C" w14:textId="58A9F741" w:rsidR="00593EEE" w:rsidRDefault="00593EEE">
      <w:pPr>
        <w:pStyle w:val="CommentText"/>
      </w:pPr>
      <w:r>
        <w:rPr>
          <w:rStyle w:val="CommentReference"/>
        </w:rPr>
        <w:annotationRef/>
      </w:r>
      <w:r>
        <w:t xml:space="preserve">Other citation for this? Hop and </w:t>
      </w:r>
      <w:proofErr w:type="spellStart"/>
      <w:r>
        <w:t>Gjosaeter</w:t>
      </w:r>
      <w:proofErr w:type="spellEnd"/>
      <w:r>
        <w:t xml:space="preserve"> 2013??</w:t>
      </w:r>
    </w:p>
  </w:comment>
  <w:comment w:id="28" w:author="Amanda Droghini" w:date="2018-03-07T07:55:00Z" w:initials="AD">
    <w:p w14:paraId="031AF4C5" w14:textId="7D007620" w:rsidR="00593EEE" w:rsidRDefault="00593EEE">
      <w:pPr>
        <w:pStyle w:val="CommentText"/>
      </w:pPr>
      <w:r>
        <w:rPr>
          <w:rStyle w:val="CommentReference"/>
        </w:rPr>
        <w:annotationRef/>
      </w:r>
      <w:r>
        <w:t>Need more citations</w:t>
      </w:r>
    </w:p>
  </w:comment>
  <w:comment w:id="29" w:author="Amanda Droghini" w:date="2018-03-16T09:36:00Z" w:initials="AD">
    <w:p w14:paraId="476ED5EF" w14:textId="61A8C5C4" w:rsidR="00593EEE" w:rsidRDefault="00593EEE">
      <w:pPr>
        <w:pStyle w:val="CommentText"/>
      </w:pPr>
      <w:r>
        <w:rPr>
          <w:rStyle w:val="CommentReference"/>
        </w:rPr>
        <w:annotationRef/>
      </w:r>
      <w:r>
        <w:t>ASF: Why, does de Rivera not generally address these statements?</w:t>
      </w:r>
    </w:p>
  </w:comment>
  <w:comment w:id="30" w:author="Amanda Droghini" w:date="2018-02-19T06:57:00Z" w:initials="AD">
    <w:p w14:paraId="0194CAA3" w14:textId="2B6FC23F" w:rsidR="00593EEE" w:rsidRDefault="00593EEE">
      <w:pPr>
        <w:pStyle w:val="CommentText"/>
      </w:pPr>
      <w:r>
        <w:rPr>
          <w:rStyle w:val="CommentReference"/>
        </w:rPr>
        <w:annotationRef/>
      </w:r>
      <w:r>
        <w:t>Need citations for this whole section</w:t>
      </w:r>
    </w:p>
  </w:comment>
  <w:comment w:id="39" w:author="Amanda Droghini" w:date="2018-03-16T09:52:00Z" w:initials="AD">
    <w:p w14:paraId="1A495C67" w14:textId="66AAD34B" w:rsidR="00593EEE" w:rsidRDefault="00593EEE">
      <w:pPr>
        <w:pStyle w:val="CommentText"/>
      </w:pPr>
      <w:r>
        <w:rPr>
          <w:rStyle w:val="CommentReference"/>
        </w:rPr>
        <w:annotationRef/>
      </w:r>
      <w:r>
        <w:t>ASF: Is this correct?</w:t>
      </w:r>
    </w:p>
    <w:p w14:paraId="5E7FC74B" w14:textId="477F555F" w:rsidR="00593EEE" w:rsidRDefault="00593EEE">
      <w:pPr>
        <w:pStyle w:val="CommentText"/>
      </w:pPr>
      <w:r>
        <w:t>If it is actually been found here in the Bering Sea, can we still make a strong case that we are contributing new knowledge that temperatures matters for marine invasive invasions?</w:t>
      </w:r>
    </w:p>
  </w:comment>
  <w:comment w:id="40" w:author="Amanda Droghini" w:date="2018-03-17T18:30:00Z" w:initials="AD">
    <w:p w14:paraId="7A228909" w14:textId="6306A037" w:rsidR="00593EEE" w:rsidRDefault="00593EEE">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1" w:author="Microsoft Office User" w:date="2018-02-20T08:24:00Z" w:initials="MOU">
    <w:p w14:paraId="71105839" w14:textId="76ACEC00" w:rsidR="00593EEE" w:rsidRDefault="00593EEE"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593EEE" w:rsidRDefault="00593EEE" w:rsidP="006244EA">
      <w:pPr>
        <w:pStyle w:val="CommentText"/>
      </w:pPr>
      <w:proofErr w:type="spellStart"/>
      <w:r>
        <w:t>Farré</w:t>
      </w:r>
      <w:proofErr w:type="spellEnd"/>
      <w:r>
        <w:t xml:space="preserve"> et al. 2014</w:t>
      </w:r>
    </w:p>
    <w:p w14:paraId="1EEAE8D5" w14:textId="77777777" w:rsidR="00593EEE" w:rsidRDefault="00593EEE" w:rsidP="006244EA">
      <w:pPr>
        <w:pStyle w:val="CommentText"/>
      </w:pPr>
    </w:p>
  </w:comment>
  <w:comment w:id="42" w:author="Amanda Droghini" w:date="2018-02-24T15:35:00Z" w:initials="AD">
    <w:p w14:paraId="5A222526" w14:textId="5A77535E" w:rsidR="00593EEE" w:rsidRDefault="00593EEE">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43" w:author="Amanda Droghini" w:date="2018-02-05T07:29:00Z" w:initials="AD">
    <w:p w14:paraId="57EC4D09" w14:textId="77777777" w:rsidR="00593EEE" w:rsidRDefault="00593EEE" w:rsidP="006244EA">
      <w:pPr>
        <w:pStyle w:val="CommentText"/>
      </w:pPr>
      <w:r>
        <w:rPr>
          <w:rStyle w:val="CommentReference"/>
        </w:rPr>
        <w:annotationRef/>
      </w:r>
      <w:r>
        <w:t>Missing reference</w:t>
      </w:r>
    </w:p>
  </w:comment>
  <w:comment w:id="44" w:author="Amanda Droghini" w:date="2018-03-16T09:56:00Z" w:initials="AD">
    <w:p w14:paraId="517531A4" w14:textId="51FF788C" w:rsidR="00593EEE" w:rsidRDefault="00593EEE">
      <w:pPr>
        <w:pStyle w:val="CommentText"/>
      </w:pPr>
      <w:r>
        <w:rPr>
          <w:rStyle w:val="CommentReference"/>
        </w:rPr>
        <w:annotationRef/>
      </w:r>
      <w:r>
        <w:t xml:space="preserve">ASF: Ask </w:t>
      </w:r>
      <w:proofErr w:type="spellStart"/>
      <w:r>
        <w:t>Fischbach</w:t>
      </w:r>
      <w:proofErr w:type="spellEnd"/>
      <w:r>
        <w:t xml:space="preserve"> for references on this.</w:t>
      </w:r>
    </w:p>
  </w:comment>
  <w:comment w:id="53" w:author="Amanda Droghini" w:date="2018-02-18T10:10:00Z" w:initials="AD">
    <w:p w14:paraId="2991A3C9" w14:textId="77777777" w:rsidR="00593EEE" w:rsidRDefault="00593EEE">
      <w:pPr>
        <w:pStyle w:val="CommentText"/>
        <w:rPr>
          <w:noProof/>
        </w:rPr>
      </w:pPr>
      <w:r>
        <w:rPr>
          <w:rStyle w:val="CommentReference"/>
        </w:rPr>
        <w:annotationRef/>
      </w:r>
      <w:proofErr w:type="gramStart"/>
      <w:r>
        <w:t>don’t</w:t>
      </w:r>
      <w:proofErr w:type="gramEnd"/>
      <w:r>
        <w:t xml:space="preserve"> think we need an entire paragraph dedicated to </w:t>
      </w:r>
      <w:r>
        <w:rPr>
          <w:noProof/>
        </w:rPr>
        <w:t>esults</w:t>
      </w:r>
    </w:p>
    <w:p w14:paraId="7575D2C0" w14:textId="333F9707" w:rsidR="00593EEE" w:rsidRDefault="00593EEE">
      <w:pPr>
        <w:pStyle w:val="CommentText"/>
      </w:pPr>
      <w:proofErr w:type="gramStart"/>
      <w:r>
        <w:t>methods</w:t>
      </w:r>
      <w:proofErr w:type="gramEnd"/>
      <w:r>
        <w:t xml:space="preserve"> intro?</w:t>
      </w:r>
    </w:p>
  </w:comment>
  <w:comment w:id="64" w:author="Amanda Droghini" w:date="2018-02-17T08:31:00Z" w:initials="AD">
    <w:p w14:paraId="0935B76E" w14:textId="366C5730" w:rsidR="00593EEE" w:rsidRDefault="00593EEE">
      <w:pPr>
        <w:pStyle w:val="CommentText"/>
      </w:pPr>
      <w:r>
        <w:rPr>
          <w:rStyle w:val="CommentReference"/>
        </w:rPr>
        <w:annotationRef/>
      </w:r>
      <w:r>
        <w:t>Needs reworking</w:t>
      </w:r>
    </w:p>
  </w:comment>
  <w:comment w:id="66" w:author="Amanda Droghini" w:date="2018-03-08T07:19:00Z" w:initials="AD">
    <w:p w14:paraId="728CEE87" w14:textId="49E37471" w:rsidR="00593EEE" w:rsidRDefault="00593EEE">
      <w:pPr>
        <w:pStyle w:val="CommentText"/>
      </w:pPr>
      <w:r>
        <w:rPr>
          <w:rStyle w:val="CommentReference"/>
        </w:rPr>
        <w:annotationRef/>
      </w:r>
      <w:r>
        <w:t>Just write up to 40…. I don’t think the model can actually predict &lt;10m</w:t>
      </w:r>
    </w:p>
  </w:comment>
  <w:comment w:id="67" w:author="Amanda Droghini" w:date="2018-01-31T07:24:00Z" w:initials="AD">
    <w:p w14:paraId="30497116" w14:textId="4A06224A" w:rsidR="00593EEE" w:rsidRDefault="00593EEE">
      <w:pPr>
        <w:pStyle w:val="CommentText"/>
      </w:pPr>
      <w:r>
        <w:rPr>
          <w:rStyle w:val="CommentReference"/>
        </w:rPr>
        <w:annotationRef/>
      </w:r>
      <w:r>
        <w:t>Tony do you prefer “mid-century”?</w:t>
      </w:r>
    </w:p>
  </w:comment>
  <w:comment w:id="70" w:author="Amanda Droghini" w:date="2018-02-17T08:32:00Z" w:initials="AD">
    <w:p w14:paraId="383BDECE" w14:textId="178ACACB" w:rsidR="00593EEE" w:rsidRDefault="00593EEE">
      <w:pPr>
        <w:pStyle w:val="CommentText"/>
      </w:pPr>
      <w:r>
        <w:rPr>
          <w:rStyle w:val="CommentReference"/>
        </w:rPr>
        <w:annotationRef/>
      </w:r>
      <w:proofErr w:type="gramStart"/>
      <w:r>
        <w:t>explain</w:t>
      </w:r>
      <w:proofErr w:type="gramEnd"/>
      <w:r>
        <w:t xml:space="preserve"> reasoning behind these analyses e.g. if can’t live year-round, can they live for at least 1 week? </w:t>
      </w:r>
      <w:proofErr w:type="gramStart"/>
      <w:r>
        <w:t>reproduction</w:t>
      </w:r>
      <w:proofErr w:type="gramEnd"/>
      <w:r>
        <w:t xml:space="preserve"> on a weekly timescale. (</w:t>
      </w:r>
      <w:proofErr w:type="gramStart"/>
      <w:r>
        <w:t>weekly</w:t>
      </w:r>
      <w:proofErr w:type="gramEnd"/>
      <w:r>
        <w:t xml:space="preserve"> being minimum model resolution).</w:t>
      </w:r>
    </w:p>
  </w:comment>
  <w:comment w:id="72" w:author="Amanda Droghini" w:date="2018-01-31T07:34:00Z" w:initials="AD">
    <w:p w14:paraId="7C871970" w14:textId="3D1B072D" w:rsidR="00593EEE" w:rsidRDefault="00593EEE">
      <w:pPr>
        <w:pStyle w:val="CommentText"/>
      </w:pPr>
      <w:r>
        <w:rPr>
          <w:rStyle w:val="CommentReference"/>
        </w:rPr>
        <w:annotationRef/>
      </w:r>
      <w:r>
        <w:t>Whether to include this sentence + the next ones depends on what figures we are included in final MS. Should we use an ensemble approach?</w:t>
      </w:r>
    </w:p>
  </w:comment>
  <w:comment w:id="73" w:author="Amanda Droghini" w:date="2018-01-31T07:37:00Z" w:initials="AD">
    <w:p w14:paraId="7A0EF1F0" w14:textId="4659B9B4" w:rsidR="00593EEE" w:rsidRDefault="00593EEE">
      <w:pPr>
        <w:pStyle w:val="CommentText"/>
      </w:pPr>
      <w:r>
        <w:rPr>
          <w:rStyle w:val="CommentReference"/>
        </w:rPr>
        <w:annotationRef/>
      </w:r>
      <w:r>
        <w:t>Do we talk about “percent no change” in the results??</w:t>
      </w:r>
    </w:p>
  </w:comment>
  <w:comment w:id="77" w:author="Amanda Droghini" w:date="2018-02-08T21:45:00Z" w:initials="AD">
    <w:p w14:paraId="6A6279A6" w14:textId="77777777" w:rsidR="00593EEE" w:rsidRDefault="00593EEE" w:rsidP="00AC39F9">
      <w:pPr>
        <w:pStyle w:val="CommentText"/>
      </w:pPr>
      <w:r>
        <w:rPr>
          <w:rStyle w:val="CommentReference"/>
        </w:rPr>
        <w:annotationRef/>
      </w:r>
      <w:r>
        <w:t xml:space="preserve">Not sure </w:t>
      </w:r>
      <w:proofErr w:type="gramStart"/>
      <w:r>
        <w:t>where ???</w:t>
      </w:r>
      <w:proofErr w:type="gramEnd"/>
      <w:r>
        <w:t xml:space="preserve"> </w:t>
      </w:r>
      <w:proofErr w:type="gramStart"/>
      <w:r>
        <w:t>to</w:t>
      </w:r>
      <w:proofErr w:type="gramEnd"/>
      <w:r>
        <w:t xml:space="preserve"> put this (maybe even methods?? if not important??) thankfully our data is pretty evenly split with about 1/3 of taxa having minimum survival tolerances of 0, 1/3 &lt; 0, 1/3 &gt; 0</w:t>
      </w:r>
    </w:p>
  </w:comment>
  <w:comment w:id="82" w:author="Amanda Droghini" w:date="2018-03-19T12:37:00Z" w:initials="AD">
    <w:p w14:paraId="0B6EE9B7" w14:textId="77777777" w:rsidR="00593EEE" w:rsidRDefault="00593EEE"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83" w:author="Amanda Droghini" w:date="2018-03-19T12:45:00Z" w:initials="AD">
    <w:p w14:paraId="7BC2976E" w14:textId="697CA442" w:rsidR="00FE742F" w:rsidRDefault="00FE742F">
      <w:pPr>
        <w:pStyle w:val="CommentText"/>
      </w:pPr>
      <w:r>
        <w:rPr>
          <w:rStyle w:val="CommentReference"/>
        </w:rPr>
        <w:annotationRef/>
      </w:r>
      <w:r>
        <w:t>Change figure would be interesting here – shows band really nicely</w:t>
      </w:r>
    </w:p>
  </w:comment>
  <w:comment w:id="84" w:author="Amanda Droghini" w:date="2018-03-19T12:47:00Z" w:initials="AD">
    <w:p w14:paraId="404DE3CB" w14:textId="3EA71162" w:rsidR="00FE742F" w:rsidRDefault="00FE742F">
      <w:pPr>
        <w:pStyle w:val="CommentText"/>
      </w:pPr>
      <w:r>
        <w:rPr>
          <w:rStyle w:val="CommentReference"/>
        </w:rPr>
        <w:annotationRef/>
      </w:r>
      <w:r>
        <w:t>Need to double check this</w:t>
      </w:r>
    </w:p>
  </w:comment>
  <w:comment w:id="90" w:author="Amanda Droghini" w:date="2017-11-12T22:06:00Z" w:initials="">
    <w:p w14:paraId="045112CC" w14:textId="77777777" w:rsidR="00593EEE" w:rsidRDefault="00593EEE" w:rsidP="000C2CEA">
      <w:pPr>
        <w:widowControl w:val="0"/>
      </w:pPr>
      <w:r>
        <w:t>Graph of # of species x Week</w:t>
      </w:r>
    </w:p>
  </w:comment>
  <w:comment w:id="93" w:author="Amanda Droghini" w:date="2018-02-17T09:03:00Z" w:initials="AD">
    <w:p w14:paraId="0910F67F" w14:textId="1E8F6327" w:rsidR="00593EEE" w:rsidRDefault="00593EEE">
      <w:pPr>
        <w:pStyle w:val="CommentText"/>
      </w:pPr>
      <w:r>
        <w:rPr>
          <w:rStyle w:val="CommentReference"/>
        </w:rPr>
        <w:annotationRef/>
      </w:r>
      <w:proofErr w:type="gramStart"/>
      <w:r>
        <w:t>can</w:t>
      </w:r>
      <w:proofErr w:type="gramEnd"/>
      <w:r>
        <w:t xml:space="preserve"> you graph frequency distribution for this? # </w:t>
      </w:r>
      <w:proofErr w:type="gramStart"/>
      <w:r>
        <w:t>of</w:t>
      </w:r>
      <w:proofErr w:type="gramEnd"/>
      <w:r>
        <w:t xml:space="preserve"> species by # of </w:t>
      </w:r>
      <w:proofErr w:type="spellStart"/>
      <w:r>
        <w:t>consec</w:t>
      </w:r>
      <w:proofErr w:type="spellEnd"/>
      <w:r>
        <w:t xml:space="preserve"> weeks</w:t>
      </w:r>
    </w:p>
  </w:comment>
  <w:comment w:id="95" w:author="Amanda Droghini" w:date="2018-03-16T10:27:00Z" w:initials="AD">
    <w:p w14:paraId="69EB6004" w14:textId="45C69674" w:rsidR="00593EEE" w:rsidRDefault="00593EEE">
      <w:pPr>
        <w:pStyle w:val="CommentText"/>
      </w:pPr>
      <w:r>
        <w:rPr>
          <w:rStyle w:val="CommentReference"/>
        </w:rPr>
        <w:annotationRef/>
      </w:r>
      <w:r>
        <w:t>ASF: detail why this is not n = 42.  Was this because we only had detailed reproductive habitat tolerance information for 29 NIS under consideration?</w:t>
      </w:r>
    </w:p>
  </w:comment>
  <w:comment w:id="96" w:author="Amanda Droghini" w:date="2018-03-11T10:23:00Z" w:initials="AD">
    <w:p w14:paraId="30CF82E1" w14:textId="77777777" w:rsidR="00593EEE" w:rsidRDefault="00593EEE" w:rsidP="004E6C5F">
      <w:pPr>
        <w:pStyle w:val="CommentText"/>
      </w:pPr>
      <w:r>
        <w:rPr>
          <w:rStyle w:val="CommentReference"/>
        </w:rPr>
        <w:annotationRef/>
      </w:r>
      <w:r>
        <w:t>Need to flesh out results for repro. Hone in on the temperature thresholds – how many weeks if you need 10C, etc. etc.</w:t>
      </w:r>
    </w:p>
  </w:comment>
  <w:comment w:id="110" w:author="Amanda Droghini" w:date="2018-02-17T08:54:00Z" w:initials="AD">
    <w:p w14:paraId="429B70D9" w14:textId="77777777" w:rsidR="00593EEE" w:rsidRDefault="00593EEE"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11" w:author="Amanda Droghini" w:date="2018-02-17T08:55:00Z" w:initials="AD">
    <w:p w14:paraId="604503BB" w14:textId="77777777" w:rsidR="00593EEE" w:rsidRDefault="00593EEE" w:rsidP="0034065B">
      <w:pPr>
        <w:pStyle w:val="CommentText"/>
      </w:pPr>
      <w:r>
        <w:rPr>
          <w:rStyle w:val="CommentReference"/>
        </w:rPr>
        <w:annotationRef/>
      </w:r>
      <w:proofErr w:type="gramStart"/>
      <w:r>
        <w:t>do</w:t>
      </w:r>
      <w:proofErr w:type="gramEnd"/>
      <w:r>
        <w:t xml:space="preserve"> all 3 models agree on these 6? </w:t>
      </w:r>
      <w:proofErr w:type="gramStart"/>
      <w:r>
        <w:t>if</w:t>
      </w:r>
      <w:proofErr w:type="gramEnd"/>
      <w:r>
        <w:t xml:space="preserve"> so, say that </w:t>
      </w:r>
      <w:proofErr w:type="spellStart"/>
      <w:r>
        <w:t>insead</w:t>
      </w:r>
      <w:proofErr w:type="spellEnd"/>
      <w:r>
        <w:t>.</w:t>
      </w:r>
    </w:p>
  </w:comment>
  <w:comment w:id="117" w:author="Amanda Droghini" w:date="2017-11-12T22:38:00Z" w:initials="">
    <w:p w14:paraId="62A7E6D0" w14:textId="1A1BA0E3" w:rsidR="00593EEE" w:rsidRDefault="00593EEE" w:rsidP="0034065B">
      <w:pPr>
        <w:widowControl w:val="0"/>
      </w:pPr>
      <w:r>
        <w:t xml:space="preserve">Alaska or Bering Sea? </w:t>
      </w:r>
    </w:p>
  </w:comment>
  <w:comment w:id="119" w:author="Amanda Droghini" w:date="2018-02-17T09:01:00Z" w:initials="AD">
    <w:p w14:paraId="7D70480F" w14:textId="77777777" w:rsidR="00593EEE" w:rsidRDefault="00593EEE" w:rsidP="00E05BC2">
      <w:pPr>
        <w:pStyle w:val="CommentText"/>
      </w:pPr>
      <w:r>
        <w:rPr>
          <w:rStyle w:val="CommentReference"/>
        </w:rPr>
        <w:annotationRef/>
      </w:r>
      <w:r>
        <w:t>Out of curiosity is it easy to describe this in terms of % ballast water discharged? To say “most ballast water came from tankers (</w:t>
      </w:r>
      <w:proofErr w:type="gramStart"/>
      <w:r>
        <w:t>XX%</w:t>
      </w:r>
      <w:proofErr w:type="gramEnd"/>
      <w:r>
        <w:t>) followed by bulkers”</w:t>
      </w:r>
    </w:p>
  </w:comment>
  <w:comment w:id="120" w:author="Amanda Droghini" w:date="2017-11-12T22:41:00Z" w:initials="">
    <w:p w14:paraId="358C5A9B" w14:textId="77777777" w:rsidR="00593EEE" w:rsidRDefault="00593EEE" w:rsidP="0034065B">
      <w:pPr>
        <w:widowControl w:val="0"/>
      </w:pPr>
      <w:r>
        <w:t>Chord diagram - ballast water</w:t>
      </w:r>
    </w:p>
  </w:comment>
  <w:comment w:id="121" w:author="Amanda Droghini" w:date="2017-11-12T22:20:00Z" w:initials="">
    <w:p w14:paraId="4605BA59" w14:textId="77777777" w:rsidR="00593EEE" w:rsidRDefault="00593EEE" w:rsidP="0034065B">
      <w:pPr>
        <w:widowControl w:val="0"/>
      </w:pPr>
      <w:r>
        <w:t>Assuming I interpreted this right?</w:t>
      </w:r>
    </w:p>
  </w:comment>
  <w:comment w:id="122" w:author="Amanda Droghini" w:date="2017-11-12T22:27:00Z" w:initials="">
    <w:p w14:paraId="64CAC5C5" w14:textId="77777777" w:rsidR="00593EEE" w:rsidRDefault="00593EEE" w:rsidP="0034065B">
      <w:pPr>
        <w:widowControl w:val="0"/>
      </w:pPr>
      <w:r>
        <w:t>Chord diagram - ship arrivals</w:t>
      </w:r>
    </w:p>
  </w:comment>
  <w:comment w:id="124" w:author="Amanda Droghini" w:date="2018-03-16T10:57:00Z" w:initials="AD">
    <w:p w14:paraId="14143BE2" w14:textId="39B33E99" w:rsidR="00593EEE" w:rsidRDefault="00593EEE">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25" w:author="Amanda Droghini" w:date="2018-03-08T07:44:00Z" w:initials="AD">
    <w:p w14:paraId="241EFCE1" w14:textId="357175F7" w:rsidR="00593EEE" w:rsidRDefault="00593EEE">
      <w:pPr>
        <w:pStyle w:val="CommentText"/>
      </w:pPr>
      <w:r>
        <w:rPr>
          <w:rStyle w:val="CommentReference"/>
        </w:rPr>
        <w:annotationRef/>
      </w:r>
      <w:r>
        <w:t>Maybe move to different part</w:t>
      </w:r>
    </w:p>
  </w:comment>
  <w:comment w:id="127" w:author="Amanda Droghini" w:date="2018-03-06T07:44:00Z" w:initials="AD">
    <w:p w14:paraId="1235C04F" w14:textId="77777777" w:rsidR="00593EEE" w:rsidRDefault="00593EEE"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131" w:author="Amanda Droghini" w:date="2018-03-07T08:30:00Z" w:initials="AD">
    <w:p w14:paraId="223E7107" w14:textId="77777777" w:rsidR="00593EEE" w:rsidRDefault="00593EEE" w:rsidP="00114E82">
      <w:pPr>
        <w:pStyle w:val="CommentText"/>
      </w:pPr>
      <w:r>
        <w:rPr>
          <w:rStyle w:val="CommentReference"/>
        </w:rPr>
        <w:annotationRef/>
      </w:r>
      <w:proofErr w:type="gramStart"/>
      <w:r>
        <w:t>as</w:t>
      </w:r>
      <w:proofErr w:type="gramEnd"/>
      <w:r>
        <w:t xml:space="preserve"> high as 19C on MODIS (2017) </w:t>
      </w:r>
      <w:r w:rsidRPr="009D2B00">
        <w:t>https://neo.sci.gsfc.nasa.gov/analysis/index.php</w:t>
      </w:r>
    </w:p>
  </w:comment>
  <w:comment w:id="132" w:author="Amanda Droghini" w:date="2018-03-07T08:20:00Z" w:initials="AD">
    <w:p w14:paraId="5082D051" w14:textId="77777777" w:rsidR="00593EEE" w:rsidRDefault="00593EEE"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143" w:author="Amanda Droghini" w:date="2018-03-12T08:23:00Z" w:initials="AD">
    <w:p w14:paraId="7C1DAED8" w14:textId="44CFBCF3" w:rsidR="00593EEE" w:rsidRDefault="00593EEE">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593EEE" w:rsidRDefault="00593EEE">
      <w:pPr>
        <w:pStyle w:val="CommentText"/>
      </w:pPr>
      <w:r>
        <w:t>Cite Wasson et a. 2001 Biological invasions of estuaries without international shipping: the importance of intraregional transport</w:t>
      </w:r>
    </w:p>
  </w:comment>
  <w:comment w:id="145" w:author="Amanda Droghini" w:date="2018-02-06T05:47:00Z" w:initials="AD">
    <w:p w14:paraId="1AEE5B5C" w14:textId="77777777" w:rsidR="00593EEE" w:rsidRDefault="00593EEE" w:rsidP="006A7E99">
      <w:pPr>
        <w:pStyle w:val="CommentText"/>
      </w:pPr>
      <w:r>
        <w:rPr>
          <w:rStyle w:val="CommentReference"/>
        </w:rPr>
        <w:annotationRef/>
      </w:r>
      <w:r>
        <w:t>More references needed + check that these say what you want them to say. L-R is for fouling species</w:t>
      </w:r>
    </w:p>
  </w:comment>
  <w:comment w:id="146" w:author="Amanda Droghini" w:date="2018-03-05T07:34:00Z" w:initials="AD">
    <w:p w14:paraId="2BF6D9EB" w14:textId="51753112" w:rsidR="00593EEE" w:rsidRDefault="00593EEE">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593EEE" w:rsidRDefault="00593EEE">
      <w:pPr>
        <w:pStyle w:val="CommentText"/>
      </w:pPr>
    </w:p>
    <w:p w14:paraId="0FBBCFFC" w14:textId="3B25B524" w:rsidR="00593EEE" w:rsidRDefault="00593EEE">
      <w:pPr>
        <w:pStyle w:val="CommentText"/>
      </w:pPr>
      <w:r>
        <w:t>**From these studies + ours which shows broad survival, the transport stage may be the most limiting??</w:t>
      </w:r>
    </w:p>
  </w:comment>
  <w:comment w:id="151" w:author="Amanda Droghini" w:date="2018-02-06T12:55:00Z" w:initials="AD">
    <w:p w14:paraId="57CE005C" w14:textId="77777777" w:rsidR="00593EEE" w:rsidRDefault="00593EEE"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593EEE" w:rsidRDefault="00593EEE" w:rsidP="00B31FD6">
      <w:pPr>
        <w:pStyle w:val="CommentText"/>
      </w:pPr>
    </w:p>
    <w:p w14:paraId="6E805556" w14:textId="77777777" w:rsidR="00593EEE" w:rsidRDefault="00593EEE"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593EEE" w:rsidRDefault="00593EEE" w:rsidP="00B31FD6">
      <w:pPr>
        <w:pStyle w:val="CommentText"/>
      </w:pPr>
    </w:p>
    <w:p w14:paraId="37482056" w14:textId="77777777" w:rsidR="00593EEE" w:rsidRPr="00453DA1" w:rsidRDefault="00593EEE"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593EEE" w:rsidRDefault="00593EEE" w:rsidP="00B31FD6">
      <w:pPr>
        <w:pStyle w:val="CommentText"/>
      </w:pPr>
    </w:p>
    <w:p w14:paraId="49A8039B" w14:textId="77777777" w:rsidR="00593EEE" w:rsidRPr="00453DA1" w:rsidRDefault="00593EEE"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593EEE" w:rsidRDefault="00593EEE" w:rsidP="00B31FD6">
      <w:pPr>
        <w:pStyle w:val="CommentText"/>
      </w:pPr>
    </w:p>
    <w:p w14:paraId="7015EDA7" w14:textId="77777777" w:rsidR="00593EEE" w:rsidRPr="00DF1768" w:rsidRDefault="00593EEE"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593EEE" w:rsidRDefault="00593EEE" w:rsidP="00B31FD6">
      <w:pPr>
        <w:pStyle w:val="CommentText"/>
      </w:pPr>
    </w:p>
    <w:p w14:paraId="1F4F3424" w14:textId="77777777" w:rsidR="00593EEE" w:rsidRPr="00DF1768" w:rsidRDefault="00593EEE"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593EEE" w:rsidRDefault="00593EEE" w:rsidP="00B31FD6">
      <w:pPr>
        <w:pStyle w:val="CommentText"/>
      </w:pPr>
    </w:p>
  </w:comment>
  <w:comment w:id="159" w:author="Amanda Droghini" w:date="2018-03-12T08:26:00Z" w:initials="AD">
    <w:p w14:paraId="326093C0" w14:textId="07DC7638" w:rsidR="00593EEE" w:rsidRDefault="00593EEE">
      <w:pPr>
        <w:pStyle w:val="CommentText"/>
      </w:pPr>
      <w:r>
        <w:rPr>
          <w:rStyle w:val="CommentReference"/>
        </w:rPr>
        <w:annotationRef/>
      </w:r>
      <w:r>
        <w:t>Reword to omit ranking system?</w:t>
      </w:r>
    </w:p>
  </w:comment>
  <w:comment w:id="165" w:author="Jordan Watson - NOAA Federal" w:date="2017-10-02T17:35:00Z" w:initials="">
    <w:p w14:paraId="70283FEF" w14:textId="77777777" w:rsidR="00593EEE" w:rsidRDefault="00593EEE"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12C77586" w15:paraIdParent="4B7A938A" w15:done="0"/>
  <w15:commentEx w15:paraId="40E74B83" w15:done="0"/>
  <w15:commentEx w15:paraId="690DF08D" w15:done="0"/>
  <w15:commentEx w15:paraId="62A1653D" w15:done="0"/>
  <w15:commentEx w15:paraId="4CBFD47C" w15:done="0"/>
  <w15:commentEx w15:paraId="031AF4C5" w15:done="0"/>
  <w15:commentEx w15:paraId="476ED5EF" w15:paraIdParent="031AF4C5" w15:done="0"/>
  <w15:commentEx w15:paraId="0194CAA3" w15:done="0"/>
  <w15:commentEx w15:paraId="5E7FC74B" w15:done="0"/>
  <w15:commentEx w15:paraId="7A228909" w15:paraIdParent="5E7FC74B" w15:done="0"/>
  <w15:commentEx w15:paraId="1EEAE8D5" w15:done="0"/>
  <w15:commentEx w15:paraId="5A222526" w15:done="0"/>
  <w15:commentEx w15:paraId="57EC4D09" w15:done="0"/>
  <w15:commentEx w15:paraId="517531A4" w15:paraIdParent="57EC4D09" w15:done="0"/>
  <w15:commentEx w15:paraId="7575D2C0"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1999A026"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12C77586" w16cid:durableId="1E560A11"/>
  <w16cid:commentId w16cid:paraId="40E74B83" w16cid:durableId="1E364EA9"/>
  <w16cid:commentId w16cid:paraId="690DF08D" w16cid:durableId="1E57DEB0"/>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5E7FC74B" w16cid:durableId="1E561272"/>
  <w16cid:commentId w16cid:paraId="7A228909" w16cid:durableId="1E57DD43"/>
  <w16cid:commentId w16cid:paraId="1EEAE8D5" w16cid:durableId="1E3659BD"/>
  <w16cid:commentId w16cid:paraId="5A222526" w16cid:durableId="1E3C04D3"/>
  <w16cid:commentId w16cid:paraId="7575D2C0" w16cid:durableId="1E364EB2"/>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1999A026" w16cid:durableId="1E5619E3"/>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F28913" w14:textId="77777777" w:rsidR="00DB745F" w:rsidRDefault="00DB745F">
      <w:r>
        <w:separator/>
      </w:r>
    </w:p>
  </w:endnote>
  <w:endnote w:type="continuationSeparator" w:id="0">
    <w:p w14:paraId="5EDB032A" w14:textId="77777777" w:rsidR="00DB745F" w:rsidRDefault="00DB7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B5FC0" w14:textId="77777777" w:rsidR="00593EEE" w:rsidRDefault="00593E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70263" w14:textId="77777777" w:rsidR="00593EEE" w:rsidRDefault="00593E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003D0" w14:textId="77777777" w:rsidR="00593EEE" w:rsidRDefault="00593E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8592B" w14:textId="77777777" w:rsidR="00DB745F" w:rsidRDefault="00DB745F">
      <w:r>
        <w:separator/>
      </w:r>
    </w:p>
  </w:footnote>
  <w:footnote w:type="continuationSeparator" w:id="0">
    <w:p w14:paraId="7BCA7813" w14:textId="77777777" w:rsidR="00DB745F" w:rsidRDefault="00DB745F">
      <w:r>
        <w:continuationSeparator/>
      </w:r>
    </w:p>
  </w:footnote>
  <w:footnote w:id="1">
    <w:p w14:paraId="074BAA2A" w14:textId="27B1433F" w:rsidR="00593EEE" w:rsidRPr="006466BF" w:rsidRDefault="00593EEE" w:rsidP="006466BF">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23941" w14:textId="77777777" w:rsidR="00593EEE" w:rsidRDefault="00593E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A8D8A" w14:textId="77777777" w:rsidR="00593EEE" w:rsidRDefault="00593E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3CE28" w14:textId="77777777" w:rsidR="00593EEE" w:rsidRDefault="00593E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15DE"/>
    <w:rsid w:val="00552912"/>
    <w:rsid w:val="00552F17"/>
    <w:rsid w:val="00571CAF"/>
    <w:rsid w:val="00573D3C"/>
    <w:rsid w:val="0057401D"/>
    <w:rsid w:val="005767A4"/>
    <w:rsid w:val="005803B1"/>
    <w:rsid w:val="00582D22"/>
    <w:rsid w:val="00583530"/>
    <w:rsid w:val="005859D3"/>
    <w:rsid w:val="00590D8C"/>
    <w:rsid w:val="00593EEE"/>
    <w:rsid w:val="00594BED"/>
    <w:rsid w:val="005B5C48"/>
    <w:rsid w:val="005B7D82"/>
    <w:rsid w:val="005C0F38"/>
    <w:rsid w:val="005C0F8E"/>
    <w:rsid w:val="005C6D70"/>
    <w:rsid w:val="005D39C3"/>
    <w:rsid w:val="005D4867"/>
    <w:rsid w:val="005D5F3A"/>
    <w:rsid w:val="005E25F6"/>
    <w:rsid w:val="005E3B17"/>
    <w:rsid w:val="00605DD9"/>
    <w:rsid w:val="00616D82"/>
    <w:rsid w:val="006173A1"/>
    <w:rsid w:val="0062084E"/>
    <w:rsid w:val="006244EA"/>
    <w:rsid w:val="00630A01"/>
    <w:rsid w:val="00631367"/>
    <w:rsid w:val="006344A4"/>
    <w:rsid w:val="00636605"/>
    <w:rsid w:val="00640B2B"/>
    <w:rsid w:val="00641ABE"/>
    <w:rsid w:val="0064363B"/>
    <w:rsid w:val="0064468A"/>
    <w:rsid w:val="00646038"/>
    <w:rsid w:val="006466BF"/>
    <w:rsid w:val="006506EF"/>
    <w:rsid w:val="00652AE1"/>
    <w:rsid w:val="00653028"/>
    <w:rsid w:val="006635C9"/>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07D5"/>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8384C"/>
    <w:rsid w:val="00D87C60"/>
    <w:rsid w:val="00D95A52"/>
    <w:rsid w:val="00D96044"/>
    <w:rsid w:val="00D9788D"/>
    <w:rsid w:val="00DA017D"/>
    <w:rsid w:val="00DA3713"/>
    <w:rsid w:val="00DA3A4A"/>
    <w:rsid w:val="00DA4A1A"/>
    <w:rsid w:val="00DA6BD5"/>
    <w:rsid w:val="00DB1341"/>
    <w:rsid w:val="00DB1BC2"/>
    <w:rsid w:val="00DB339D"/>
    <w:rsid w:val="00DB3FD2"/>
    <w:rsid w:val="00DB745F"/>
    <w:rsid w:val="00DC7539"/>
    <w:rsid w:val="00DC7E4C"/>
    <w:rsid w:val="00DD1D1C"/>
    <w:rsid w:val="00DD3EDE"/>
    <w:rsid w:val="00DD53F4"/>
    <w:rsid w:val="00DD6600"/>
    <w:rsid w:val="00DE0EDD"/>
    <w:rsid w:val="00DE385F"/>
    <w:rsid w:val="00DE6141"/>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microsoft.com/office/2011/relationships/commentsExtended" Target="commentsExtended.xml"/><Relationship Id="rId10" Type="http://schemas.openxmlformats.org/officeDocument/2006/relationships/hyperlink" Target="https://doi.org/10.1093/bioinformatics/btu393" TargetMode="Externa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eader" Target="header1.xml"/><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36598AD-6E5C-4AC6-8408-B63652748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34</Pages>
  <Words>45995</Words>
  <Characters>262173</Characters>
  <Application>Microsoft Office Word</Application>
  <DocSecurity>0</DocSecurity>
  <Lines>2184</Lines>
  <Paragraphs>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58</cp:revision>
  <dcterms:created xsi:type="dcterms:W3CDTF">2018-03-08T01:35:00Z</dcterms:created>
  <dcterms:modified xsi:type="dcterms:W3CDTF">2018-03-19T20:51:00Z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