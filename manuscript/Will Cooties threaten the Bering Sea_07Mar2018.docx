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5891DEC8" w:rsidR="00723773" w:rsidRPr="00CA4945" w:rsidRDefault="00874591" w:rsidP="00BB5655">
      <w:pPr>
        <w:pStyle w:val="Heading1"/>
      </w:pPr>
      <w:bookmarkStart w:id="1" w:name="_3gj8dlnf4yge" w:colFirst="0" w:colLast="0"/>
      <w:bookmarkEnd w:id="1"/>
      <w:r w:rsidRPr="00CA4945">
        <w:lastRenderedPageBreak/>
        <w:t>Title: What l</w:t>
      </w:r>
      <w:r w:rsidR="000434AA">
        <w:t>imits 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survival and reproduction</w:t>
      </w:r>
      <w:r w:rsidRPr="00CA4945">
        <w:t xml:space="preserve"> 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5435D888"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 xml:space="preserve">is expectation </w:t>
        </w:r>
      </w:ins>
      <w:ins w:id="14" w:author="Amanda Droghini" w:date="2018-03-16T09:22:00Z">
        <w:r w:rsidR="000B0DC8">
          <w:t>across multiple taxa and life stages are lacking.</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7" w:author="Amanda Droghini" w:date="2018-03-16T09:24:00Z">
        <w:r w:rsidR="000B0DC8">
          <w:t xml:space="preserve">have been </w:t>
        </w:r>
      </w:ins>
      <w:del w:id="18" w:author="Amanda Droghini" w:date="2018-03-16T09:25:00Z">
        <w:r w:rsidR="001F394D" w:rsidDel="000B0DC8">
          <w:delText xml:space="preserve">are </w:delText>
        </w:r>
      </w:del>
      <w:r w:rsidR="001F394D">
        <w:t>annually covered by sea ice and have</w:t>
      </w:r>
      <w:ins w:id="19" w:author="Amanda Droghini" w:date="2018-03-16T09:25:00Z">
        <w:r w:rsidR="000B0DC8">
          <w:t xml:space="preserve"> had</w:t>
        </w:r>
      </w:ins>
      <w:r w:rsidR="001F394D">
        <w:t xml:space="preserve"> winter water temperatures below </w:t>
      </w:r>
      <w:r w:rsidR="001F394D" w:rsidRPr="001A77BE">
        <w:t>0°C</w:t>
      </w:r>
      <w:r w:rsidR="001F394D">
        <w:t xml:space="preserve">, </w:t>
      </w:r>
      <w:ins w:id="20" w:author="Amanda Droghini" w:date="2018-03-16T09:25:00Z">
        <w:r w:rsidR="000B0DC8">
          <w:t>were</w:t>
        </w:r>
      </w:ins>
      <w:del w:id="21"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development. </w:t>
      </w:r>
      <w:r w:rsidR="0064363B">
        <w:t xml:space="preserve">We found substantial trans-oceanic cargo and fishing vessel traffic and ballast water discharge, with the greatest amount occurring in Dutch Harbor, which serves as a hub connected to local ports throughout the Bering Sea. </w:t>
      </w:r>
      <w:r w:rsidR="001F394D">
        <w:t xml:space="preserve">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2" w:name="_pbl1j7mdidxp" w:colFirst="0" w:colLast="0"/>
      <w:bookmarkStart w:id="23" w:name="_voybw5xrckbg" w:colFirst="0" w:colLast="0"/>
      <w:bookmarkEnd w:id="22"/>
      <w:bookmarkEnd w:id="23"/>
      <w:commentRangeStart w:id="24"/>
      <w:r w:rsidRPr="00CA4945">
        <w:lastRenderedPageBreak/>
        <w:t>Introduction</w:t>
      </w:r>
      <w:commentRangeEnd w:id="24"/>
      <w:r w:rsidR="006466BF">
        <w:rPr>
          <w:rStyle w:val="CommentReference"/>
          <w:rFonts w:ascii="Arial" w:hAnsi="Arial" w:cs="Arial"/>
          <w:b w:val="0"/>
        </w:rPr>
        <w:commentReference w:id="24"/>
      </w:r>
    </w:p>
    <w:p w14:paraId="6CF7C39A" w14:textId="6EEA0DBC" w:rsidR="000200CF" w:rsidRDefault="00FA27FD" w:rsidP="000200CF">
      <w:pPr>
        <w:spacing w:line="360" w:lineRule="auto"/>
      </w:pPr>
      <w:bookmarkStart w:id="25" w:name="_bfvbetu0f9fx" w:colFirst="0" w:colLast="0"/>
      <w:bookmarkEnd w:id="25"/>
      <w:commentRangeStart w:id="26"/>
      <w:r>
        <w:t>Shipping</w:t>
      </w:r>
      <w:r w:rsidR="009B1665">
        <w:t>,</w:t>
      </w:r>
      <w:commentRangeEnd w:id="26"/>
      <w:r w:rsidR="000E0809">
        <w:rPr>
          <w:rStyle w:val="CommentReference"/>
          <w:rFonts w:ascii="Arial" w:eastAsia="Arial" w:hAnsi="Arial" w:cs="Arial"/>
          <w:color w:val="000000"/>
          <w:lang w:val="en-US" w:eastAsia="en-US"/>
        </w:rPr>
        <w:commentReference w:id="26"/>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del w:id="27" w:author="Amanda Droghini" w:date="2018-03-21T07:49:00Z">
        <w:r w:rsidR="008C5BFA" w:rsidDel="00AF567E">
          <w:delText>NIS</w:delText>
        </w:r>
        <w:r w:rsidR="00B37649" w:rsidDel="00AF567E">
          <w:delText xml:space="preserve"> originating from more temperate regions</w:delText>
        </w:r>
        <w:r w:rsidR="00C219FB" w:rsidDel="00AF567E">
          <w:delText xml:space="preserve"> </w:delText>
        </w:r>
        <w:r w:rsidR="00B37649" w:rsidDel="00AF567E">
          <w:delText xml:space="preserve">may </w:delText>
        </w:r>
        <w:r w:rsidR="00C219FB" w:rsidDel="00AF567E">
          <w:delText>lack adaptations to cold water temperatures, and their</w:delText>
        </w:r>
        <w:r w:rsidR="00F753FC" w:rsidDel="00AF567E">
          <w:delText xml:space="preserve"> </w:delText>
        </w:r>
        <w:r w:rsidR="00767A1D" w:rsidDel="00AF567E">
          <w:delText xml:space="preserve">optimal thermal ranges </w:delText>
        </w:r>
        <w:r w:rsidR="00B37649" w:rsidDel="00AF567E">
          <w:delText>may be</w:delText>
        </w:r>
        <w:r w:rsidR="00767A1D" w:rsidDel="00AF567E">
          <w:delText xml:space="preserve"> skewed towards temperatures that may be several degrees warmer than the minimum temperature of Arctic systems </w:delText>
        </w:r>
        <w:commentRangeStart w:id="28"/>
        <w:r w:rsidR="00767A1D" w:rsidRPr="00B37649" w:rsidDel="00AF567E">
          <w:rPr>
            <w:highlight w:val="yellow"/>
          </w:rPr>
          <w:fldChar w:fldCharType="begin" w:fldLock="1"/>
        </w:r>
        <w:r w:rsidR="004C4732" w:rsidRPr="00B37649" w:rsidDel="00AF567E">
          <w:rPr>
            <w:highlight w:val="yellow"/>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767A1D" w:rsidRPr="00B37649" w:rsidDel="00AF567E">
          <w:rPr>
            <w:highlight w:val="yellow"/>
          </w:rPr>
          <w:fldChar w:fldCharType="separate"/>
        </w:r>
        <w:r w:rsidR="00767A1D" w:rsidRPr="00B37649" w:rsidDel="00AF567E">
          <w:rPr>
            <w:noProof/>
            <w:highlight w:val="yellow"/>
          </w:rPr>
          <w:delText>(Lord et al. 2015)</w:delText>
        </w:r>
        <w:r w:rsidR="00767A1D" w:rsidRPr="00B37649" w:rsidDel="00AF567E">
          <w:rPr>
            <w:highlight w:val="yellow"/>
          </w:rPr>
          <w:fldChar w:fldCharType="end"/>
        </w:r>
        <w:r w:rsidR="00767A1D" w:rsidRPr="00B37649" w:rsidDel="00AF567E">
          <w:rPr>
            <w:highlight w:val="yellow"/>
          </w:rPr>
          <w:delText>.</w:delText>
        </w:r>
        <w:commentRangeEnd w:id="28"/>
        <w:r w:rsidR="00B37649" w:rsidDel="00AF567E">
          <w:rPr>
            <w:rStyle w:val="CommentReference"/>
            <w:rFonts w:ascii="Arial" w:eastAsia="Arial" w:hAnsi="Arial" w:cs="Arial"/>
            <w:color w:val="000000"/>
            <w:lang w:val="en-US" w:eastAsia="en-US"/>
          </w:rPr>
          <w:commentReference w:id="28"/>
        </w:r>
        <w:r w:rsidR="00767A1D" w:rsidDel="00AF567E">
          <w:delText xml:space="preserve"> </w:delText>
        </w:r>
      </w:del>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29"/>
      <w:commentRangeStart w:id="30"/>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29"/>
      <w:r w:rsidR="00AF591D">
        <w:rPr>
          <w:rStyle w:val="CommentReference"/>
          <w:rFonts w:ascii="Arial" w:eastAsia="Arial" w:hAnsi="Arial" w:cs="Arial"/>
          <w:color w:val="000000"/>
          <w:lang w:val="en-US" w:eastAsia="en-US"/>
        </w:rPr>
        <w:commentReference w:id="29"/>
      </w:r>
      <w:commentRangeEnd w:id="30"/>
      <w:r w:rsidR="003E257A">
        <w:rPr>
          <w:rStyle w:val="CommentReference"/>
          <w:rFonts w:ascii="Arial" w:eastAsia="Arial" w:hAnsi="Arial" w:cs="Arial"/>
          <w:color w:val="000000"/>
          <w:lang w:val="en-US" w:eastAsia="en-US"/>
        </w:rPr>
        <w:commentReference w:id="30"/>
      </w:r>
      <w:r w:rsidR="00A05012">
        <w:t xml:space="preserve">. </w:t>
      </w:r>
      <w:r w:rsidR="00B37649">
        <w:t>Some</w:t>
      </w:r>
      <w:r w:rsidR="0098675B">
        <w:t xml:space="preserve"> organisms</w:t>
      </w:r>
      <w:r w:rsidR="00B37649">
        <w:t xml:space="preserve"> may not have sufficient time to develop, especially consider</w:t>
      </w:r>
      <w:r w:rsidR="00AF567E">
        <w:t>ing</w:t>
      </w:r>
      <w:r w:rsidR="00B37649">
        <w:t xml:space="preserve"> that </w:t>
      </w:r>
      <w:r w:rsidR="0098675B">
        <w:t xml:space="preserve">there is </w:t>
      </w:r>
      <w:r w:rsidR="00B37649">
        <w:t>often a</w:t>
      </w:r>
      <w:r w:rsidR="0098675B">
        <w:t xml:space="preserve"> strong link between temperature and time to development: </w:t>
      </w:r>
      <w:r w:rsidR="003E257A">
        <w:t>in general</w:t>
      </w:r>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1"/>
      <w:r w:rsidR="00B76A2B">
        <w:t xml:space="preserve"> </w:t>
      </w:r>
      <w:commentRangeEnd w:id="31"/>
      <w:r w:rsidR="003D7A91">
        <w:rPr>
          <w:rStyle w:val="CommentReference"/>
        </w:rPr>
        <w:commentReference w:id="31"/>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2"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3" w:author="Amanda Droghini" w:date="2018-03-07T17:43:00Z">
        <w:r w:rsidR="003D7A91" w:rsidDel="00122499">
          <w:delText>Th</w:delText>
        </w:r>
        <w:r w:rsidR="00C90B04" w:rsidDel="00122499">
          <w:delText xml:space="preserve">e breakdown of function at cold temperatures for temperate species, </w:delText>
        </w:r>
      </w:del>
      <w:del w:id="34" w:author="Amanda Droghini" w:date="2018-03-07T16:48:00Z">
        <w:r w:rsidR="00C90B04" w:rsidDel="000200CF">
          <w:delText xml:space="preserve">and the high specialization of native Arctic species, </w:delText>
        </w:r>
      </w:del>
      <w:del w:id="35"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6"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37"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7CA4FDCE" w:rsidR="001564A4" w:rsidRDefault="00A84A54" w:rsidP="001D6B6C">
      <w:pPr>
        <w:spacing w:line="360" w:lineRule="auto"/>
        <w:contextualSpacing/>
      </w:pPr>
      <w:r>
        <w:t>L</w:t>
      </w:r>
      <w:r w:rsidR="00AF567E">
        <w:t xml:space="preserve">ow vessel traffic and cold water temperatures </w:t>
      </w:r>
      <w:r>
        <w:t>have been used to explain why Arctic systems have experienced relatively low rates of invasion. However,</w:t>
      </w:r>
      <w:r w:rsidR="00AF567E">
        <w:t xml:space="preserve"> </w:t>
      </w:r>
      <w:r w:rsidR="00CD3939">
        <w:t>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t xml:space="preserve">Because higher rates of introductions increases the probability of successful invasion, areas with little shipping traffic, like polar regions, are predicted to be less at risk than high-traffic regions. Yet recent studies have shown that </w:t>
      </w:r>
      <w:r w:rsidR="00DD3EDE" w:rsidRPr="00980720">
        <w:t>NIS</w:t>
      </w:r>
      <w:r w:rsidR="00533AAB" w:rsidRPr="00980720">
        <w:t xml:space="preserve"> are already being transported </w:t>
      </w:r>
      <w:r w:rsidR="00F22EC1" w:rsidRPr="00980720">
        <w:t xml:space="preserve">to Arctic ports </w:t>
      </w:r>
      <w:r w:rsidR="00533AAB" w:rsidRPr="00980720">
        <w:t xml:space="preserve">in ballast water and </w:t>
      </w:r>
      <w:r w:rsidR="00F22EC1" w:rsidRPr="00980720">
        <w:t xml:space="preserve">on wetted surfaces (“biofouling”)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 xml:space="preserve">(Chan et al. </w:t>
      </w:r>
      <w:r w:rsidR="00F22EC1" w:rsidRPr="00980720">
        <w:rPr>
          <w:noProof/>
        </w:rPr>
        <w:lastRenderedPageBreak/>
        <w:t>2014, 2016, Ware et al. 2016)</w:t>
      </w:r>
      <w:r w:rsidR="00F22EC1" w:rsidRPr="00980720">
        <w:fldChar w:fldCharType="end"/>
      </w:r>
      <w:r w:rsidR="00533AAB" w:rsidRPr="00980720">
        <w:t xml:space="preserve">. </w:t>
      </w:r>
      <w:r>
        <w:t>While s</w:t>
      </w:r>
      <w:r w:rsidR="00F22EC1" w:rsidRPr="00980720">
        <w:t xml:space="preserve">urvivorship </w:t>
      </w:r>
      <w:r>
        <w:t>may</w:t>
      </w:r>
      <w:r w:rsidR="00F22EC1" w:rsidRPr="00980720">
        <w:t xml:space="preserve"> be low</w:t>
      </w:r>
      <w:r>
        <w:t>er than</w:t>
      </w:r>
      <w:r w:rsidR="00F22EC1" w:rsidRPr="00980720">
        <w:t xml:space="preserve"> </w:t>
      </w:r>
      <w:r>
        <w:t xml:space="preserve">voyages </w:t>
      </w:r>
      <w:r w:rsidR="00F22EC1" w:rsidRPr="00980720">
        <w:t>to temperate</w:t>
      </w:r>
      <w:r>
        <w:t xml:space="preserve"> ports</w:t>
      </w:r>
      <w:r w:rsidR="00F22EC1" w:rsidRPr="00980720">
        <w:t xml:space="preserve"> </w:t>
      </w:r>
      <w:r w:rsidR="00F22EC1" w:rsidRPr="00980720">
        <w:fldChar w:fldCharType="begin" w:fldLock="1"/>
      </w:r>
      <w:r w:rsidR="00860FA2" w:rsidRPr="00980720">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"plainTextFormattedCitation" : "(Chan et al. 2014)", "previouslyFormattedCitation" : "(Chan et al. 2014)" }, "properties" : {  }, "schema" : "https://github.com/citation-style-language/schema/raw/master/csl-citation.json" }</w:instrText>
      </w:r>
      <w:r w:rsidR="00F22EC1" w:rsidRPr="00980720">
        <w:fldChar w:fldCharType="separate"/>
      </w:r>
      <w:r w:rsidR="00F22EC1" w:rsidRPr="00980720">
        <w:rPr>
          <w:noProof/>
        </w:rPr>
        <w:t>(Chan et al. 2014)</w:t>
      </w:r>
      <w:r w:rsidR="00F22EC1" w:rsidRPr="00980720">
        <w:fldChar w:fldCharType="end"/>
      </w:r>
      <w:r>
        <w:t>,</w:t>
      </w:r>
      <w:r w:rsidR="00F22EC1" w:rsidRPr="00980720">
        <w:t xml:space="preserve"> </w:t>
      </w:r>
      <w:r w:rsidR="00533AAB" w:rsidRPr="00980720">
        <w:t>some organisms are surviv</w:t>
      </w:r>
      <w:r w:rsidR="00860FA2" w:rsidRPr="00980720">
        <w:t>ing</w:t>
      </w:r>
      <w:r w:rsidR="00533AAB" w:rsidRPr="00980720">
        <w:t xml:space="preserve"> the voyage</w:t>
      </w:r>
      <w:r>
        <w:t xml:space="preserve"> </w:t>
      </w:r>
      <w:r w:rsidR="00860FA2" w:rsidRPr="00980720">
        <w:fldChar w:fldCharType="begin" w:fldLock="1"/>
      </w:r>
      <w:r w:rsidR="00980720" w:rsidRPr="00980720">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"ITEM-3",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2016, Ware et al. 2016)", "plainTextFormattedCitation" : "(Chan et al. 2015, 2016, Ware et al. 2016)", "previouslyFormattedCitation" : "(Chan et al. 2015, 2016, Ware et al. 2016)" }, "properties" : {  }, "schema" : "https://github.com/citation-style-language/schema/raw/master/csl-citation.json" }</w:instrText>
      </w:r>
      <w:r w:rsidR="00860FA2" w:rsidRPr="00980720">
        <w:fldChar w:fldCharType="separate"/>
      </w:r>
      <w:r w:rsidR="00D040ED" w:rsidRPr="00980720">
        <w:rPr>
          <w:noProof/>
        </w:rPr>
        <w:t>(Chan et al. 2015, 2016, Ware et al. 2016)</w:t>
      </w:r>
      <w:r w:rsidR="00860FA2" w:rsidRPr="00980720">
        <w:fldChar w:fldCharType="end"/>
      </w:r>
      <w:r>
        <w:t>.</w:t>
      </w:r>
      <w:r w:rsidR="00533AAB" w:rsidRPr="00980720">
        <w:t xml:space="preserve"> </w:t>
      </w:r>
      <w:commentRangeStart w:id="38"/>
      <w:r w:rsidR="00F40F50">
        <w:t>F</w:t>
      </w:r>
      <w:r w:rsidR="0043774D">
        <w:t>ew studies have</w:t>
      </w:r>
      <w:r w:rsidR="00F40F50">
        <w:t xml:space="preserve"> </w:t>
      </w:r>
      <w:r w:rsidR="0043774D" w:rsidRPr="00F40F50">
        <w:rPr>
          <w:lang w:val="en-US"/>
        </w:rPr>
        <w:t xml:space="preserve">considered whether </w:t>
      </w:r>
      <w:r w:rsidR="00AF06DF" w:rsidRPr="00F40F50">
        <w:rPr>
          <w:lang w:val="en-US"/>
        </w:rPr>
        <w:t xml:space="preserve">suitable habitat exists for NIS in Arctic regions, were they to be successfully transported here </w:t>
      </w:r>
      <w:r w:rsidR="00AF06DF" w:rsidRPr="00F40F50">
        <w:rPr>
          <w:lang w:val="en-US"/>
        </w:rPr>
        <w:fldChar w:fldCharType="begin" w:fldLock="1"/>
      </w:r>
      <w:r w:rsidR="00740874" w:rsidRPr="00F40F50">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F40F50">
        <w:rPr>
          <w:lang w:val="en-US"/>
        </w:rPr>
        <w:fldChar w:fldCharType="separate"/>
      </w:r>
      <w:r w:rsidR="00740874" w:rsidRPr="00F40F50">
        <w:rPr>
          <w:noProof/>
          <w:lang w:val="en-US"/>
        </w:rPr>
        <w:t>(de Rivera et al. 2011, Ware et al. 2016, Goldsmit et al. 2018)</w:t>
      </w:r>
      <w:r w:rsidR="00AF06DF" w:rsidRPr="00F40F50">
        <w:rPr>
          <w:lang w:val="en-US"/>
        </w:rPr>
        <w:fldChar w:fldCharType="end"/>
      </w:r>
      <w:r w:rsidR="00F40F50">
        <w:rPr>
          <w:lang w:val="en-US"/>
        </w:rPr>
        <w:t>, and only one of these (Ware et al. 2016) have considered potential habitat for reproduction.</w:t>
      </w:r>
      <w:r w:rsidR="0043774D" w:rsidRPr="00F40F50">
        <w:rPr>
          <w:lang w:val="en-US"/>
        </w:rPr>
        <w:t xml:space="preserve"> </w:t>
      </w:r>
      <w:r w:rsidR="00F40F50">
        <w:rPr>
          <w:lang w:val="en-US"/>
        </w:rPr>
        <w:t>Both Ware et al. (2016) and Goldsmit et al. (2018)</w:t>
      </w:r>
      <w:r w:rsidR="00F40F50" w:rsidRPr="00F40F50">
        <w:rPr>
          <w:lang w:val="en-US"/>
        </w:rPr>
        <w:t xml:space="preserve"> </w:t>
      </w:r>
      <w:r w:rsidR="00AF06DF" w:rsidRPr="00F40F50">
        <w:rPr>
          <w:lang w:val="en-US"/>
        </w:rPr>
        <w:t xml:space="preserve">concluded that Arctic regions </w:t>
      </w:r>
      <w:r w:rsidR="00F40F50">
        <w:rPr>
          <w:lang w:val="en-US"/>
        </w:rPr>
        <w:t>we</w:t>
      </w:r>
      <w:r w:rsidR="00AF06DF" w:rsidRPr="00F40F50">
        <w:rPr>
          <w:lang w:val="en-US"/>
        </w:rPr>
        <w:t xml:space="preserve">re </w:t>
      </w:r>
      <w:r w:rsidR="00F40F50" w:rsidRPr="00F40F50">
        <w:rPr>
          <w:lang w:val="en-US"/>
        </w:rPr>
        <w:t>un</w:t>
      </w:r>
      <w:r w:rsidR="00AF06DF" w:rsidRPr="00F40F50">
        <w:rPr>
          <w:lang w:val="en-US"/>
        </w:rPr>
        <w:t xml:space="preserve">suitable for </w:t>
      </w:r>
      <w:r w:rsidR="00F40F50">
        <w:rPr>
          <w:lang w:val="en-US"/>
        </w:rPr>
        <w:t xml:space="preserve">most of the </w:t>
      </w:r>
      <w:r w:rsidR="00F40F50" w:rsidRPr="00F40F50">
        <w:rPr>
          <w:lang w:val="en-US"/>
        </w:rPr>
        <w:t>NIS</w:t>
      </w:r>
      <w:r w:rsidR="00F40F50">
        <w:rPr>
          <w:lang w:val="en-US"/>
        </w:rPr>
        <w:t xml:space="preserve"> they considered. In contrast, </w:t>
      </w:r>
      <w:r w:rsidR="00F40F50" w:rsidRPr="00F40F50">
        <w:rPr>
          <w:lang w:val="en-US"/>
        </w:rPr>
        <w:t>de Rivera</w:t>
      </w:r>
      <w:r w:rsidR="00F40F50">
        <w:t xml:space="preserve"> et al. (2011) </w:t>
      </w:r>
      <w:r w:rsidR="00F40F50">
        <w:t>found that habitat suitability for coastal Alaska extended above 65°N for three of four NIS</w:t>
      </w:r>
      <w:r w:rsidR="00740874">
        <w:t xml:space="preserve">. </w:t>
      </w:r>
      <w:r w:rsidR="00F40F50" w:rsidRPr="00F40F50">
        <w:rPr>
          <w:lang w:val="en-US"/>
        </w:rPr>
        <w:t>It is difficult to compare these studies because</w:t>
      </w:r>
      <w:r w:rsidR="00F40F50">
        <w:rPr>
          <w:lang w:val="en-US"/>
        </w:rPr>
        <w:t xml:space="preserve"> they vary on the taxa that were considered, the study area, and the modeling method that was used. </w:t>
      </w:r>
      <w:r w:rsidR="00F40F50">
        <w:rPr>
          <w:lang w:val="en-US"/>
        </w:rPr>
        <w:t xml:space="preserve">In addition, the small number of taxa considered n these </w:t>
      </w:r>
      <w:r w:rsidR="00740874">
        <w:t>studies (from 4 to 8</w:t>
      </w:r>
      <w:r w:rsidR="00F40F50">
        <w:t xml:space="preserve"> species</w:t>
      </w:r>
      <w:r w:rsidR="00740874">
        <w:t>)</w:t>
      </w:r>
      <w:r w:rsidR="00F40F50">
        <w:t xml:space="preserve"> </w:t>
      </w:r>
      <w:r w:rsidR="00740874">
        <w:t xml:space="preserve">makes it difficult to </w:t>
      </w:r>
      <w:r w:rsidR="00F40F50">
        <w:t xml:space="preserve">determine whether these findings </w:t>
      </w:r>
      <w:r w:rsidR="00664006">
        <w:t xml:space="preserve">are applicable </w:t>
      </w:r>
      <w:r w:rsidR="00F40F50">
        <w:t>across</w:t>
      </w:r>
      <w:r w:rsidR="00740874">
        <w:t xml:space="preserve"> the entire suite of NIS that are being transported to Arctic regions. </w:t>
      </w:r>
      <w:r w:rsidR="00F40F50">
        <w:t xml:space="preserve">Thus, there remains a need to </w:t>
      </w:r>
      <w:r w:rsidR="00664006">
        <w:t>investigate potential habitat …</w:t>
      </w:r>
      <w:r w:rsidR="00F40F50">
        <w:t xml:space="preserve"> </w:t>
      </w:r>
      <w:r w:rsidR="00A42D8B">
        <w:t xml:space="preserve">Without prior knowledge of which organisms are being transported on ships, focusing on a suite of species </w:t>
      </w:r>
      <w:r w:rsidR="003F76B3">
        <w:t xml:space="preserve">– with consideration of both survival and reproductive suitability - </w:t>
      </w:r>
      <w:r w:rsidR="00A42D8B">
        <w:t>would provide greater insight for risk assessments, as well as extend the generality of the findings.</w:t>
      </w:r>
      <w:commentRangeEnd w:id="38"/>
      <w:r w:rsidR="00664006">
        <w:rPr>
          <w:rStyle w:val="CommentReference"/>
          <w:rFonts w:ascii="Arial" w:eastAsia="Arial" w:hAnsi="Arial" w:cs="Arial"/>
          <w:color w:val="000000"/>
          <w:lang w:val="en-US" w:eastAsia="en-US"/>
        </w:rPr>
        <w:commentReference w:id="38"/>
      </w:r>
    </w:p>
    <w:p w14:paraId="4F607CA3" w14:textId="77777777" w:rsidR="001564A4" w:rsidRDefault="001564A4" w:rsidP="001D6B6C">
      <w:pPr>
        <w:spacing w:line="360" w:lineRule="auto"/>
        <w:contextualSpacing/>
      </w:pPr>
    </w:p>
    <w:p w14:paraId="1044DCC9" w14:textId="49601B5F"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39" w:author="Amanda Droghini" w:date="2018-03-16T09:52:00Z">
        <w:r w:rsidR="003F4971">
          <w:t xml:space="preserve"> </w:t>
        </w:r>
        <w:commentRangeStart w:id="40"/>
        <w:commentRangeStart w:id="41"/>
        <w:r w:rsidR="003F4971">
          <w:t>elsewhere</w:t>
        </w:r>
        <w:commentRangeEnd w:id="40"/>
        <w:r w:rsidR="003F4971">
          <w:rPr>
            <w:rStyle w:val="CommentReference"/>
            <w:rFonts w:ascii="Arial" w:eastAsia="Arial" w:hAnsi="Arial" w:cs="Arial"/>
            <w:color w:val="000000"/>
            <w:lang w:val="en-US" w:eastAsia="en-US"/>
          </w:rPr>
          <w:commentReference w:id="40"/>
        </w:r>
      </w:ins>
      <w:commentRangeEnd w:id="41"/>
      <w:r w:rsidR="0064363B">
        <w:rPr>
          <w:rStyle w:val="CommentReference"/>
          <w:rFonts w:ascii="Arial" w:eastAsia="Arial" w:hAnsi="Arial" w:cs="Arial"/>
          <w:color w:val="000000"/>
          <w:lang w:val="en-US" w:eastAsia="en-US"/>
        </w:rPr>
        <w:commentReference w:id="41"/>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664006">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xml:space="preserve">. </w:t>
      </w:r>
      <w:bookmarkStart w:id="42" w:name="_GoBack"/>
      <w:bookmarkEnd w:id="42"/>
      <w:r w:rsidR="006244EA">
        <w:t>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43"/>
      </w:r>
      <w:r w:rsidR="00DD1D1C">
        <w:rPr>
          <w:rStyle w:val="CommentReference"/>
          <w:rFonts w:ascii="Arial" w:eastAsia="Arial" w:hAnsi="Arial" w:cs="Arial"/>
          <w:color w:val="000000"/>
          <w:lang w:val="en-US" w:eastAsia="en-US"/>
        </w:rPr>
        <w:commentReference w:id="44"/>
      </w:r>
      <w:r w:rsidR="006244EA">
        <w:t xml:space="preserve">, </w:t>
      </w:r>
      <w:r w:rsidR="006244EA">
        <w:lastRenderedPageBreak/>
        <w:t xml:space="preserve">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45" w:author="Amanda Droghini" w:date="2018-02-14T07:41:00Z"/>
        </w:rPr>
      </w:pPr>
      <w:bookmarkStart w:id="46" w:name="_m7oo5zak2jfc" w:colFirst="0" w:colLast="0"/>
      <w:bookmarkStart w:id="47" w:name="_rq0l47zex3zr" w:colFirst="0" w:colLast="0"/>
      <w:bookmarkEnd w:id="46"/>
      <w:bookmarkEnd w:id="47"/>
    </w:p>
    <w:p w14:paraId="5ECBACE1" w14:textId="1AED0734" w:rsidR="00723773" w:rsidDel="00D655FC" w:rsidRDefault="00874591" w:rsidP="00D655FC">
      <w:pPr>
        <w:spacing w:before="200" w:line="360" w:lineRule="auto"/>
        <w:contextualSpacing/>
        <w:rPr>
          <w:del w:id="48" w:author="Amanda Droghini" w:date="2018-02-14T07:41:00Z"/>
          <w:highlight w:val="white"/>
        </w:rPr>
      </w:pPr>
      <w:del w:id="49"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50" w:name="_8ktb2c9fr4av" w:colFirst="0" w:colLast="0"/>
      <w:bookmarkEnd w:id="50"/>
    </w:p>
    <w:p w14:paraId="62CE6144" w14:textId="4BB022B9" w:rsidR="004403F9" w:rsidRDefault="00463580" w:rsidP="004403F9">
      <w:pPr>
        <w:spacing w:before="200" w:line="360" w:lineRule="auto"/>
        <w:contextualSpacing/>
      </w:pPr>
      <w:r>
        <w:t xml:space="preserve">In this paper, </w:t>
      </w:r>
      <w:del w:id="51"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52" w:author="Amanda Droghini" w:date="2018-02-21T16:41:00Z">
        <w:r w:rsidR="00F24EA9" w:rsidDel="00F24EA9">
          <w:delText xml:space="preserve">We and </w:delText>
        </w:r>
        <w:r w:rsidR="00874591" w:rsidRPr="00CA4945" w:rsidDel="00F24EA9">
          <w:delText xml:space="preserve"> </w:delText>
        </w:r>
        <w:commentRangeStart w:id="53"/>
        <w:r w:rsidR="00433E19" w:rsidRPr="00433E19" w:rsidDel="00F24EA9">
          <w:rPr>
            <w:color w:val="FF0000"/>
          </w:rPr>
          <w:delText xml:space="preserve">species-specific </w:delText>
        </w:r>
        <w:commentRangeEnd w:id="53"/>
        <w:r w:rsidR="00D9788D" w:rsidDel="00F24EA9">
          <w:rPr>
            <w:rStyle w:val="CommentReference"/>
          </w:rPr>
          <w:commentReference w:id="53"/>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54" w:author="Amanda Droghini" w:date="2018-03-17T18:34:00Z">
        <w:r w:rsidR="008A5823" w:rsidDel="006466BF">
          <w:delText>habitat requirements</w:delText>
        </w:r>
      </w:del>
      <w:ins w:id="55"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56"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57"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58"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59" w:name="_8bc9cfv03n6p" w:colFirst="0" w:colLast="0"/>
      <w:bookmarkEnd w:id="59"/>
      <w:r w:rsidRPr="00BB5655">
        <w:t>Methods</w:t>
      </w:r>
    </w:p>
    <w:p w14:paraId="36636D33" w14:textId="77777777" w:rsidR="00723773" w:rsidRPr="00BB5655" w:rsidRDefault="00874591" w:rsidP="00BB5655">
      <w:pPr>
        <w:pStyle w:val="Heading2"/>
      </w:pPr>
      <w:bookmarkStart w:id="60" w:name="_kncwpiu8qj9q" w:colFirst="0" w:colLast="0"/>
      <w:bookmarkEnd w:id="60"/>
      <w:r w:rsidRPr="00BB5655">
        <w:t>Study area</w:t>
      </w:r>
    </w:p>
    <w:p w14:paraId="5ECF60A5" w14:textId="166ACEB9" w:rsidR="00274537" w:rsidRPr="00CA4945" w:rsidRDefault="00874591" w:rsidP="00CA4945">
      <w:pPr>
        <w:spacing w:before="200" w:line="360" w:lineRule="auto"/>
        <w:contextualSpacing/>
      </w:pPr>
      <w:bookmarkStart w:id="61" w:name="_a71bbqx0je6i" w:colFirst="0" w:colLast="0"/>
      <w:bookmarkEnd w:id="61"/>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274537" w:rsidRPr="00CA4945">
        <w:lastRenderedPageBreak/>
        <w:t xml:space="preserve">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62" w:name="_hngxq6xkmksq" w:colFirst="0" w:colLast="0"/>
      <w:bookmarkStart w:id="63" w:name="_7quuthb2m275" w:colFirst="0" w:colLast="0"/>
      <w:bookmarkEnd w:id="62"/>
      <w:bookmarkEnd w:id="63"/>
      <w:r>
        <w:t xml:space="preserve">Defining </w:t>
      </w:r>
      <w:r w:rsidR="004D0EA5">
        <w:t xml:space="preserve">taxa-specific </w:t>
      </w:r>
      <w:r>
        <w:t>tolerances</w:t>
      </w:r>
    </w:p>
    <w:p w14:paraId="7A4308D9" w14:textId="7A5729E3" w:rsidR="00411758" w:rsidRPr="00CA4945" w:rsidRDefault="000011D7" w:rsidP="00CA4945">
      <w:pPr>
        <w:spacing w:line="360" w:lineRule="auto"/>
        <w:contextualSpacing/>
      </w:pPr>
      <w:commentRangeStart w:id="64"/>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64"/>
      <w:r w:rsidR="004D0EA5">
        <w:rPr>
          <w:rStyle w:val="CommentReference"/>
        </w:rPr>
        <w:commentReference w:id="64"/>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the National Exotic Marine and Estuarine Species Information System (NEMESIS; Fofonoff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5F155E">
        <w:t xml:space="preserve"> restricted to euhaline or eury</w:t>
      </w:r>
      <w:r w:rsidR="00411758" w:rsidRPr="00CA4945">
        <w:t xml:space="preserve">haline species </w:t>
      </w:r>
      <w:r w:rsidR="005F155E">
        <w:t>with a minimum survival salinity tolerance ≥</w:t>
      </w:r>
      <w:r w:rsidR="00411758" w:rsidRPr="00CA4945">
        <w:t>30 parts per trillion (ppt). The most common taxonomic groups were Crustacea (N=15), Mollusca (N=11), and Tunicata (N=8). Included in this list were two anadromous fish (</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xml:space="preserve">. </w:t>
      </w:r>
      <w:r w:rsidRPr="00CA4945">
        <w:lastRenderedPageBreak/>
        <w:t>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65" w:name="_65lsst1yvtve" w:colFirst="0" w:colLast="0"/>
      <w:bookmarkEnd w:id="65"/>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w:t>
      </w:r>
      <w:r w:rsidRPr="00CA4945">
        <w:lastRenderedPageBreak/>
        <w:t xml:space="preserve">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66"/>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66"/>
      <w:r w:rsidR="001D23FF">
        <w:rPr>
          <w:rStyle w:val="CommentReference"/>
          <w:rFonts w:ascii="Arial" w:eastAsia="Arial" w:hAnsi="Arial" w:cs="Arial"/>
          <w:color w:val="000000"/>
          <w:lang w:val="en-US" w:eastAsia="en-US"/>
        </w:rPr>
        <w:commentReference w:id="66"/>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67"/>
      <w:r w:rsidRPr="00CA4945">
        <w:rPr>
          <w:rFonts w:eastAsia="Calibri"/>
          <w:highlight w:val="cyan"/>
        </w:rPr>
        <w:t>future</w:t>
      </w:r>
      <w:commentRangeEnd w:id="67"/>
      <w:r w:rsidR="00C167D4" w:rsidRPr="00CA4945">
        <w:rPr>
          <w:rStyle w:val="CommentReference"/>
          <w:sz w:val="24"/>
          <w:szCs w:val="24"/>
        </w:rPr>
        <w:commentReference w:id="67"/>
      </w:r>
      <w:r w:rsidRPr="00CA4945">
        <w:rPr>
          <w:rFonts w:eastAsia="Calibri"/>
        </w:rPr>
        <w:t xml:space="preserve"> (2030-2039)</w:t>
      </w:r>
      <w:bookmarkStart w:id="68" w:name="_4v4jhbwuqx9t" w:colFirst="0" w:colLast="0"/>
      <w:bookmarkEnd w:id="68"/>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69" w:name="_go101y7lehct" w:colFirst="0" w:colLast="0"/>
      <w:bookmarkEnd w:id="69"/>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0"/>
      <w:r w:rsidRPr="00CA4945">
        <w:rPr>
          <w:rFonts w:ascii="Times New Roman" w:hAnsi="Times New Roman" w:cs="Times New Roman"/>
          <w:sz w:val="24"/>
          <w:szCs w:val="24"/>
        </w:rPr>
        <w:t xml:space="preserve">1) year-round survival, 2) weekly survival, and 3) weekly reproduction. </w:t>
      </w:r>
      <w:commentRangeEnd w:id="70"/>
      <w:r w:rsidR="004D0EA5">
        <w:rPr>
          <w:rStyle w:val="CommentReference"/>
        </w:rPr>
        <w:commentReference w:id="70"/>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71" w:name="_tsqvpqt531zu" w:colFirst="0" w:colLast="0"/>
      <w:bookmarkEnd w:id="71"/>
      <w:r w:rsidRPr="00CA4945">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72"/>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72"/>
      <w:r w:rsidR="002440E1" w:rsidRPr="00CA4945">
        <w:rPr>
          <w:rStyle w:val="CommentReference"/>
          <w:sz w:val="24"/>
          <w:szCs w:val="24"/>
        </w:rPr>
        <w:commentReference w:id="72"/>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w:t>
      </w:r>
      <w:r w:rsidRPr="00CA4945">
        <w:lastRenderedPageBreak/>
        <w:t xml:space="preserve">survival remains the same across both study periods. Lastly, we calculated the percent increase in suitable area by dividing the sum of pixels with positive change by the total number of pixels in our study area, and multiplying by 100. </w:t>
      </w:r>
      <w:commentRangeStart w:id="73"/>
      <w:r w:rsidRPr="00CA4945">
        <w:t xml:space="preserve">Percent decrease </w:t>
      </w:r>
      <w:commentRangeEnd w:id="73"/>
      <w:r w:rsidR="002440E1" w:rsidRPr="00CA4945">
        <w:rPr>
          <w:rStyle w:val="CommentReference"/>
          <w:sz w:val="24"/>
          <w:szCs w:val="24"/>
        </w:rPr>
        <w:commentReference w:id="73"/>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74" w:name="_rop02eo1ktca" w:colFirst="0" w:colLast="0"/>
      <w:bookmarkEnd w:id="74"/>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75" w:name="_3wi5gvsme5f5" w:colFirst="0" w:colLast="0"/>
      <w:bookmarkEnd w:id="75"/>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lastRenderedPageBreak/>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76" w:name="_5gdnwtfpo87" w:colFirst="0" w:colLast="0"/>
      <w:bookmarkEnd w:id="76"/>
      <w:r w:rsidRPr="00CA4945">
        <w:lastRenderedPageBreak/>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77"/>
      <w:ins w:id="78" w:author="Amanda Droghini" w:date="2018-02-08T21:44:00Z">
        <w:r w:rsidR="00AC39F9">
          <w:t>1/3 of the taxa we considered had minimum temperature toleranc</w:t>
        </w:r>
      </w:ins>
      <w:ins w:id="79" w:author="Amanda Droghini" w:date="2018-02-08T21:45:00Z">
        <w:r w:rsidR="00AC39F9">
          <w:t>es</w:t>
        </w:r>
      </w:ins>
      <w:ins w:id="80" w:author="Amanda Droghini" w:date="2018-02-08T21:44:00Z">
        <w:r w:rsidR="00AC39F9">
          <w:t xml:space="preserve"> </w:t>
        </w:r>
      </w:ins>
      <w:ins w:id="81" w:author="Amanda Droghini" w:date="2018-02-08T21:45:00Z">
        <w:r w:rsidR="00AC39F9">
          <w:t xml:space="preserve">of 0C </w:t>
        </w:r>
        <w:commentRangeEnd w:id="77"/>
        <w:r w:rsidR="00AC39F9">
          <w:rPr>
            <w:rStyle w:val="CommentReference"/>
          </w:rPr>
          <w:commentReference w:id="77"/>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82"/>
      <w:r>
        <w:rPr>
          <w:rFonts w:eastAsia="Calibri"/>
        </w:rPr>
        <w:t>Species with max salinity tolerances &lt;=30ppt have little survival habitat.</w:t>
      </w:r>
      <w:commentRangeEnd w:id="82"/>
      <w:r>
        <w:rPr>
          <w:rStyle w:val="CommentReference"/>
          <w:rFonts w:ascii="Arial" w:eastAsia="Arial" w:hAnsi="Arial" w:cs="Arial"/>
          <w:color w:val="000000"/>
          <w:lang w:val="en-US" w:eastAsia="en-US"/>
        </w:rPr>
        <w:commentReference w:id="82"/>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83"/>
      <w:r w:rsidRPr="00CA4945">
        <w:rPr>
          <w:rFonts w:eastAsia="Calibri"/>
        </w:rPr>
        <w:t xml:space="preserve">(Figure </w:t>
      </w:r>
      <w:r w:rsidR="00FE742F">
        <w:rPr>
          <w:rFonts w:eastAsia="Calibri"/>
        </w:rPr>
        <w:t>3</w:t>
      </w:r>
      <w:r w:rsidRPr="00CA4945">
        <w:rPr>
          <w:rFonts w:eastAsia="Calibri"/>
        </w:rPr>
        <w:t>)</w:t>
      </w:r>
      <w:commentRangeEnd w:id="83"/>
      <w:r w:rsidR="00FE742F">
        <w:rPr>
          <w:rStyle w:val="CommentReference"/>
          <w:rFonts w:ascii="Arial" w:eastAsia="Arial" w:hAnsi="Arial" w:cs="Arial"/>
          <w:color w:val="000000"/>
          <w:lang w:val="en-US" w:eastAsia="en-US"/>
        </w:rPr>
        <w:commentReference w:id="83"/>
      </w:r>
      <w:r w:rsidRPr="00CA4945">
        <w:rPr>
          <w:rFonts w:eastAsia="Calibri"/>
        </w:rPr>
        <w:t xml:space="preserve">. By 2039, </w:t>
      </w:r>
      <w:commentRangeStart w:id="84"/>
      <w:r w:rsidR="00FE742F">
        <w:rPr>
          <w:rFonts w:eastAsia="Calibri"/>
        </w:rPr>
        <w:t>76.6%</w:t>
      </w:r>
      <w:commentRangeEnd w:id="84"/>
      <w:r w:rsidR="00FE742F">
        <w:rPr>
          <w:rStyle w:val="CommentReference"/>
          <w:rFonts w:ascii="Arial" w:eastAsia="Arial" w:hAnsi="Arial" w:cs="Arial"/>
          <w:color w:val="000000"/>
          <w:lang w:val="en-US" w:eastAsia="en-US"/>
        </w:rPr>
        <w:commentReference w:id="84"/>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85"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86"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87" w:author="Amanda Droghini" w:date="2018-02-17T08:51:00Z"/>
        </w:rPr>
        <w:pPrChange w:id="88" w:author="Amanda Droghini" w:date="2018-02-17T08:51:00Z">
          <w:pPr>
            <w:spacing w:before="200" w:line="360" w:lineRule="auto"/>
            <w:contextualSpacing/>
          </w:pPr>
        </w:pPrChange>
      </w:pPr>
      <w:del w:id="89"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90"/>
      <w:r w:rsidRPr="00CA4945">
        <w:t>Figure 4</w:t>
      </w:r>
      <w:commentRangeEnd w:id="90"/>
      <w:r w:rsidRPr="00CA4945">
        <w:commentReference w:id="90"/>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91"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92" w:author="Amanda Droghini" w:date="2018-02-04T09:17:00Z"/>
        </w:rPr>
      </w:pPr>
      <w:commentRangeStart w:id="93"/>
      <w:del w:id="94"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93"/>
    <w:p w14:paraId="64C2349D" w14:textId="5D951227" w:rsidR="001B0CB7" w:rsidRPr="004E6C5F" w:rsidRDefault="000436EB" w:rsidP="004E6C5F">
      <w:pPr>
        <w:spacing w:line="360" w:lineRule="auto"/>
        <w:contextualSpacing/>
        <w:rPr>
          <w:lang w:val="en-US"/>
        </w:rPr>
      </w:pPr>
      <w:r>
        <w:rPr>
          <w:rStyle w:val="CommentReference"/>
        </w:rPr>
        <w:commentReference w:id="93"/>
      </w:r>
      <w:r w:rsidR="00AF4943" w:rsidRPr="00CA4945">
        <w:t>Suitable habitat for reproduction was identified for 20 to 24 species (</w:t>
      </w:r>
      <w:commentRangeStart w:id="95"/>
      <w:r w:rsidR="00AF4943" w:rsidRPr="00CA4945">
        <w:t>out of 29</w:t>
      </w:r>
      <w:commentRangeEnd w:id="95"/>
      <w:r w:rsidR="000B2DA9">
        <w:rPr>
          <w:rStyle w:val="CommentReference"/>
          <w:rFonts w:ascii="Arial" w:eastAsia="Arial" w:hAnsi="Arial" w:cs="Arial"/>
          <w:color w:val="000000"/>
          <w:lang w:val="en-US" w:eastAsia="en-US"/>
        </w:rPr>
        <w:commentReference w:id="95"/>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96"/>
      <w:r w:rsidR="004E6C5F" w:rsidRPr="004E6C5F">
        <w:rPr>
          <w:highlight w:val="yellow"/>
        </w:rPr>
        <w:t>Species that require temperatures</w:t>
      </w:r>
      <w:commentRangeEnd w:id="96"/>
      <w:r w:rsidR="004E6C5F" w:rsidRPr="004E6C5F">
        <w:rPr>
          <w:rStyle w:val="CommentReference"/>
          <w:rFonts w:ascii="Arial" w:eastAsia="Arial" w:hAnsi="Arial" w:cs="Arial"/>
          <w:color w:val="000000"/>
          <w:highlight w:val="yellow"/>
          <w:lang w:val="en-US" w:eastAsia="en-US"/>
        </w:rPr>
        <w:commentReference w:id="96"/>
      </w:r>
      <w:r w:rsidR="004E6C5F" w:rsidRPr="004E6C5F">
        <w:rPr>
          <w:highlight w:val="yellow"/>
        </w:rPr>
        <w:t xml:space="preserve"> </w:t>
      </w:r>
      <w:r w:rsidR="004E6C5F" w:rsidRPr="004E6C5F">
        <w:rPr>
          <w:highlight w:val="yellow"/>
          <w:lang w:val="en-US"/>
        </w:rPr>
        <w:t>&gt;= 15</w:t>
      </w:r>
      <w:r w:rsidR="004E6C5F" w:rsidRPr="004E6C5F">
        <w:rPr>
          <w:highlight w:val="yellow"/>
        </w:rPr>
        <w:t>°C</w:t>
      </w:r>
      <w:del w:id="97" w:author="Amanda Droghini" w:date="2018-03-16T10:29:00Z">
        <w:r w:rsidR="004E6C5F" w:rsidRPr="004E6C5F" w:rsidDel="00E52D10">
          <w:rPr>
            <w:highlight w:val="yellow"/>
          </w:rPr>
          <w:delText xml:space="preserve"> </w:delText>
        </w:r>
      </w:del>
      <w:ins w:id="98" w:author="Amanda Droghini" w:date="2018-03-16T10:29:00Z">
        <w:r w:rsidR="00E52D10">
          <w:rPr>
            <w:highlight w:val="yellow"/>
          </w:rPr>
          <w:t xml:space="preserve">, were not found to have </w:t>
        </w:r>
      </w:ins>
      <w:ins w:id="99" w:author="Amanda Droghini" w:date="2018-03-16T10:31:00Z">
        <w:r w:rsidR="009C74B1">
          <w:rPr>
            <w:highlight w:val="yellow"/>
          </w:rPr>
          <w:t xml:space="preserve">suitable </w:t>
        </w:r>
      </w:ins>
      <w:ins w:id="100" w:author="Amanda Droghini" w:date="2018-03-16T10:29:00Z">
        <w:r w:rsidR="00E52D10">
          <w:rPr>
            <w:highlight w:val="yellow"/>
          </w:rPr>
          <w:t>reproductive conditions</w:t>
        </w:r>
      </w:ins>
      <w:del w:id="101"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02" w:author="Amanda Droghini" w:date="2018-03-16T10:31:00Z">
        <w:r w:rsidR="009C74B1">
          <w:rPr>
            <w:highlight w:val="yellow"/>
          </w:rPr>
          <w:t xml:space="preserve">NIS that only required </w:t>
        </w:r>
      </w:ins>
      <w:del w:id="103" w:author="Amanda Droghini" w:date="2018-03-16T10:31:00Z">
        <w:r w:rsidR="004E6C5F" w:rsidRPr="004E6C5F" w:rsidDel="009C74B1">
          <w:rPr>
            <w:highlight w:val="yellow"/>
          </w:rPr>
          <w:delText>Species =</w:delText>
        </w:r>
      </w:del>
      <w:r w:rsidR="004E6C5F" w:rsidRPr="004E6C5F">
        <w:rPr>
          <w:highlight w:val="yellow"/>
        </w:rPr>
        <w:t xml:space="preserve"> 12C</w:t>
      </w:r>
      <w:ins w:id="104"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05" w:author="Amanda Droghini" w:date="2018-03-16T10:31:00Z">
        <w:r w:rsidR="009C74B1">
          <w:rPr>
            <w:highlight w:val="yellow"/>
          </w:rPr>
          <w:t xml:space="preserve"> of reprodutction within the study area.  </w:t>
        </w:r>
      </w:ins>
      <w:ins w:id="106" w:author="Amanda Droghini" w:date="2018-03-16T10:32:00Z">
        <w:r w:rsidR="009C74B1">
          <w:rPr>
            <w:highlight w:val="yellow"/>
          </w:rPr>
          <w:t xml:space="preserve">While NIS that required only </w:t>
        </w:r>
      </w:ins>
      <w:del w:id="107" w:author="Amanda Droghini" w:date="2018-03-16T10:32:00Z">
        <w:r w:rsidR="004E6C5F" w:rsidRPr="004E6C5F" w:rsidDel="009C74B1">
          <w:rPr>
            <w:highlight w:val="yellow"/>
          </w:rPr>
          <w:delText>, while species =</w:delText>
        </w:r>
      </w:del>
      <w:r w:rsidR="004E6C5F" w:rsidRPr="004E6C5F">
        <w:rPr>
          <w:highlight w:val="yellow"/>
        </w:rPr>
        <w:t xml:space="preserve">10C </w:t>
      </w:r>
      <w:ins w:id="108"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09"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 xml:space="preserve">wo species </w:t>
      </w:r>
      <w:r w:rsidR="0034065B" w:rsidRPr="00CA4945">
        <w:lastRenderedPageBreak/>
        <w:t>(</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10"/>
      <w:r w:rsidR="0034065B" w:rsidRPr="00CA4945">
        <w:t>several species had less than one week of suitable habitat</w:t>
      </w:r>
      <w:commentRangeEnd w:id="110"/>
      <w:r w:rsidR="0034065B">
        <w:rPr>
          <w:rStyle w:val="CommentReference"/>
        </w:rPr>
        <w:commentReference w:id="110"/>
      </w:r>
      <w:r w:rsidR="0034065B" w:rsidRPr="00CA4945">
        <w:t xml:space="preserve">, and </w:t>
      </w:r>
      <w:commentRangeStart w:id="111"/>
      <w:r w:rsidR="0034065B" w:rsidRPr="00CA4945">
        <w:t xml:space="preserve">an average of </w:t>
      </w:r>
      <w:commentRangeEnd w:id="111"/>
      <w:r w:rsidR="0034065B">
        <w:rPr>
          <w:rStyle w:val="CommentReference"/>
        </w:rPr>
        <w:commentReference w:id="111"/>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12" w:author="Amanda Droghini" w:date="2018-03-16T10:33:00Z">
        <w:r w:rsidR="009C74B1">
          <w:t xml:space="preserve">were primarily limited by salt conditions, </w:t>
        </w:r>
      </w:ins>
      <w:r w:rsidR="0034065B" w:rsidRPr="00CA4945">
        <w:t>requir</w:t>
      </w:r>
      <w:ins w:id="113" w:author="Amanda Droghini" w:date="2018-03-16T10:33:00Z">
        <w:r w:rsidR="009C74B1">
          <w:t>ing</w:t>
        </w:r>
      </w:ins>
      <w:del w:id="114"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15"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16"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17"/>
      <w:r w:rsidR="0034065B" w:rsidRPr="00CA4945">
        <w:rPr>
          <w:rFonts w:eastAsia="Calibri"/>
          <w:highlight w:val="white"/>
        </w:rPr>
        <w:t>Alaska</w:t>
      </w:r>
      <w:commentRangeEnd w:id="117"/>
      <w:r w:rsidR="0034065B" w:rsidRPr="00CA4945">
        <w:commentReference w:id="117"/>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18"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19"/>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19"/>
      <w:r w:rsidR="00E05BC2">
        <w:rPr>
          <w:rStyle w:val="CommentReference"/>
        </w:rPr>
        <w:commentReference w:id="119"/>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20"/>
      <w:r w:rsidR="0034065B" w:rsidRPr="00CA4945">
        <w:rPr>
          <w:rFonts w:eastAsia="Calibri"/>
          <w:highlight w:val="white"/>
        </w:rPr>
        <w:t>Figure 6</w:t>
      </w:r>
      <w:commentRangeEnd w:id="120"/>
      <w:r w:rsidR="0034065B" w:rsidRPr="00CA4945">
        <w:commentReference w:id="120"/>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121"/>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21"/>
      <w:r w:rsidRPr="00CA4945">
        <w:commentReference w:id="121"/>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22"/>
      <w:r w:rsidRPr="00CA4945">
        <w:rPr>
          <w:rFonts w:eastAsia="Calibri"/>
          <w:highlight w:val="white"/>
        </w:rPr>
        <w:t>Figure 5a</w:t>
      </w:r>
      <w:commentRangeEnd w:id="122"/>
      <w:r w:rsidRPr="00CA4945">
        <w:commentReference w:id="122"/>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w:t>
      </w:r>
      <w:r w:rsidRPr="00CA4945">
        <w:rPr>
          <w:rFonts w:eastAsia="Calibri"/>
          <w:highlight w:val="white"/>
        </w:rPr>
        <w:lastRenderedPageBreak/>
        <w:t>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23" w:name="_wsrma7mknuak" w:colFirst="0" w:colLast="0"/>
      <w:bookmarkEnd w:id="123"/>
      <w:r w:rsidRPr="00CA4945">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24"/>
      <w:r w:rsidR="004D442F">
        <w:t>[..]</w:t>
      </w:r>
      <w:commentRangeEnd w:id="124"/>
      <w:r w:rsidR="004D442F">
        <w:rPr>
          <w:rStyle w:val="CommentReference"/>
          <w:rFonts w:ascii="Arial" w:eastAsia="Arial" w:hAnsi="Arial" w:cs="Arial"/>
          <w:color w:val="000000"/>
          <w:lang w:val="en-US" w:eastAsia="en-US"/>
        </w:rPr>
        <w:commentReference w:id="124"/>
      </w:r>
    </w:p>
    <w:p w14:paraId="4F965CF2" w14:textId="5697EAA5" w:rsidR="00E85FCC" w:rsidRDefault="00E31E78" w:rsidP="00D10BCD">
      <w:pPr>
        <w:spacing w:line="360" w:lineRule="auto"/>
        <w:contextualSpacing/>
        <w:rPr>
          <w:color w:val="FF0000"/>
        </w:rPr>
      </w:pPr>
      <w:r>
        <w:rPr>
          <w:color w:val="000000" w:themeColor="text1"/>
        </w:rPr>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77777777" w:rsidR="007909FD" w:rsidRDefault="00B75A0A" w:rsidP="00EC58C3">
      <w:pPr>
        <w:spacing w:line="360" w:lineRule="auto"/>
        <w:contextualSpacing/>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w:t>
      </w:r>
      <w:r w:rsidRPr="00CA4945">
        <w:lastRenderedPageBreak/>
        <w:t xml:space="preserve">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25"/>
      <w:r w:rsidRPr="00CA4945">
        <w:t>even under projected mid-century conditions (2030-2039)</w:t>
      </w:r>
      <w:commentRangeEnd w:id="125"/>
      <w:r>
        <w:rPr>
          <w:rStyle w:val="CommentReference"/>
          <w:rFonts w:ascii="Arial" w:eastAsia="Arial" w:hAnsi="Arial" w:cs="Arial"/>
          <w:color w:val="000000"/>
          <w:lang w:val="en-US" w:eastAsia="en-US"/>
        </w:rPr>
        <w:commentReference w:id="125"/>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26"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27"/>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27"/>
      <w:r w:rsidR="008F5B16">
        <w:rPr>
          <w:rStyle w:val="CommentReference"/>
          <w:rFonts w:ascii="Arial" w:eastAsia="Arial" w:hAnsi="Arial" w:cs="Arial"/>
          <w:color w:val="000000"/>
          <w:lang w:val="en-US" w:eastAsia="en-US"/>
        </w:rPr>
        <w:commentReference w:id="127"/>
      </w:r>
      <w:r w:rsidR="008F5B16">
        <w:t xml:space="preserve"> </w:t>
      </w:r>
    </w:p>
    <w:p w14:paraId="47CED1A5" w14:textId="1987B40F" w:rsidR="004D68B2" w:rsidRPr="00EC58C3" w:rsidRDefault="00114E82" w:rsidP="00EC58C3">
      <w:pPr>
        <w:spacing w:line="360" w:lineRule="auto"/>
        <w:contextualSpacing/>
        <w:rPr>
          <w:color w:val="FF0000"/>
        </w:rPr>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128"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t xml:space="preserve">here is also the potential for interactions and for non-linear responses, </w:t>
      </w:r>
      <w:r>
        <w:lastRenderedPageBreak/>
        <w:t xml:space="preserve">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axa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r w:rsidR="004E6C5F" w:rsidRPr="004E6C5F">
        <w:rPr>
          <w:i/>
          <w:highlight w:val="cyan"/>
        </w:rPr>
        <w:t>Amphibalanus amphitrite</w:t>
      </w:r>
      <w:r w:rsidR="004E6C5F">
        <w:rPr>
          <w:highlight w:val="cyan"/>
        </w:rPr>
        <w:t xml:space="preserve">, </w:t>
      </w:r>
      <w:r w:rsidRPr="000A4DAA">
        <w:rPr>
          <w:i/>
          <w:highlight w:val="cyan"/>
        </w:rPr>
        <w:t>Botrylloides violaceus</w:t>
      </w:r>
      <w:r w:rsidRPr="000A4DAA">
        <w:rPr>
          <w:highlight w:val="cyan"/>
        </w:rPr>
        <w:t xml:space="preserve">, </w:t>
      </w:r>
      <w:r w:rsidRPr="000A4DAA">
        <w:rPr>
          <w:i/>
          <w:iCs/>
          <w:highlight w:val="cyan"/>
        </w:rPr>
        <w:t>Carcinus maenas</w:t>
      </w:r>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129" w:author="Amanda Droghini" w:date="2018-03-07T08:26:00Z">
        <w:r w:rsidR="00114E82" w:rsidDel="00FE07CC">
          <w:delText xml:space="preserve">Thus, for many areas along the coast, we simply have no predictions of water temperature and salinity. </w:delText>
        </w:r>
      </w:del>
      <w:del w:id="130"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have recorded temperatures as high as </w:t>
      </w:r>
      <w:commentRangeStart w:id="131"/>
      <w:r w:rsidR="00114E82">
        <w:t xml:space="preserve">19°C </w:t>
      </w:r>
      <w:commentRangeEnd w:id="131"/>
      <w:r w:rsidR="00114E82">
        <w:rPr>
          <w:rStyle w:val="CommentReference"/>
          <w:rFonts w:ascii="Arial" w:eastAsia="Arial" w:hAnsi="Arial" w:cs="Arial"/>
          <w:color w:val="000000"/>
          <w:lang w:val="en-US" w:eastAsia="en-US"/>
        </w:rPr>
        <w:commentReference w:id="131"/>
      </w:r>
      <w:r w:rsidR="00114E82">
        <w:t>near the Yukon River. Local dynamics such as freshwater runoff influences salinity and temperature and is likely to affect species’ distribution and persistence</w:t>
      </w:r>
      <w:commentRangeStart w:id="132"/>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32"/>
      <w:r w:rsidR="00114E82">
        <w:rPr>
          <w:rStyle w:val="CommentReference"/>
          <w:rFonts w:ascii="Arial" w:eastAsia="Arial" w:hAnsi="Arial" w:cs="Arial"/>
          <w:color w:val="000000"/>
          <w:lang w:val="en-US" w:eastAsia="en-US"/>
        </w:rPr>
        <w:commentReference w:id="132"/>
      </w:r>
      <w:r w:rsidR="00114E82">
        <w:t xml:space="preserve">. </w:t>
      </w:r>
      <w:ins w:id="133" w:author="Amanda Droghini" w:date="2018-03-04T10:46:00Z">
        <w:r w:rsidR="001532D3">
          <w:t>Interestingly, the two non-native species that are thought to be established in the Bering Sea, not only had year-round survival ability</w:t>
        </w:r>
      </w:ins>
      <w:ins w:id="134" w:author="Amanda Droghini" w:date="2018-03-04T10:47:00Z">
        <w:r w:rsidR="001532D3">
          <w:t xml:space="preserve">, but were also the two outliers in our </w:t>
        </w:r>
        <w:r w:rsidR="001532D3">
          <w:lastRenderedPageBreak/>
          <w:t>reproductive models that had nearly year-round reproductive habitat as well (</w:t>
        </w:r>
      </w:ins>
      <w:ins w:id="135" w:author="Amanda Droghini" w:date="2018-03-04T10:48:00Z">
        <w:r w:rsidR="001532D3">
          <w:t>between 49 and 52 consecutive weeks of suitable repro habitats).</w:t>
        </w:r>
      </w:ins>
      <w:ins w:id="136"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r w:rsidR="00114E82">
        <w:rPr>
          <w:i/>
        </w:rPr>
        <w:t>Nematostella vectensis</w:t>
      </w:r>
      <w:r w:rsidR="00114E82">
        <w:t>; Hand 1994—need cit).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37" w:author="Amanda Droghini" w:date="2018-03-11T10:39:00Z"/>
        </w:rPr>
      </w:pPr>
      <w:del w:id="138"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39"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48B22C48" w:rsidR="00432C42" w:rsidRDefault="00DA6BD5" w:rsidP="004C0817">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40"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41"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ins w:id="142" w:author="Amanda Droghini" w:date="2018-03-20T11:55:00Z">
        <w:r w:rsidR="004C0817">
          <w:t xml:space="preserve">We extend work by McGee et al. </w:t>
        </w:r>
        <w:r w:rsidR="004C0817">
          <w:fldChar w:fldCharType="begin" w:fldLock="1"/>
        </w:r>
        <w:r w:rsidR="004C0817">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4C0817">
          <w:fldChar w:fldCharType="separate"/>
        </w:r>
        <w:r w:rsidR="004C0817" w:rsidRPr="004C0817">
          <w:rPr>
            <w:noProof/>
          </w:rPr>
          <w:t>(2006)</w:t>
        </w:r>
        <w:r w:rsidR="004C0817">
          <w:fldChar w:fldCharType="end"/>
        </w:r>
        <w:r w:rsidR="004C0817">
          <w:t xml:space="preserve"> by quantifying the fishing vessel traffic in the region. While these boats do not carry ballast water, they may be important vectors of biofouling. </w:t>
        </w:r>
      </w:ins>
      <w:ins w:id="143" w:author="Amanda Droghini" w:date="2018-03-20T12:00:00Z">
        <w:r w:rsidR="004C0817">
          <w:t xml:space="preserve">Organisms </w:t>
        </w:r>
      </w:ins>
      <w:ins w:id="144" w:author="Amanda Droghini" w:date="2018-03-20T11:59:00Z">
        <w:r w:rsidR="004C0817">
          <w:t>such as barnacles</w:t>
        </w:r>
      </w:ins>
      <w:ins w:id="145" w:author="Amanda Droghini" w:date="2018-03-20T12:00:00Z">
        <w:r w:rsidR="004C0817">
          <w:t>, copepods, and algae can be transported via fouling</w:t>
        </w:r>
      </w:ins>
      <w:ins w:id="146" w:author="Amanda Droghini" w:date="2018-03-20T12:01:00Z">
        <w:r w:rsidR="004C0817">
          <w:t xml:space="preserve">; while much attention has been placed on ballast water, a study in the Canadian Arctic found </w:t>
        </w:r>
        <w:r w:rsidR="008A7393">
          <w:t xml:space="preserve">a greater abundance and richness of hull </w:t>
        </w:r>
      </w:ins>
      <w:ins w:id="147" w:author="Amanda Droghini" w:date="2018-03-20T12:02:00Z">
        <w:r w:rsidR="008A7393">
          <w:t>foulers</w:t>
        </w:r>
      </w:ins>
      <w:ins w:id="148" w:author="Amanda Droghini" w:date="2018-03-20T12:01:00Z">
        <w:r w:rsidR="008A7393">
          <w:t xml:space="preserve"> compared to ballast water</w:t>
        </w:r>
      </w:ins>
      <w:ins w:id="149" w:author="Amanda Droghini" w:date="2018-03-20T12:02:00Z">
        <w:r w:rsidR="008A7393">
          <w:t xml:space="preserve"> organisms, suggesting that biofouling may be </w:t>
        </w:r>
      </w:ins>
      <w:ins w:id="150" w:author="Amanda Droghini" w:date="2018-03-20T12:03:00Z">
        <w:r w:rsidR="008A7393">
          <w:t xml:space="preserve">a greater contributor to </w:t>
        </w:r>
      </w:ins>
      <w:ins w:id="151" w:author="Amanda Droghini" w:date="2018-03-20T12:04:00Z">
        <w:r w:rsidR="008A7393">
          <w:t xml:space="preserve">introductions than ballast water </w:t>
        </w:r>
        <w:r w:rsidR="008A7393">
          <w:fldChar w:fldCharType="begin" w:fldLock="1"/>
        </w:r>
      </w:ins>
      <w:r w:rsidR="008A7393">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8A7393">
        <w:fldChar w:fldCharType="separate"/>
      </w:r>
      <w:r w:rsidR="008A7393" w:rsidRPr="008A7393">
        <w:rPr>
          <w:noProof/>
        </w:rPr>
        <w:t>(Chan et al. 2015)</w:t>
      </w:r>
      <w:ins w:id="152" w:author="Amanda Droghini" w:date="2018-03-20T12:04:00Z">
        <w:r w:rsidR="008A7393">
          <w:fldChar w:fldCharType="end"/>
        </w:r>
        <w:r w:rsidR="008A7393">
          <w:t>.</w:t>
        </w:r>
      </w:ins>
      <w:ins w:id="153" w:author="Amanda Droghini" w:date="2018-03-20T11:59:00Z">
        <w:r w:rsidR="004C0817">
          <w:t xml:space="preserve"> </w:t>
        </w:r>
      </w:ins>
      <w:del w:id="154"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155" w:author="Amanda Droghini" w:date="2018-03-20T11:59:00Z">
        <w:r w:rsidR="001220E6" w:rsidDel="004C0817">
          <w:delText xml:space="preserve">Moreover, </w:delText>
        </w:r>
        <w:r w:rsidRPr="00CA4945" w:rsidDel="004C0817">
          <w:delText>t</w:delText>
        </w:r>
      </w:del>
      <w:ins w:id="156" w:author="Amanda Droghini" w:date="2018-03-20T11:59:00Z">
        <w:r w:rsidR="004C0817">
          <w:t>T</w:t>
        </w:r>
      </w:ins>
      <w:r w:rsidRPr="00CA4945">
        <w:t>he connectivity of Dutch Harbor to other Bering Sea ports, like those of the Pribilof Islands, Bristol Bay, and Akutan</w:t>
      </w:r>
      <w:r w:rsidR="00571CAF">
        <w:t>,</w:t>
      </w:r>
      <w:r w:rsidRPr="00CA4945">
        <w:t xml:space="preserve"> </w:t>
      </w:r>
      <w:commentRangeStart w:id="157"/>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57"/>
      <w:r w:rsidR="00432C42">
        <w:rPr>
          <w:rStyle w:val="CommentReference"/>
          <w:rFonts w:ascii="Arial" w:eastAsia="Arial" w:hAnsi="Arial" w:cs="Arial"/>
          <w:color w:val="000000"/>
          <w:lang w:val="en-US" w:eastAsia="en-US"/>
        </w:rPr>
        <w:commentReference w:id="157"/>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25C44" w:rsidRPr="00CA4945">
        <w:t xml:space="preserve">Given this, future analyses of vessel traffic in the context of invasive species transport may benefit from analysis of </w:t>
      </w:r>
      <w:r w:rsidR="00E25C44" w:rsidRPr="00CA4945">
        <w:lastRenderedPageBreak/>
        <w:t>Automatic Identification System (AIS) data, which are available for a greater portion of vessels traveling through Alaskan waters.</w:t>
      </w:r>
    </w:p>
    <w:p w14:paraId="66AE7335" w14:textId="7D81F45F" w:rsidR="00EF5CA5" w:rsidRPr="00432C42" w:rsidRDefault="00EF5CA5" w:rsidP="00432C42">
      <w:pPr>
        <w:rPr>
          <w:ins w:id="158"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59"/>
      <w:r w:rsidR="006A7E99" w:rsidRPr="00EF5CA5">
        <w:rPr>
          <w:highlight w:val="yellow"/>
        </w:rPr>
        <w:t>(e.g. Lord et al. 2015; Lacoursière-Roussel et al. 2016)</w:t>
      </w:r>
      <w:commentRangeEnd w:id="159"/>
      <w:r w:rsidR="006A7E99" w:rsidRPr="00EF5CA5">
        <w:rPr>
          <w:rStyle w:val="CommentReference"/>
          <w:b/>
          <w:highlight w:val="yellow"/>
        </w:rPr>
        <w:commentReference w:id="159"/>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160" w:author="Amanda Droghini" w:date="2018-03-20T11:27:00Z">
        <w:r w:rsidR="0058344F">
          <w:t xml:space="preserve">Propagule pressure and conditions encountered during the voyage may play a greater </w:t>
        </w:r>
      </w:ins>
      <w:ins w:id="161" w:author="Amanda Droghini" w:date="2018-03-20T11:28:00Z">
        <w:r w:rsidR="0058344F">
          <w:t xml:space="preserve">role than conditions encountered </w:t>
        </w:r>
      </w:ins>
      <w:ins w:id="162" w:author="Amanda Droghini" w:date="2018-03-20T11:29:00Z">
        <w:r w:rsidR="0058344F">
          <w:t xml:space="preserve">upon arrival. Historically low propagule pressure (pre-1970) </w:t>
        </w:r>
      </w:ins>
      <w:r w:rsidR="007909FD">
        <w:t xml:space="preserve">is </w:t>
      </w:r>
      <w:ins w:id="163"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164" w:author="Amanda Droghini" w:date="2018-03-20T11:31:00Z">
        <w:r w:rsidR="0058344F">
          <w:t xml:space="preserve"> </w:t>
        </w:r>
      </w:ins>
      <w:ins w:id="165"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166" w:author="Amanda Droghini" w:date="2018-03-20T11:29:00Z">
        <w:r w:rsidR="0058344F">
          <w:fldChar w:fldCharType="separate"/>
        </w:r>
      </w:ins>
      <w:r w:rsidR="0058344F" w:rsidRPr="0058344F">
        <w:rPr>
          <w:noProof/>
        </w:rPr>
        <w:t>(Ruiz et al. 2000)</w:t>
      </w:r>
      <w:ins w:id="167" w:author="Amanda Droghini" w:date="2018-03-20T11:29:00Z">
        <w:r w:rsidR="0058344F">
          <w:fldChar w:fldCharType="end"/>
        </w:r>
      </w:ins>
      <w:ins w:id="168" w:author="Amanda Droghini" w:date="2018-03-20T11:31:00Z">
        <w:r w:rsidR="0058344F">
          <w:t xml:space="preserve">. </w:t>
        </w:r>
      </w:ins>
      <w:r w:rsidR="007909FD">
        <w:t>Conditions encountered during the voyage may also play a role. S</w:t>
      </w:r>
      <w:ins w:id="169" w:author="Amanda Droghini" w:date="2018-03-20T11:31:00Z">
        <w:r w:rsidR="0058344F">
          <w:t xml:space="preserve">tudies from the Canadian Arctic </w:t>
        </w:r>
      </w:ins>
      <w:r w:rsidR="007909FD">
        <w:t>suggest</w:t>
      </w:r>
      <w:ins w:id="170"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171" w:author="Amanda Droghini" w:date="2018-03-20T11:32:00Z">
        <w:r w:rsidR="0058344F">
          <w:t xml:space="preserve"> Chan et al. </w:t>
        </w:r>
      </w:ins>
      <w:ins w:id="172"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173" w:author="Amanda Droghini" w:date="2018-03-20T11:34:00Z">
        <w:r w:rsidR="0058344F">
          <w:fldChar w:fldCharType="end"/>
        </w:r>
        <w:r w:rsidR="0058344F">
          <w:t xml:space="preserve"> found that ballast water age</w:t>
        </w:r>
      </w:ins>
      <w:ins w:id="174"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75" w:author="Amanda Droghini" w:date="2018-03-12T08:06:00Z">
        <w:r w:rsidRPr="00EF5CA5">
          <w:t xml:space="preserve"> </w:t>
        </w:r>
      </w:ins>
    </w:p>
    <w:p w14:paraId="36347131" w14:textId="27B8A295" w:rsidR="00475A9D" w:rsidRPr="00EF5CA5" w:rsidDel="00EF5CA5" w:rsidRDefault="00B31FD6" w:rsidP="00B31FD6">
      <w:pPr>
        <w:pStyle w:val="Heading2"/>
        <w:rPr>
          <w:del w:id="176" w:author="Amanda Droghini" w:date="2018-03-12T08:06:00Z"/>
        </w:rPr>
      </w:pPr>
      <w:r>
        <w:lastRenderedPageBreak/>
        <w:t>Effects of climate change on invasion risk</w:t>
      </w:r>
      <w:del w:id="177"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80478C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78"/>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178"/>
      <w:r w:rsidR="00B31FD6">
        <w:rPr>
          <w:rStyle w:val="CommentReference"/>
        </w:rPr>
        <w:commentReference w:id="178"/>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79" w:author="Amanda Droghini" w:date="2018-03-03T19:08:00Z">
        <w:r w:rsidR="005D39C3">
          <w:t xml:space="preserve">((future climate change)) </w:t>
        </w:r>
      </w:ins>
      <w:del w:id="180"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81"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46EFB55B" w:rsidR="00CE457C" w:rsidRDefault="00CE457C" w:rsidP="00CE457C">
      <w:pPr>
        <w:pStyle w:val="NoSpacing"/>
        <w:spacing w:line="480" w:lineRule="auto"/>
        <w:rPr>
          <w:rFonts w:ascii="Times New Roman" w:hAnsi="Times New Roman" w:cs="Times New Roman"/>
          <w:sz w:val="24"/>
          <w:szCs w:val="24"/>
        </w:rPr>
      </w:pPr>
      <w:r w:rsidRPr="00CE457C">
        <w:rPr>
          <w:rFonts w:ascii="Times New Roman" w:hAnsi="Times New Roman" w:cs="Times New Roman"/>
          <w:sz w:val="24"/>
        </w:rPr>
        <w:lastRenderedPageBreak/>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182" w:name="_j7rjor86myf4" w:colFirst="0" w:colLast="0"/>
      <w:bookmarkStart w:id="183" w:name="_wlyl2isgh4pt" w:colFirst="0" w:colLast="0"/>
      <w:bookmarkStart w:id="184" w:name="_9nos1ewn3on8" w:colFirst="0" w:colLast="0"/>
      <w:bookmarkStart w:id="185" w:name="_6eg1um4qsxm4" w:colFirst="0" w:colLast="0"/>
      <w:bookmarkEnd w:id="182"/>
      <w:bookmarkEnd w:id="183"/>
      <w:bookmarkEnd w:id="184"/>
      <w:bookmarkEnd w:id="185"/>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86"/>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186"/>
      <w:r w:rsidR="00304FD5">
        <w:rPr>
          <w:rStyle w:val="CommentReference"/>
          <w:rFonts w:ascii="Arial" w:eastAsia="Arial" w:hAnsi="Arial" w:cs="Arial"/>
          <w:color w:val="000000"/>
          <w:lang w:val="en-US" w:eastAsia="en-US"/>
        </w:rPr>
        <w:commentReference w:id="186"/>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187" w:name="_6u0eeeycv0oa" w:colFirst="0" w:colLast="0"/>
      <w:bookmarkEnd w:id="187"/>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1BC9057E" w14:textId="4C7B5860" w:rsidR="00664006" w:rsidRPr="00664006" w:rsidRDefault="004D5A7F" w:rsidP="00664006">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664006" w:rsidRPr="00664006">
        <w:rPr>
          <w:noProof/>
          <w:lang w:val="en-US"/>
        </w:rPr>
        <w:t>Ashton, G. V., E. I. Riedlecker, and G. M. Ruiz. 2008. First non-native crustacean established in coastal waters of Alaska. Aquatic Biology 3:133–137.</w:t>
      </w:r>
    </w:p>
    <w:p w14:paraId="09E46461"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Barry, S. C., K. R. Hayes, C. L. Hewitt, H. L. Behrens, E. Dragsund, and S. M. Bakke. 2008. Ballast water risk assessment: principles, processes, and methods. ICES Journal of Marine Science 65:121–131.</w:t>
      </w:r>
    </w:p>
    <w:p w14:paraId="19EB9A28"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Blackburn, T. M., P. Pyšek, S. Bacher, J. T. Carlton, R. P. Duncan, V. Jarošík, J. R. U. Wilson, and D. M. Richardson. 2011. A proposed unified framework for biological invasions. Trends in Ecology and Evolution 26:333–339.</w:t>
      </w:r>
    </w:p>
    <w:p w14:paraId="7E85BDDB"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Byrne, M., M. Gall, K. Wolfe, and A. Agüera. 2016. From pole to pole: the potential for the Arctic seastar Asterias amurensis to invade a warming Southern Ocean. Global Change Biology 22:3874–3887.</w:t>
      </w:r>
    </w:p>
    <w:p w14:paraId="6BD165C7"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Carlton, J. T. 1996. Pattern, process, and prediction in marine invasion ecology. Biological Conservation 78:97–106.</w:t>
      </w:r>
    </w:p>
    <w:p w14:paraId="5B3A80CC"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Chan, F. T., E. Briski, S. A. Bailey, and H. J. MacIsaac. 2014. Richness–abundance relationships for zooplankton in ballast water: temperate versus Arctic comparisons. ICES Journal of Marine Science 71:1876–1884.</w:t>
      </w:r>
    </w:p>
    <w:p w14:paraId="6E6BF589"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Chan, F. T., H. J. MacIsaac, and S. A. Bailey. 2016. Survival of ship biofouling assemblages during and after voyages to the Canadian Arctic. Marine Biology 163:250.</w:t>
      </w:r>
    </w:p>
    <w:p w14:paraId="3EB78A65"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224527D3"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 xml:space="preserve">Colautti, R. I., I. A. Grigorovich, and H. J. MacIsaac. 2006. Propagule pressure: A null model for </w:t>
      </w:r>
      <w:r w:rsidRPr="00664006">
        <w:rPr>
          <w:noProof/>
          <w:lang w:val="en-US"/>
        </w:rPr>
        <w:lastRenderedPageBreak/>
        <w:t>biological invasions. Biological Invasions 8:1023–1037.</w:t>
      </w:r>
    </w:p>
    <w:p w14:paraId="5215890A"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Eguíluz, V. M., J. Fernández-Gracia, X. Irigoien, and C. M. Duarte. 2016. A quantitative assessment of Arctic shipping in 2010-2014. Scientific Reports 6:3–8.</w:t>
      </w:r>
    </w:p>
    <w:p w14:paraId="1F37381A"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Fetzer, I., and W. E. Arntz. 2008. Reproductive strategies of benthic invertebrates in the Kara Sea (Russian Arctic): Adaptation of reproduction modes to cold water. Marine Ecology Progress Series 356:189–202.</w:t>
      </w:r>
    </w:p>
    <w:p w14:paraId="246FED67"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74F3457B"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Grebmeier, J. M., L. W. Cooper, H. M. Feder, and B. I. Sirenko. 2006a. Ecosystem dynamics of the Pacific-influenced Northern Bering and Chukchi Seas in the Amerasian Arctic. Progress in Oceanography 71:331–361.</w:t>
      </w:r>
    </w:p>
    <w:p w14:paraId="33BD8150"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Grebmeier, J. M., J. E. Overland, S. E. Moore, E. V Farley, E. C. Carmack, L. W. Cooper, K. E. Frey, J. H. Helle, F. A. McLaughlin, and S. L. McNutt. 2006b. A major ecosystem shift in the Northern Bering Sea. Science 311:1461–1464.</w:t>
      </w:r>
    </w:p>
    <w:p w14:paraId="081696D5"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65A528C4"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0C19DAAC"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lastRenderedPageBreak/>
        <w:t>Hewitt, C. L., and K. R. Hayes. 2002. Risk assessment of marine biological invasions. Pages 456–466</w:t>
      </w:r>
      <w:r w:rsidRPr="00664006">
        <w:rPr>
          <w:i/>
          <w:iCs/>
          <w:noProof/>
          <w:lang w:val="en-US"/>
        </w:rPr>
        <w:t>in</w:t>
      </w:r>
      <w:r w:rsidRPr="00664006">
        <w:rPr>
          <w:noProof/>
          <w:lang w:val="en-US"/>
        </w:rPr>
        <w:t xml:space="preserve"> E. Leppäkoski, S. Gollasch, and S. Olenin, editors.Invasive Aquatic Species of Europe. Distribution, Impacts and Management. Springer Netherlands.</w:t>
      </w:r>
    </w:p>
    <w:p w14:paraId="56E6A870"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Hines, A. H., G. M. Ruiz, N. G. Hitchcock, and C. E. de Rivera. 2004. Projecting range expansion of invasive European green crabs (Carcinus maenas) to Alaska: temperature and salinity tolerance of larvae. Edgewater, MD.</w:t>
      </w:r>
    </w:p>
    <w:p w14:paraId="69D8B41D"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Huang, X., S. Li, P. Ni, Y. Gao, J. Bei, Z. Zhou, and A. Zhan. 2017. Rapid response to changing environments during biological invasions: DNA methylation perspectives. Molecular Ecology 12:3218–3221.</w:t>
      </w:r>
    </w:p>
    <w:p w14:paraId="3982BE29"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Kassahn, K. S., R. H. Crozier, H. O. Pörtner, and M. J. Caley. 2009. Animal performance and stress: Responses and tolerance limits at different levels of biological organisation. Biological Reviews 84:277–292.</w:t>
      </w:r>
    </w:p>
    <w:p w14:paraId="67C60DDF"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340F2231"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Lemke, P., J. Ren, R. B. Alley, I. Allison, J. Carrasco, G. Flato, Y. Fujii, G. Kaser, P. Mote, R. H. Thomas, and T. Zhang. 2007. Observations: Changes in snow, ice and frozen ground. Pages 337–383</w:t>
      </w:r>
      <w:r w:rsidRPr="00664006">
        <w:rPr>
          <w:i/>
          <w:iCs/>
          <w:noProof/>
          <w:lang w:val="en-US"/>
        </w:rPr>
        <w:t>in</w:t>
      </w:r>
      <w:r w:rsidRPr="00664006">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39F8725"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Lord, J. P. 2017. Impact of seawater temperature on growth and recruitment of invasive fouling species at the global scale. Marine Ecology 38:1–10.</w:t>
      </w:r>
    </w:p>
    <w:p w14:paraId="5A106C02"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lastRenderedPageBreak/>
        <w:t>Lord, J. P., J. M. Calini, and R. B. Whitlatch. 2015. Influence of seawater temperature and shipping on the spread and establishment of marine fouling species. Marine Biology 162:2481–2492.</w:t>
      </w:r>
    </w:p>
    <w:p w14:paraId="430C7333"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Matsuno, K., A. Yamaguchi, T. Hirawake, and I. Imai. 2011. Year-to-year changes of the mesozooplankton community in the Chukchi Sea during summers of 1991, 1992 and 2007, 2008. Polar Biology 34:1349–1360.</w:t>
      </w:r>
    </w:p>
    <w:p w14:paraId="4FAC49A3"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McGee, S., R. Piorkowski, and G. Ruiz. 2006. Analysis of recent vessel arrivals and ballast water discharge in Alaska: Toward assessing ship-mediated invasion risk. Marine Pollution Bulletin 52:1634–1645.</w:t>
      </w:r>
    </w:p>
    <w:p w14:paraId="1F91D173"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Miller, A. W., and G. M. Ruiz. 2014. Arctic shipping and marine invaders. Nature Climate Change 4:413–416.</w:t>
      </w:r>
    </w:p>
    <w:p w14:paraId="381CFD72"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Miller, K. B. 2016. Forecasting at the edge of the niche: Didemnum vexillum in Southeast Alaska. Marine Biology 163:1–12.</w:t>
      </w:r>
    </w:p>
    <w:p w14:paraId="4B33E1FE"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Molnar, J. L., R. L. Gamboa, C. Revenga, and M. D. Spalding. 2008. Assessing the global threat of invasive species to marine biodiversity. Frontiers in Ecology and the Environment 6:485–492.</w:t>
      </w:r>
    </w:p>
    <w:p w14:paraId="2071B67A"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Monaco, C. J., and B. Helmuth. 2011. Tipping Points, Thresholds and the Keystone Role of Physiology in Marine Climate Change Research. Page Advances in Marine Biology.</w:t>
      </w:r>
    </w:p>
    <w:p w14:paraId="45721AB2"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Mueter, F. J., and M. A. Litzow. 2008. Sea ice retreat alters the biogeography of the Bering Sea continental shelf. Ecological Applications 18:309–320.</w:t>
      </w:r>
    </w:p>
    <w:p w14:paraId="4576F73B"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 xml:space="preserve">Nakićenović, N., J. Alcamo, G. Davis, B. de Vries, J. Fenhann, S. Gaffin, and K. Gregory. 2000. IPCC Special Report on Emissions Scenarios: A special report of Working Group III of the Intergovernmental Panel on Climate Change. Page Emissions Scenarios. Cambridge </w:t>
      </w:r>
      <w:r w:rsidRPr="00664006">
        <w:rPr>
          <w:noProof/>
          <w:lang w:val="en-US"/>
        </w:rPr>
        <w:lastRenderedPageBreak/>
        <w:t>University Press, Cambridge, UK.</w:t>
      </w:r>
    </w:p>
    <w:p w14:paraId="7FF760BB"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Pörtner, H. 2001. Climate change and temperature-dependent biogeography: Oxygen limitation of thermal tolerance in animals. Naturwissenschaften 88:137–146.</w:t>
      </w:r>
    </w:p>
    <w:p w14:paraId="5046DF04"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Powers, S. P., M. A. Bishop, J. H. Grabowski, and C. H. Peterson. 2006. Distribution of the invasive bivalve Mya arenaria L. on intertidal flats of southcentral Alaska. Journal of Sea Research 55:207–216.</w:t>
      </w:r>
    </w:p>
    <w:p w14:paraId="49E68AAC"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2C62C9BE"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Renaud, P. E., M. K. Sejr, B. A. Bluhm, B. Sirenko, and I. H. Ellingsen. 2015. The future of Arctic benthos: Expansion, invasion, and biodiversity. Progress in Oceanography 139:244–257.</w:t>
      </w:r>
    </w:p>
    <w:p w14:paraId="64E24F05"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de Rivera, C. E., N. G. Hitchcock, S. J. Teck, B. P. Steves, A. H. Hines, and G. M. Ruiz. 2007. Larval development rate predicts range expansion of an introduced crab. Marine Biology 150:1275–1288.</w:t>
      </w:r>
    </w:p>
    <w:p w14:paraId="58FE5A37"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de Rivera, C. E., B. P. Steves, P. W. Fofonoff, A. H. Hines, and G. M. Ruiz. 2011. Potential for high-latitude marine invasions along western North America. Diversity and Distributions 17:1198–1209.</w:t>
      </w:r>
    </w:p>
    <w:p w14:paraId="30D7E34C"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Ruiz, G. M., J. T. Carlton, E. D. Grosholz, and A. H. Hines. 1997. Global invasions of marine and estuarine habitats by non-indigenous species: Mechanisms, extent, and consequences. American Zoologist 37:621–632.</w:t>
      </w:r>
    </w:p>
    <w:p w14:paraId="6537A2FD"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 xml:space="preserve">Ruiz, G. M., P. W. Fofonoff, and J. T. Carlton. 2015. Invasion history and vector dynamics in </w:t>
      </w:r>
      <w:r w:rsidRPr="00664006">
        <w:rPr>
          <w:noProof/>
          <w:lang w:val="en-US"/>
        </w:rPr>
        <w:lastRenderedPageBreak/>
        <w:t>coastal marine ecosystems: a North American perspective. Aquatic Ecosystem Health &amp; Management 18:299–311.</w:t>
      </w:r>
    </w:p>
    <w:p w14:paraId="2274AF96"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Ruiz, G. M., P. W. Fofonoff, J. T. Carlton, M. J. Wonham, and A. H. Hines. 2000. Invasion of coastal marine communities in North America: apparent patterns, processes, and biases. Annual Review of Ecology and Systematics 31:481–531.</w:t>
      </w:r>
    </w:p>
    <w:p w14:paraId="7180C1A4"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Ruiz, G. M., and C. L. Hewitt. 2009. Latitudinal patterns of biological invasions in marine ecosystems: a polar perspective. Pages 347–358</w:t>
      </w:r>
      <w:r w:rsidRPr="00664006">
        <w:rPr>
          <w:i/>
          <w:iCs/>
          <w:noProof/>
          <w:lang w:val="en-US"/>
        </w:rPr>
        <w:t>in</w:t>
      </w:r>
      <w:r w:rsidRPr="00664006">
        <w:rPr>
          <w:noProof/>
          <w:lang w:val="en-US"/>
        </w:rPr>
        <w:t xml:space="preserve"> I. Krupnik, M. A. Lang, and S. E. Miller, editors.Smithsonian at the Poles: Contributions to International Polar Year Science. Smithsonian Institution Scholarly Press, Washington, DC.</w:t>
      </w:r>
    </w:p>
    <w:p w14:paraId="73919A99"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Saunders, M., and A. Metaxas. 2007. Temperature explains settlement patterns of the introduced bryozoan Membranipora membranacea in Nova Scotia, Canada. Marine Ecology Progress Series 344:95–106.</w:t>
      </w:r>
    </w:p>
    <w:p w14:paraId="33E4E0AF"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Sorte, C. J. B. 2014. Synergies between climate change and species invasions: Evidence from marine systems. Invasive Species and Global Climate Change:101–116.</w:t>
      </w:r>
    </w:p>
    <w:p w14:paraId="6E8C7236"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Sorte, C. J. B., S. J. Jones, and L. P. Miller. 2011. Geographic variation in temperature tolerance as an indicator of potential population responses to climate change. Journal of Experimental Marine Biology and Ecology 400:209–217.</w:t>
      </w:r>
    </w:p>
    <w:p w14:paraId="1D067D40"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1CFFCF01"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Stabeno, P. J., N. A. Bond, and S. A. Salo. 2007. On the recent warming of the southeastern Bering Sea shelf. Deep-Sea Research Part II: Topical Studies in Oceanography 54:2599–</w:t>
      </w:r>
      <w:r w:rsidRPr="00664006">
        <w:rPr>
          <w:noProof/>
          <w:lang w:val="en-US"/>
        </w:rPr>
        <w:lastRenderedPageBreak/>
        <w:t>2618.</w:t>
      </w:r>
    </w:p>
    <w:p w14:paraId="1CB5092C"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682D8C1D"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Stabeno, P. J., J. D. Schumacher, and K. Ohtani. 1999. The physical oceanography of the Bering Sea. Pages 1–28</w:t>
      </w:r>
      <w:r w:rsidRPr="00664006">
        <w:rPr>
          <w:i/>
          <w:iCs/>
          <w:noProof/>
          <w:lang w:val="en-US"/>
        </w:rPr>
        <w:t>in</w:t>
      </w:r>
      <w:r w:rsidRPr="00664006">
        <w:rPr>
          <w:noProof/>
          <w:lang w:val="en-US"/>
        </w:rPr>
        <w:t xml:space="preserve"> T. R. Loughlin and K. Ohtani, editors.Dynamics of the Bering Sea. University of Alaska Sea Grant, Fairbanks, AK.</w:t>
      </w:r>
    </w:p>
    <w:p w14:paraId="3665180A"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F5819DD"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Stroeve, J. C., M. C. Serreze, M. M. Holland, J. E. Kay, J. Malanik, and A. P. Barrett. 2012. The Arctic’s rapidly shrinking sea ice cover: A research synthesis. Climatic Change 110:1005–1027.</w:t>
      </w:r>
    </w:p>
    <w:p w14:paraId="51E51225"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5BF5EDA1"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Verling, E., G. M. Ruiz, L. D. Smith, B. Galil, A. W. Miller, and K. R. Murphy. 2005. Supply-side invasion ecology: characterizing propagule pressure in coastal ecosystems. Proceedings of the Royal Society B: Biological Sciences 272:1249–1257.</w:t>
      </w:r>
    </w:p>
    <w:p w14:paraId="04AA31AD"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Verna, D., B. Harris, K. Holzer, and M. Minton. 2016. Ballast-borne marine invasive species: exploring the risk to coastal Alaska, USA. Management of Biological Invasions 7:199–211.</w:t>
      </w:r>
    </w:p>
    <w:p w14:paraId="10407AD0"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lastRenderedPageBreak/>
        <w:t>Wang, M., J. E. Overland, and N. A. Bond. 2010. Climate projections for selected large marine ecosystems. Journal of Marine Systems 79:258–266.</w:t>
      </w:r>
    </w:p>
    <w:p w14:paraId="14B4438C"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Wang, M., J. E. Overland, and P. Stabeno. 2012. Future climate of the Bering and Chukchi Seas projected by global climate models. Deep-Sea Research Part II: Topical Studies in Oceanography 65–70:46–57.</w:t>
      </w:r>
    </w:p>
    <w:p w14:paraId="62901E5C"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Ware, C., J. Berge, A. Jelmert, S. M. Olsen, L. Pellissier, M. Wisz, D. Kriticos, G. Semenov, S. Kwaśniewski, and I. G. Alsos. 2016. Biological introduction risks from shipping in a warming Arctic. Journal of Applied Ecology 53:340–349.</w:t>
      </w:r>
    </w:p>
    <w:p w14:paraId="4DE99AB8"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15E162E2"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Watson, J. T., and A. C. Haynie. 2016. Using vessel monitoring system data to identify and characterize trips made by fishing vessels in the United States North Pacific. PLoS ONE 11:1–20.</w:t>
      </w:r>
    </w:p>
    <w:p w14:paraId="029B2A02" w14:textId="77777777" w:rsidR="00664006" w:rsidRPr="00664006" w:rsidRDefault="00664006" w:rsidP="00664006">
      <w:pPr>
        <w:widowControl w:val="0"/>
        <w:autoSpaceDE w:val="0"/>
        <w:autoSpaceDN w:val="0"/>
        <w:adjustRightInd w:val="0"/>
        <w:ind w:left="480" w:hanging="480"/>
        <w:rPr>
          <w:noProof/>
          <w:lang w:val="en-US"/>
        </w:rPr>
      </w:pPr>
      <w:r w:rsidRPr="00664006">
        <w:rPr>
          <w:noProof/>
          <w:lang w:val="en-US"/>
        </w:rPr>
        <w:t>Witte, S., C. Buschbaum, J. E. E. van Beusekom, and K. Reise. 2010. Does climatic warming explain why an introduced barnacle finally takes over after a lag of more than 50 years? Biological Invasions 12:3579–3589.</w:t>
      </w:r>
    </w:p>
    <w:p w14:paraId="15A74128" w14:textId="77777777" w:rsidR="00664006" w:rsidRPr="00664006" w:rsidRDefault="00664006" w:rsidP="00664006">
      <w:pPr>
        <w:widowControl w:val="0"/>
        <w:autoSpaceDE w:val="0"/>
        <w:autoSpaceDN w:val="0"/>
        <w:adjustRightInd w:val="0"/>
        <w:ind w:left="480" w:hanging="480"/>
        <w:rPr>
          <w:noProof/>
        </w:rPr>
      </w:pPr>
      <w:r w:rsidRPr="00664006">
        <w:rPr>
          <w:noProof/>
          <w:lang w:val="en-US"/>
        </w:rPr>
        <w:t>Wyllie-Echeverria, T., and W. S. Wooster. 1998. Year-to-year variations in Bering Sea ice cover and some consequences for fish distributions. Fisheries Oceanography 7:159–170.</w:t>
      </w:r>
    </w:p>
    <w:p w14:paraId="54B3EFE2" w14:textId="7A13069F" w:rsidR="004D5A7F" w:rsidRDefault="004D5A7F" w:rsidP="00664006">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188" w:name="_91zzxnwcm8d4" w:colFirst="0" w:colLast="0"/>
      <w:bookmarkStart w:id="189" w:name="OLE_LINK1"/>
      <w:bookmarkStart w:id="190" w:name="OLE_LINK2"/>
      <w:bookmarkEnd w:id="188"/>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91"/>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91"/>
      <w:r w:rsidRPr="00CA4945">
        <w:commentReference w:id="191"/>
      </w:r>
      <w:bookmarkEnd w:id="189"/>
      <w:bookmarkEnd w:id="190"/>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5D68E8" w:rsidRDefault="005D68E8">
      <w:pPr>
        <w:widowControl w:val="0"/>
      </w:pPr>
      <w:r>
        <w:t>Preferences?</w:t>
      </w:r>
    </w:p>
  </w:comment>
  <w:comment w:id="2" w:author="Amanda Droghini" w:date="2018-03-21T07:42:00Z" w:initials="AD">
    <w:p w14:paraId="37676222" w14:textId="72AFBCD0" w:rsidR="005D68E8" w:rsidRDefault="005D68E8">
      <w:pPr>
        <w:pStyle w:val="CommentText"/>
      </w:pPr>
      <w:r>
        <w:rPr>
          <w:rStyle w:val="CommentReference"/>
        </w:rPr>
        <w:annotationRef/>
      </w:r>
      <w:r>
        <w:t>Across a strong latitudinal gradient?</w:t>
      </w:r>
    </w:p>
  </w:comment>
  <w:comment w:id="3" w:author="Amanda Droghini" w:date="2017-10-19T16:50:00Z" w:initials="">
    <w:p w14:paraId="4B7A938A" w14:textId="77777777" w:rsidR="005D68E8" w:rsidRDefault="005D68E8">
      <w:pPr>
        <w:widowControl w:val="0"/>
      </w:pPr>
      <w:r>
        <w:t>Other authors on this? Author order?</w:t>
      </w:r>
    </w:p>
  </w:comment>
  <w:comment w:id="4" w:author="Amanda Droghini" w:date="2018-03-16T09:17:00Z" w:initials="AD">
    <w:p w14:paraId="12C77586" w14:textId="5C8BCC2E" w:rsidR="005D68E8" w:rsidRDefault="005D68E8">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2E60CE69" w:rsidR="005D68E8" w:rsidRDefault="005D68E8">
      <w:pPr>
        <w:pStyle w:val="CommentText"/>
      </w:pPr>
      <w:r>
        <w:rPr>
          <w:rStyle w:val="CommentReference"/>
        </w:rPr>
        <w:annotationRef/>
      </w:r>
      <w:r>
        <w:t>Word count: 298</w:t>
      </w:r>
    </w:p>
  </w:comment>
  <w:comment w:id="24" w:author="Amanda Droghini" w:date="2018-03-17T18:36:00Z" w:initials="AD">
    <w:p w14:paraId="690DF08D" w14:textId="5A67B1E3" w:rsidR="005D68E8" w:rsidRDefault="005D68E8">
      <w:pPr>
        <w:pStyle w:val="CommentText"/>
      </w:pPr>
      <w:r>
        <w:rPr>
          <w:rStyle w:val="CommentReference"/>
        </w:rPr>
        <w:annotationRef/>
      </w:r>
      <w:r>
        <w:t>Standardize entire text to read “NIS”</w:t>
      </w:r>
    </w:p>
  </w:comment>
  <w:comment w:id="26" w:author="Amanda Droghini" w:date="2018-03-14T07:16:00Z" w:initials="AD">
    <w:p w14:paraId="62A1653D" w14:textId="119C79CC" w:rsidR="005D68E8" w:rsidRDefault="005D68E8">
      <w:pPr>
        <w:pStyle w:val="CommentText"/>
      </w:pPr>
      <w:r>
        <w:rPr>
          <w:rStyle w:val="CommentReference"/>
        </w:rPr>
        <w:annotationRef/>
      </w:r>
      <w:r>
        <w:t>Need to fix citations for entire paragraph</w:t>
      </w:r>
    </w:p>
  </w:comment>
  <w:comment w:id="28" w:author="Amanda Droghini" w:date="2018-03-13T08:12:00Z" w:initials="AD">
    <w:p w14:paraId="4CBFD47C" w14:textId="58A9F741" w:rsidR="005D68E8" w:rsidRDefault="005D68E8">
      <w:pPr>
        <w:pStyle w:val="CommentText"/>
      </w:pPr>
      <w:r>
        <w:rPr>
          <w:rStyle w:val="CommentReference"/>
        </w:rPr>
        <w:annotationRef/>
      </w:r>
      <w:r>
        <w:t>Other citation for this? Hop and Gjosaeter 2013??</w:t>
      </w:r>
    </w:p>
  </w:comment>
  <w:comment w:id="29" w:author="Amanda Droghini" w:date="2018-03-07T07:55:00Z" w:initials="AD">
    <w:p w14:paraId="031AF4C5" w14:textId="7D007620" w:rsidR="005D68E8" w:rsidRDefault="005D68E8">
      <w:pPr>
        <w:pStyle w:val="CommentText"/>
      </w:pPr>
      <w:r>
        <w:rPr>
          <w:rStyle w:val="CommentReference"/>
        </w:rPr>
        <w:annotationRef/>
      </w:r>
      <w:r>
        <w:t>Need more citations</w:t>
      </w:r>
    </w:p>
  </w:comment>
  <w:comment w:id="30" w:author="Amanda Droghini" w:date="2018-03-16T09:36:00Z" w:initials="AD">
    <w:p w14:paraId="476ED5EF" w14:textId="61A8C5C4" w:rsidR="005D68E8" w:rsidRDefault="005D68E8">
      <w:pPr>
        <w:pStyle w:val="CommentText"/>
      </w:pPr>
      <w:r>
        <w:rPr>
          <w:rStyle w:val="CommentReference"/>
        </w:rPr>
        <w:annotationRef/>
      </w:r>
      <w:r>
        <w:t>ASF: Why, does de Rivera not generally address these statements?</w:t>
      </w:r>
    </w:p>
  </w:comment>
  <w:comment w:id="31" w:author="Amanda Droghini" w:date="2018-02-19T06:57:00Z" w:initials="AD">
    <w:p w14:paraId="0194CAA3" w14:textId="2B6FC23F" w:rsidR="005D68E8" w:rsidRDefault="005D68E8">
      <w:pPr>
        <w:pStyle w:val="CommentText"/>
      </w:pPr>
      <w:r>
        <w:rPr>
          <w:rStyle w:val="CommentReference"/>
        </w:rPr>
        <w:annotationRef/>
      </w:r>
      <w:r>
        <w:t>Need citations for this whole section</w:t>
      </w:r>
    </w:p>
  </w:comment>
  <w:comment w:id="38" w:author="Amanda Droghini" w:date="2018-03-21T17:11:00Z" w:initials="AD">
    <w:p w14:paraId="60A9D260" w14:textId="3376E22B" w:rsidR="00664006" w:rsidRDefault="00664006">
      <w:pPr>
        <w:pStyle w:val="CommentText"/>
      </w:pPr>
      <w:r>
        <w:rPr>
          <w:rStyle w:val="CommentReference"/>
        </w:rPr>
        <w:annotationRef/>
      </w:r>
      <w:r>
        <w:t>I need help with this…</w:t>
      </w:r>
    </w:p>
  </w:comment>
  <w:comment w:id="40" w:author="Amanda Droghini" w:date="2018-03-16T09:52:00Z" w:initials="AD">
    <w:p w14:paraId="1A495C67" w14:textId="66AAD34B" w:rsidR="005D68E8" w:rsidRDefault="005D68E8">
      <w:pPr>
        <w:pStyle w:val="CommentText"/>
      </w:pPr>
      <w:r>
        <w:rPr>
          <w:rStyle w:val="CommentReference"/>
        </w:rPr>
        <w:annotationRef/>
      </w:r>
      <w:r>
        <w:t>ASF: Is this correct?</w:t>
      </w:r>
    </w:p>
    <w:p w14:paraId="5E7FC74B" w14:textId="477F555F" w:rsidR="005D68E8" w:rsidRDefault="005D68E8">
      <w:pPr>
        <w:pStyle w:val="CommentText"/>
      </w:pPr>
      <w:r>
        <w:t>If it is actually been found here in the Bering Sea, can we still make a strong case that we are contributing new knowledge that temperatures matters for marine invasive invasions?</w:t>
      </w:r>
    </w:p>
  </w:comment>
  <w:comment w:id="41" w:author="Amanda Droghini" w:date="2018-03-17T18:30:00Z" w:initials="AD">
    <w:p w14:paraId="7A228909" w14:textId="6306A037" w:rsidR="005D68E8" w:rsidRDefault="005D68E8">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43" w:author="Amanda Droghini" w:date="2018-02-05T07:29:00Z" w:initials="AD">
    <w:p w14:paraId="57EC4D09" w14:textId="77777777" w:rsidR="005D68E8" w:rsidRDefault="005D68E8" w:rsidP="006244EA">
      <w:pPr>
        <w:pStyle w:val="CommentText"/>
      </w:pPr>
      <w:r>
        <w:rPr>
          <w:rStyle w:val="CommentReference"/>
        </w:rPr>
        <w:annotationRef/>
      </w:r>
      <w:r>
        <w:t>Missing reference</w:t>
      </w:r>
    </w:p>
  </w:comment>
  <w:comment w:id="44" w:author="Amanda Droghini" w:date="2018-03-16T09:56:00Z" w:initials="AD">
    <w:p w14:paraId="517531A4" w14:textId="51FF788C" w:rsidR="005D68E8" w:rsidRDefault="005D68E8">
      <w:pPr>
        <w:pStyle w:val="CommentText"/>
      </w:pPr>
      <w:r>
        <w:rPr>
          <w:rStyle w:val="CommentReference"/>
        </w:rPr>
        <w:annotationRef/>
      </w:r>
      <w:r>
        <w:t>ASF: Ask Fischbach for references on this.</w:t>
      </w:r>
    </w:p>
  </w:comment>
  <w:comment w:id="53" w:author="Amanda Droghini" w:date="2018-02-18T10:10:00Z" w:initials="AD">
    <w:p w14:paraId="2991A3C9" w14:textId="77777777" w:rsidR="005D68E8" w:rsidRDefault="005D68E8">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5D68E8" w:rsidRDefault="005D68E8">
      <w:pPr>
        <w:pStyle w:val="CommentText"/>
      </w:pPr>
      <w:r>
        <w:t>methods intro?</w:t>
      </w:r>
    </w:p>
  </w:comment>
  <w:comment w:id="64" w:author="Amanda Droghini" w:date="2018-02-17T08:31:00Z" w:initials="AD">
    <w:p w14:paraId="0935B76E" w14:textId="366C5730" w:rsidR="005D68E8" w:rsidRDefault="005D68E8">
      <w:pPr>
        <w:pStyle w:val="CommentText"/>
      </w:pPr>
      <w:r>
        <w:rPr>
          <w:rStyle w:val="CommentReference"/>
        </w:rPr>
        <w:annotationRef/>
      </w:r>
      <w:r>
        <w:t>Needs reworking</w:t>
      </w:r>
    </w:p>
  </w:comment>
  <w:comment w:id="66" w:author="Amanda Droghini" w:date="2018-03-08T07:19:00Z" w:initials="AD">
    <w:p w14:paraId="728CEE87" w14:textId="49E37471" w:rsidR="005D68E8" w:rsidRDefault="005D68E8">
      <w:pPr>
        <w:pStyle w:val="CommentText"/>
      </w:pPr>
      <w:r>
        <w:rPr>
          <w:rStyle w:val="CommentReference"/>
        </w:rPr>
        <w:annotationRef/>
      </w:r>
      <w:r>
        <w:t>Just write up to 40…. I don’t think the model can actually predict &lt;10m</w:t>
      </w:r>
    </w:p>
  </w:comment>
  <w:comment w:id="67" w:author="Amanda Droghini" w:date="2018-01-31T07:24:00Z" w:initials="AD">
    <w:p w14:paraId="30497116" w14:textId="4A06224A" w:rsidR="005D68E8" w:rsidRDefault="005D68E8">
      <w:pPr>
        <w:pStyle w:val="CommentText"/>
      </w:pPr>
      <w:r>
        <w:rPr>
          <w:rStyle w:val="CommentReference"/>
        </w:rPr>
        <w:annotationRef/>
      </w:r>
      <w:r>
        <w:t>Tony do you prefer “mid-century”?</w:t>
      </w:r>
    </w:p>
  </w:comment>
  <w:comment w:id="70" w:author="Amanda Droghini" w:date="2018-02-17T08:32:00Z" w:initials="AD">
    <w:p w14:paraId="383BDECE" w14:textId="178ACACB" w:rsidR="005D68E8" w:rsidRDefault="005D68E8">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72" w:author="Amanda Droghini" w:date="2018-01-31T07:34:00Z" w:initials="AD">
    <w:p w14:paraId="7C871970" w14:textId="3D1B072D" w:rsidR="005D68E8" w:rsidRDefault="005D68E8">
      <w:pPr>
        <w:pStyle w:val="CommentText"/>
      </w:pPr>
      <w:r>
        <w:rPr>
          <w:rStyle w:val="CommentReference"/>
        </w:rPr>
        <w:annotationRef/>
      </w:r>
      <w:r>
        <w:t>Whether to include this sentence + the next ones depends on what figures we are included in final MS. Should we use an ensemble approach?</w:t>
      </w:r>
    </w:p>
  </w:comment>
  <w:comment w:id="73" w:author="Amanda Droghini" w:date="2018-01-31T07:37:00Z" w:initials="AD">
    <w:p w14:paraId="7A0EF1F0" w14:textId="4659B9B4" w:rsidR="005D68E8" w:rsidRDefault="005D68E8">
      <w:pPr>
        <w:pStyle w:val="CommentText"/>
      </w:pPr>
      <w:r>
        <w:rPr>
          <w:rStyle w:val="CommentReference"/>
        </w:rPr>
        <w:annotationRef/>
      </w:r>
      <w:r>
        <w:t>Do we talk about “percent no change” in the results??</w:t>
      </w:r>
    </w:p>
  </w:comment>
  <w:comment w:id="77" w:author="Amanda Droghini" w:date="2018-02-08T21:45:00Z" w:initials="AD">
    <w:p w14:paraId="6A6279A6" w14:textId="77777777" w:rsidR="005D68E8" w:rsidRDefault="005D68E8"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82" w:author="Amanda Droghini" w:date="2018-03-19T12:37:00Z" w:initials="AD">
    <w:p w14:paraId="0B6EE9B7" w14:textId="77777777" w:rsidR="005D68E8" w:rsidRDefault="005D68E8"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83" w:author="Amanda Droghini" w:date="2018-03-19T12:45:00Z" w:initials="AD">
    <w:p w14:paraId="7BC2976E" w14:textId="697CA442" w:rsidR="005D68E8" w:rsidRDefault="005D68E8">
      <w:pPr>
        <w:pStyle w:val="CommentText"/>
      </w:pPr>
      <w:r>
        <w:rPr>
          <w:rStyle w:val="CommentReference"/>
        </w:rPr>
        <w:annotationRef/>
      </w:r>
      <w:r>
        <w:t>Change figure would be interesting here – shows band really nicely</w:t>
      </w:r>
    </w:p>
  </w:comment>
  <w:comment w:id="84" w:author="Amanda Droghini" w:date="2018-03-19T12:47:00Z" w:initials="AD">
    <w:p w14:paraId="404DE3CB" w14:textId="3EA71162" w:rsidR="005D68E8" w:rsidRDefault="005D68E8">
      <w:pPr>
        <w:pStyle w:val="CommentText"/>
      </w:pPr>
      <w:r>
        <w:rPr>
          <w:rStyle w:val="CommentReference"/>
        </w:rPr>
        <w:annotationRef/>
      </w:r>
      <w:r>
        <w:t>Need to double check this</w:t>
      </w:r>
    </w:p>
  </w:comment>
  <w:comment w:id="90" w:author="Amanda Droghini" w:date="2017-11-12T22:06:00Z" w:initials="">
    <w:p w14:paraId="045112CC" w14:textId="77777777" w:rsidR="005D68E8" w:rsidRDefault="005D68E8" w:rsidP="000C2CEA">
      <w:pPr>
        <w:widowControl w:val="0"/>
      </w:pPr>
      <w:r>
        <w:t>Graph of # of species x Week</w:t>
      </w:r>
    </w:p>
  </w:comment>
  <w:comment w:id="93" w:author="Amanda Droghini" w:date="2018-02-17T09:03:00Z" w:initials="AD">
    <w:p w14:paraId="0910F67F" w14:textId="1E8F6327" w:rsidR="005D68E8" w:rsidRDefault="005D68E8">
      <w:pPr>
        <w:pStyle w:val="CommentText"/>
      </w:pPr>
      <w:r>
        <w:rPr>
          <w:rStyle w:val="CommentReference"/>
        </w:rPr>
        <w:annotationRef/>
      </w:r>
      <w:r>
        <w:t>can you graph frequency distribution for this? # of species by # of consec weeks</w:t>
      </w:r>
    </w:p>
  </w:comment>
  <w:comment w:id="95" w:author="Amanda Droghini" w:date="2018-03-16T10:27:00Z" w:initials="AD">
    <w:p w14:paraId="69EB6004" w14:textId="45C69674" w:rsidR="005D68E8" w:rsidRDefault="005D68E8">
      <w:pPr>
        <w:pStyle w:val="CommentText"/>
      </w:pPr>
      <w:r>
        <w:rPr>
          <w:rStyle w:val="CommentReference"/>
        </w:rPr>
        <w:annotationRef/>
      </w:r>
      <w:r>
        <w:t>ASF: detail why this is not n = 42.  Was this because we only had detailed reproductive habitat tolerance information for 29 NIS under consideration?</w:t>
      </w:r>
    </w:p>
  </w:comment>
  <w:comment w:id="96" w:author="Amanda Droghini" w:date="2018-03-11T10:23:00Z" w:initials="AD">
    <w:p w14:paraId="30CF82E1" w14:textId="77777777" w:rsidR="005D68E8" w:rsidRDefault="005D68E8" w:rsidP="004E6C5F">
      <w:pPr>
        <w:pStyle w:val="CommentText"/>
      </w:pPr>
      <w:r>
        <w:rPr>
          <w:rStyle w:val="CommentReference"/>
        </w:rPr>
        <w:annotationRef/>
      </w:r>
      <w:r>
        <w:t>Need to flesh out results for repro. Hone in on the temperature thresholds – how many weeks if you need 10C, etc. etc.</w:t>
      </w:r>
    </w:p>
  </w:comment>
  <w:comment w:id="110" w:author="Amanda Droghini" w:date="2018-02-17T08:54:00Z" w:initials="AD">
    <w:p w14:paraId="429B70D9" w14:textId="77777777" w:rsidR="005D68E8" w:rsidRDefault="005D68E8"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11" w:author="Amanda Droghini" w:date="2018-02-17T08:55:00Z" w:initials="AD">
    <w:p w14:paraId="604503BB" w14:textId="77777777" w:rsidR="005D68E8" w:rsidRDefault="005D68E8" w:rsidP="0034065B">
      <w:pPr>
        <w:pStyle w:val="CommentText"/>
      </w:pPr>
      <w:r>
        <w:rPr>
          <w:rStyle w:val="CommentReference"/>
        </w:rPr>
        <w:annotationRef/>
      </w:r>
      <w:r>
        <w:t>do all 3 models agree on these 6? if so, say that insead.</w:t>
      </w:r>
    </w:p>
  </w:comment>
  <w:comment w:id="117" w:author="Amanda Droghini" w:date="2017-11-12T22:38:00Z" w:initials="">
    <w:p w14:paraId="62A7E6D0" w14:textId="1A1BA0E3" w:rsidR="005D68E8" w:rsidRDefault="005D68E8" w:rsidP="0034065B">
      <w:pPr>
        <w:widowControl w:val="0"/>
      </w:pPr>
      <w:r>
        <w:t xml:space="preserve">Alaska or Bering Sea? </w:t>
      </w:r>
    </w:p>
  </w:comment>
  <w:comment w:id="119" w:author="Amanda Droghini" w:date="2018-02-17T09:01:00Z" w:initials="AD">
    <w:p w14:paraId="7D70480F" w14:textId="77777777" w:rsidR="005D68E8" w:rsidRDefault="005D68E8"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20" w:author="Amanda Droghini" w:date="2017-11-12T22:41:00Z" w:initials="">
    <w:p w14:paraId="358C5A9B" w14:textId="77777777" w:rsidR="005D68E8" w:rsidRDefault="005D68E8" w:rsidP="0034065B">
      <w:pPr>
        <w:widowControl w:val="0"/>
      </w:pPr>
      <w:r>
        <w:t>Chord diagram - ballast water</w:t>
      </w:r>
    </w:p>
  </w:comment>
  <w:comment w:id="121" w:author="Amanda Droghini" w:date="2017-11-12T22:20:00Z" w:initials="">
    <w:p w14:paraId="4605BA59" w14:textId="77777777" w:rsidR="005D68E8" w:rsidRDefault="005D68E8" w:rsidP="0034065B">
      <w:pPr>
        <w:widowControl w:val="0"/>
      </w:pPr>
      <w:r>
        <w:t>Assuming I interpreted this right?</w:t>
      </w:r>
    </w:p>
  </w:comment>
  <w:comment w:id="122" w:author="Amanda Droghini" w:date="2017-11-12T22:27:00Z" w:initials="">
    <w:p w14:paraId="64CAC5C5" w14:textId="77777777" w:rsidR="005D68E8" w:rsidRDefault="005D68E8" w:rsidP="0034065B">
      <w:pPr>
        <w:widowControl w:val="0"/>
      </w:pPr>
      <w:r>
        <w:t>Chord diagram - ship arrivals</w:t>
      </w:r>
    </w:p>
  </w:comment>
  <w:comment w:id="124" w:author="Amanda Droghini" w:date="2018-03-16T10:57:00Z" w:initials="AD">
    <w:p w14:paraId="14143BE2" w14:textId="39B33E99" w:rsidR="005D68E8" w:rsidRDefault="005D68E8">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25" w:author="Amanda Droghini" w:date="2018-03-08T07:44:00Z" w:initials="AD">
    <w:p w14:paraId="241EFCE1" w14:textId="357175F7" w:rsidR="005D68E8" w:rsidRDefault="005D68E8">
      <w:pPr>
        <w:pStyle w:val="CommentText"/>
      </w:pPr>
      <w:r>
        <w:rPr>
          <w:rStyle w:val="CommentReference"/>
        </w:rPr>
        <w:annotationRef/>
      </w:r>
      <w:r>
        <w:t>Maybe move to different part</w:t>
      </w:r>
    </w:p>
  </w:comment>
  <w:comment w:id="127" w:author="Amanda Droghini" w:date="2018-03-06T07:44:00Z" w:initials="AD">
    <w:p w14:paraId="1235C04F" w14:textId="77777777" w:rsidR="005D68E8" w:rsidRDefault="005D68E8" w:rsidP="008F5B16">
      <w:pPr>
        <w:pStyle w:val="CommentText"/>
      </w:pPr>
      <w:r>
        <w:rPr>
          <w:rStyle w:val="CommentReference"/>
        </w:rPr>
        <w:annotationRef/>
      </w:r>
      <w:r>
        <w:t>Not sure where to put this? I want to put it at the beginning but then I feel like it diminishes our findngs?!?</w:t>
      </w:r>
    </w:p>
  </w:comment>
  <w:comment w:id="131" w:author="Amanda Droghini" w:date="2018-03-07T08:30:00Z" w:initials="AD">
    <w:p w14:paraId="223E7107" w14:textId="77777777" w:rsidR="005D68E8" w:rsidRDefault="005D68E8" w:rsidP="00114E82">
      <w:pPr>
        <w:pStyle w:val="CommentText"/>
      </w:pPr>
      <w:r>
        <w:rPr>
          <w:rStyle w:val="CommentReference"/>
        </w:rPr>
        <w:annotationRef/>
      </w:r>
      <w:r>
        <w:t xml:space="preserve">as high as 19C on MODIS (2017) </w:t>
      </w:r>
      <w:r w:rsidRPr="009D2B00">
        <w:t>https://neo.sci.gsfc.nasa.gov/analysis/index.php</w:t>
      </w:r>
    </w:p>
  </w:comment>
  <w:comment w:id="132" w:author="Amanda Droghini" w:date="2018-03-07T08:20:00Z" w:initials="AD">
    <w:p w14:paraId="5082D051" w14:textId="77777777" w:rsidR="005D68E8" w:rsidRDefault="005D68E8" w:rsidP="00114E82">
      <w:pPr>
        <w:pStyle w:val="CommentText"/>
      </w:pPr>
      <w:r>
        <w:rPr>
          <w:rStyle w:val="CommentReference"/>
        </w:rPr>
        <w:annotationRef/>
      </w:r>
      <w:r>
        <w:t>Need to actually read Fetzer paper</w:t>
      </w:r>
    </w:p>
  </w:comment>
  <w:comment w:id="157" w:author="Amanda Droghini" w:date="2018-03-12T08:23:00Z" w:initials="AD">
    <w:p w14:paraId="7C1DAED8" w14:textId="44CFBCF3" w:rsidR="005D68E8" w:rsidRDefault="005D68E8">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5D68E8" w:rsidRDefault="005D68E8">
      <w:pPr>
        <w:pStyle w:val="CommentText"/>
      </w:pPr>
      <w:r>
        <w:t>Cite Wasson et a. 2001 Biological invasions of estuaries without international shipping: the importance of intraregional transport</w:t>
      </w:r>
    </w:p>
  </w:comment>
  <w:comment w:id="159" w:author="Amanda Droghini" w:date="2018-02-06T05:47:00Z" w:initials="AD">
    <w:p w14:paraId="1AEE5B5C" w14:textId="77777777" w:rsidR="005D68E8" w:rsidRDefault="005D68E8" w:rsidP="006A7E99">
      <w:pPr>
        <w:pStyle w:val="CommentText"/>
      </w:pPr>
      <w:r>
        <w:rPr>
          <w:rStyle w:val="CommentReference"/>
        </w:rPr>
        <w:annotationRef/>
      </w:r>
      <w:r>
        <w:t>More references needed + check that these say what you want them to say. L-R is for fouling species</w:t>
      </w:r>
    </w:p>
  </w:comment>
  <w:comment w:id="178" w:author="Amanda Droghini" w:date="2018-02-06T12:55:00Z" w:initials="AD">
    <w:p w14:paraId="57CE005C" w14:textId="77777777" w:rsidR="005D68E8" w:rsidRDefault="005D68E8" w:rsidP="00B31FD6">
      <w:pPr>
        <w:pStyle w:val="CommentText"/>
      </w:pPr>
      <w:r>
        <w:rPr>
          <w:rStyle w:val="CommentReference"/>
        </w:rPr>
        <w:annotationRef/>
      </w:r>
      <w:r>
        <w:t>Thieltges et al 2004 ++ see who cites them!</w:t>
      </w:r>
    </w:p>
    <w:p w14:paraId="14F0A1EA" w14:textId="77777777" w:rsidR="005D68E8" w:rsidRDefault="005D68E8" w:rsidP="00B31FD6">
      <w:pPr>
        <w:pStyle w:val="CommentText"/>
      </w:pPr>
    </w:p>
    <w:p w14:paraId="6E805556" w14:textId="77777777" w:rsidR="005D68E8" w:rsidRDefault="005D68E8"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5D68E8" w:rsidRDefault="005D68E8" w:rsidP="00B31FD6">
      <w:pPr>
        <w:pStyle w:val="CommentText"/>
      </w:pPr>
    </w:p>
    <w:p w14:paraId="37482056" w14:textId="77777777" w:rsidR="005D68E8" w:rsidRPr="00453DA1" w:rsidRDefault="005D68E8"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5D68E8" w:rsidRDefault="005D68E8" w:rsidP="00B31FD6">
      <w:pPr>
        <w:pStyle w:val="CommentText"/>
      </w:pPr>
    </w:p>
    <w:p w14:paraId="49A8039B" w14:textId="77777777" w:rsidR="005D68E8" w:rsidRPr="00453DA1" w:rsidRDefault="005D68E8"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5D68E8" w:rsidRDefault="005D68E8" w:rsidP="00B31FD6">
      <w:pPr>
        <w:pStyle w:val="CommentText"/>
      </w:pPr>
    </w:p>
    <w:p w14:paraId="7015EDA7" w14:textId="77777777" w:rsidR="005D68E8" w:rsidRPr="00DF1768" w:rsidRDefault="005D68E8"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5D68E8" w:rsidRDefault="005D68E8" w:rsidP="00B31FD6">
      <w:pPr>
        <w:pStyle w:val="CommentText"/>
      </w:pPr>
    </w:p>
    <w:p w14:paraId="1F4F3424" w14:textId="77777777" w:rsidR="005D68E8" w:rsidRPr="00DF1768" w:rsidRDefault="005D68E8"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5D68E8" w:rsidRDefault="005D68E8" w:rsidP="00B31FD6">
      <w:pPr>
        <w:pStyle w:val="CommentText"/>
      </w:pPr>
    </w:p>
  </w:comment>
  <w:comment w:id="186" w:author="Amanda Droghini" w:date="2018-03-12T08:26:00Z" w:initials="AD">
    <w:p w14:paraId="326093C0" w14:textId="07DC7638" w:rsidR="005D68E8" w:rsidRDefault="005D68E8">
      <w:pPr>
        <w:pStyle w:val="CommentText"/>
      </w:pPr>
      <w:r>
        <w:rPr>
          <w:rStyle w:val="CommentReference"/>
        </w:rPr>
        <w:annotationRef/>
      </w:r>
      <w:r>
        <w:t>Reword to omit ranking system?</w:t>
      </w:r>
    </w:p>
  </w:comment>
  <w:comment w:id="191" w:author="Jordan Watson - NOAA Federal" w:date="2017-10-02T17:35:00Z" w:initials="">
    <w:p w14:paraId="70283FEF" w14:textId="77777777" w:rsidR="005D68E8" w:rsidRDefault="005D68E8"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4CBFD47C" w15:done="0"/>
  <w15:commentEx w15:paraId="031AF4C5" w15:done="0"/>
  <w15:commentEx w15:paraId="476ED5EF" w15:paraIdParent="031AF4C5" w15:done="0"/>
  <w15:commentEx w15:paraId="0194CAA3" w15:done="0"/>
  <w15:commentEx w15:paraId="60A9D260"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62A1653D" w16cid:durableId="1E534AB2"/>
  <w16cid:commentId w16cid:paraId="4CBFD47C" w16cid:durableId="1E520686"/>
  <w16cid:commentId w16cid:paraId="031AF4C5" w16cid:durableId="1E4A1957"/>
  <w16cid:commentId w16cid:paraId="476ED5EF" w16cid:durableId="1E560E85"/>
  <w16cid:commentId w16cid:paraId="0194CAA3" w16cid:durableId="1E364EAF"/>
  <w16cid:commentId w16cid:paraId="60A9D260" w16cid:durableId="1E5D10DE"/>
  <w16cid:commentId w16cid:paraId="5E7FC74B" w16cid:durableId="1E561272"/>
  <w16cid:commentId w16cid:paraId="7A228909" w16cid:durableId="1E57DD43"/>
  <w16cid:commentId w16cid:paraId="7575D2C0" w16cid:durableId="1E364EB2"/>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AF303" w14:textId="77777777" w:rsidR="00643DE0" w:rsidRDefault="00643DE0">
      <w:r>
        <w:separator/>
      </w:r>
    </w:p>
  </w:endnote>
  <w:endnote w:type="continuationSeparator" w:id="0">
    <w:p w14:paraId="78170248" w14:textId="77777777" w:rsidR="00643DE0" w:rsidRDefault="00643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5D68E8" w:rsidRDefault="005D68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5D68E8" w:rsidRDefault="005D68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5D68E8" w:rsidRDefault="005D68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7A12F" w14:textId="77777777" w:rsidR="00643DE0" w:rsidRDefault="00643DE0">
      <w:r>
        <w:separator/>
      </w:r>
    </w:p>
  </w:footnote>
  <w:footnote w:type="continuationSeparator" w:id="0">
    <w:p w14:paraId="1A2E40F6" w14:textId="77777777" w:rsidR="00643DE0" w:rsidRDefault="00643DE0">
      <w:r>
        <w:continuationSeparator/>
      </w:r>
    </w:p>
  </w:footnote>
  <w:footnote w:id="1">
    <w:p w14:paraId="074BAA2A" w14:textId="27B1433F" w:rsidR="005D68E8" w:rsidRPr="006466BF" w:rsidRDefault="005D68E8" w:rsidP="006466BF">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5D68E8" w:rsidRDefault="005D68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5D68E8" w:rsidRDefault="005D68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5D68E8" w:rsidRDefault="005D68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9781C"/>
    <w:rsid w:val="004A259C"/>
    <w:rsid w:val="004A49E0"/>
    <w:rsid w:val="004A54A8"/>
    <w:rsid w:val="004B1228"/>
    <w:rsid w:val="004B1A2D"/>
    <w:rsid w:val="004B585F"/>
    <w:rsid w:val="004B7925"/>
    <w:rsid w:val="004C0817"/>
    <w:rsid w:val="004C4732"/>
    <w:rsid w:val="004D0D7C"/>
    <w:rsid w:val="004D0EA5"/>
    <w:rsid w:val="004D442F"/>
    <w:rsid w:val="004D5A7F"/>
    <w:rsid w:val="004D68B2"/>
    <w:rsid w:val="004E13B4"/>
    <w:rsid w:val="004E1D0A"/>
    <w:rsid w:val="004E5AE9"/>
    <w:rsid w:val="004E6C5F"/>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71CAF"/>
    <w:rsid w:val="00573D3C"/>
    <w:rsid w:val="0057401D"/>
    <w:rsid w:val="005767A4"/>
    <w:rsid w:val="005803B1"/>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738C"/>
    <w:rsid w:val="00781DE5"/>
    <w:rsid w:val="00782669"/>
    <w:rsid w:val="00782C85"/>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06DF"/>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8384C"/>
    <w:rsid w:val="00D87C60"/>
    <w:rsid w:val="00D95A52"/>
    <w:rsid w:val="00D96044"/>
    <w:rsid w:val="00D9788D"/>
    <w:rsid w:val="00DA017D"/>
    <w:rsid w:val="00DA3713"/>
    <w:rsid w:val="00DA38DE"/>
    <w:rsid w:val="00DA3A4A"/>
    <w:rsid w:val="00DA4A1A"/>
    <w:rsid w:val="00DA6BD5"/>
    <w:rsid w:val="00DB1341"/>
    <w:rsid w:val="00DB1BC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90F"/>
    <w:rsid w:val="00F57583"/>
    <w:rsid w:val="00F61131"/>
    <w:rsid w:val="00F62A45"/>
    <w:rsid w:val="00F63567"/>
    <w:rsid w:val="00F65059"/>
    <w:rsid w:val="00F71DB3"/>
    <w:rsid w:val="00F7502E"/>
    <w:rsid w:val="00F753FC"/>
    <w:rsid w:val="00F80632"/>
    <w:rsid w:val="00F843E2"/>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1B68DA3-BBE2-DE48-B7DB-08F3E2A47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34</Pages>
  <Words>46596</Words>
  <Characters>265598</Characters>
  <Application>Microsoft Office Word</Application>
  <DocSecurity>0</DocSecurity>
  <Lines>2213</Lines>
  <Paragraphs>623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70</cp:revision>
  <dcterms:created xsi:type="dcterms:W3CDTF">2018-03-08T01:35:00Z</dcterms:created>
  <dcterms:modified xsi:type="dcterms:W3CDTF">2018-03-22T01:18:00Z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