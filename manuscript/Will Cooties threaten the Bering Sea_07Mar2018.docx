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r w:rsidRPr="00CA4945">
        <w:rPr>
          <w:b/>
          <w:color w:val="222222"/>
          <w:highlight w:val="white"/>
        </w:rPr>
        <w:t>Potential journals for publication?</w:t>
      </w:r>
      <w:commentRangeEnd w:id="0"/>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r>
        <w:rPr>
          <w:color w:val="222222"/>
          <w:highlight w:val="white"/>
        </w:rPr>
        <w:t>Hydrobiologia</w:t>
      </w:r>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r w:rsidRPr="00CA4945">
        <w:rPr>
          <w:color w:val="222222"/>
          <w:highlight w:val="white"/>
        </w:rPr>
        <w:t>PLoS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473423D2" w:rsidR="009A16DF" w:rsidRDefault="000B0DC8"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39A6AFE6" w:rsidR="00723773" w:rsidRPr="00CA4945" w:rsidRDefault="00874591" w:rsidP="00BB5655">
      <w:pPr>
        <w:pStyle w:val="Heading1"/>
      </w:pPr>
      <w:bookmarkStart w:id="1" w:name="_3gj8dlnf4yge" w:colFirst="0" w:colLast="0"/>
      <w:bookmarkEnd w:id="1"/>
      <w:r w:rsidRPr="00CA4945">
        <w:lastRenderedPageBreak/>
        <w:t xml:space="preserve">Title: </w:t>
      </w:r>
      <w:commentRangeStart w:id="2"/>
      <w:r w:rsidRPr="00CA4945">
        <w:t>What l</w:t>
      </w:r>
      <w:r w:rsidR="000434AA">
        <w:t>imits invasions in</w:t>
      </w:r>
      <w:r w:rsidRPr="00CA4945">
        <w:t xml:space="preserve"> </w:t>
      </w:r>
      <w:r w:rsidRPr="00CA4945">
        <w:rPr>
          <w:highlight w:val="cyan"/>
        </w:rPr>
        <w:t>arctic</w:t>
      </w:r>
      <w:r w:rsidRPr="00CA4945">
        <w:t xml:space="preserve"> marine system</w:t>
      </w:r>
      <w:r w:rsidR="000434AA">
        <w:t>s?</w:t>
      </w:r>
      <w:r w:rsidRPr="00CA4945">
        <w:t xml:space="preserve"> Investigating t</w:t>
      </w:r>
      <w:r w:rsidR="000434AA">
        <w:t xml:space="preserve">he role of </w:t>
      </w:r>
      <w:r w:rsidR="002A27DE">
        <w:t xml:space="preserve">water </w:t>
      </w:r>
      <w:r w:rsidR="000434AA">
        <w:t>t</w:t>
      </w:r>
      <w:r w:rsidRPr="00CA4945">
        <w:t>emperature</w:t>
      </w:r>
      <w:r w:rsidR="000434AA">
        <w:t xml:space="preserve"> on survival and reproduction</w:t>
      </w:r>
      <w:r w:rsidRPr="00CA4945">
        <w:t xml:space="preserve"> in the Bering Sea</w:t>
      </w:r>
      <w:commentRangeEnd w:id="2"/>
      <w:r w:rsidR="00DA4A1A">
        <w:rPr>
          <w:rStyle w:val="CommentReference"/>
          <w:b w:val="0"/>
        </w:rPr>
        <w:commentReference w:id="2"/>
      </w:r>
    </w:p>
    <w:p w14:paraId="753A1902" w14:textId="1A8B9C92" w:rsidR="00723773" w:rsidRPr="000434AA" w:rsidRDefault="00874591" w:rsidP="00A85C6F">
      <w:pPr>
        <w:spacing w:line="360" w:lineRule="auto"/>
        <w:ind w:firstLine="0"/>
        <w:contextualSpacing/>
      </w:pPr>
      <w:r w:rsidRPr="00CA4945">
        <w:rPr>
          <w:b/>
        </w:rPr>
        <w:t>Authors:</w:t>
      </w:r>
      <w:commentRangeStart w:id="3"/>
      <w:commentRangeStart w:id="4"/>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commentRangeEnd w:id="4"/>
      <w:r w:rsidR="000B0DC8">
        <w:rPr>
          <w:rStyle w:val="CommentReference"/>
          <w:rFonts w:ascii="Arial" w:eastAsia="Arial" w:hAnsi="Arial" w:cs="Arial"/>
          <w:color w:val="000000"/>
          <w:lang w:val="en-US" w:eastAsia="en-US"/>
        </w:rPr>
        <w:commentReference w:id="4"/>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5" w:name="_avmfvmnpzhi4" w:colFirst="0" w:colLast="0"/>
      <w:bookmarkEnd w:id="5"/>
    </w:p>
    <w:p w14:paraId="3DE406CC" w14:textId="77777777" w:rsidR="00723773" w:rsidRPr="00CA4945" w:rsidRDefault="00874591" w:rsidP="00BB5655">
      <w:pPr>
        <w:pStyle w:val="Heading1"/>
      </w:pPr>
      <w:bookmarkStart w:id="6" w:name="_u7a6acf52prm" w:colFirst="0" w:colLast="0"/>
      <w:bookmarkEnd w:id="6"/>
      <w:r w:rsidRPr="00CA4945">
        <w:br w:type="page"/>
      </w:r>
    </w:p>
    <w:p w14:paraId="27DD2D73" w14:textId="77777777" w:rsidR="00475A9D" w:rsidRPr="00CA4945" w:rsidRDefault="00475A9D" w:rsidP="00001DF8">
      <w:pPr>
        <w:pStyle w:val="Heading1"/>
      </w:pPr>
      <w:bookmarkStart w:id="7" w:name="_apau72l7trnn" w:colFirst="0" w:colLast="0"/>
      <w:bookmarkStart w:id="8" w:name="_l1pptop6d6ld" w:colFirst="0" w:colLast="0"/>
      <w:bookmarkEnd w:id="7"/>
      <w:bookmarkEnd w:id="8"/>
      <w:commentRangeStart w:id="9"/>
      <w:r w:rsidRPr="00CA4945">
        <w:lastRenderedPageBreak/>
        <w:t>Abstract</w:t>
      </w:r>
      <w:commentRangeEnd w:id="9"/>
      <w:r w:rsidR="00346BFB">
        <w:rPr>
          <w:rStyle w:val="CommentReference"/>
          <w:rFonts w:ascii="Arial" w:hAnsi="Arial" w:cs="Arial"/>
          <w:b w:val="0"/>
        </w:rPr>
        <w:commentReference w:id="9"/>
      </w:r>
    </w:p>
    <w:p w14:paraId="0E2CCB2A" w14:textId="5435D888" w:rsidR="001F394D" w:rsidRPr="001F394D" w:rsidRDefault="00C06175" w:rsidP="001F394D">
      <w:pPr>
        <w:spacing w:line="360" w:lineRule="auto"/>
        <w:contextualSpacing/>
      </w:pPr>
      <w:r>
        <w:t xml:space="preserve">Cold </w:t>
      </w:r>
      <w:r w:rsidR="001F394D">
        <w:t>water</w:t>
      </w:r>
      <w:r>
        <w:t xml:space="preserve"> temperature</w:t>
      </w:r>
      <w:r w:rsidR="001F394D">
        <w:t xml:space="preserve">s and </w:t>
      </w:r>
      <w:del w:id="10" w:author="Amanda Droghini" w:date="2018-03-16T09:20:00Z">
        <w:r w:rsidR="001F394D" w:rsidDel="000B0DC8">
          <w:delText xml:space="preserve">low </w:delText>
        </w:r>
      </w:del>
      <w:ins w:id="11" w:author="Amanda Droghini" w:date="2018-03-16T09:20:00Z">
        <w:r w:rsidR="000B0DC8">
          <w:t xml:space="preserve">minimal </w:t>
        </w:r>
      </w:ins>
      <w:r w:rsidR="001F394D">
        <w:t>shipping traffic are expected to limit b</w:t>
      </w:r>
      <w:r w:rsidR="001F394D" w:rsidRPr="004433B3">
        <w:t>iological introductions</w:t>
      </w:r>
      <w:r w:rsidR="001F394D">
        <w:t xml:space="preserve"> in polar ecosystems, </w:t>
      </w:r>
      <w:r>
        <w:t xml:space="preserve">but </w:t>
      </w:r>
      <w:ins w:id="12" w:author="Amanda Droghini" w:date="2018-03-16T09:22:00Z">
        <w:r w:rsidR="000B0DC8">
          <w:t xml:space="preserve">evaluations of </w:t>
        </w:r>
      </w:ins>
      <w:r w:rsidR="001F394D">
        <w:t>th</w:t>
      </w:r>
      <w:ins w:id="13" w:author="Amanda Droghini" w:date="2018-03-16T09:20:00Z">
        <w:r w:rsidR="000B0DC8">
          <w:t xml:space="preserve">is expectation </w:t>
        </w:r>
      </w:ins>
      <w:ins w:id="14" w:author="Amanda Droghini" w:date="2018-03-16T09:22:00Z">
        <w:r w:rsidR="000B0DC8">
          <w:t>across multiple taxa and life stages are lacking.</w:t>
        </w:r>
      </w:ins>
      <w:del w:id="15" w:author="Amanda Droghini" w:date="2018-03-16T09:21:00Z">
        <w:r w:rsidR="001F394D" w:rsidDel="000B0DC8">
          <w:delText>have</w:delText>
        </w:r>
        <w:r w:rsidR="00816CE9" w:rsidDel="000B0DC8">
          <w:delText xml:space="preserve"> </w:delText>
        </w:r>
      </w:del>
      <w:del w:id="16" w:author="Amanda Droghini" w:date="2018-03-16T09:23:00Z">
        <w:r w:rsidR="001F394D" w:rsidDel="000B0DC8">
          <w:delText>rarely</w:delText>
        </w:r>
        <w:r w:rsidR="00816CE9" w:rsidDel="000B0DC8">
          <w:delText xml:space="preserve"> been e</w:delText>
        </w:r>
        <w:r w:rsidR="001F394D" w:rsidDel="000B0DC8">
          <w:delText>xplored</w:delText>
        </w:r>
        <w:r w:rsidDel="000B0DC8">
          <w:delText xml:space="preserve"> across several taxa and multiple stages of invasions</w:delText>
        </w:r>
        <w:r w:rsidR="002A27DE" w:rsidRPr="00AD0B6C" w:rsidDel="000B0DC8">
          <w:delText>.</w:delText>
        </w:r>
      </w:del>
      <w:r w:rsidR="002A27DE" w:rsidRPr="00AD0B6C">
        <w:t xml:space="preserve"> </w:t>
      </w:r>
      <w:r w:rsidR="001F394D">
        <w:t>We evaluated these expectations</w:t>
      </w:r>
      <w:r w:rsidR="001F394D" w:rsidRPr="002A1F24">
        <w:t xml:space="preserve"> </w:t>
      </w:r>
      <w:r w:rsidR="001F394D">
        <w:t>in the Bering Sea, a marine ecosystem characterized by a strong, subarctic-arctic latitudinal gradient, by (1) examining</w:t>
      </w:r>
      <w:r w:rsidR="002A27DE">
        <w:t xml:space="preserve"> </w:t>
      </w:r>
      <w:r w:rsidR="001F394D">
        <w:t xml:space="preserve">how water temperatures affect potential survival and reproductive habitat of invasive species; and (2) quantifying vessel traffic and ballast water </w:t>
      </w:r>
      <w:r w:rsidR="001F394D" w:rsidRPr="00CA4945">
        <w:t xml:space="preserve">discharge </w:t>
      </w:r>
      <w:r w:rsidR="001F394D">
        <w:t xml:space="preserve">into </w:t>
      </w:r>
      <w:r w:rsidR="001F394D" w:rsidRPr="00CA4945">
        <w:t xml:space="preserve">U.S. </w:t>
      </w:r>
      <w:r w:rsidR="001F394D">
        <w:t xml:space="preserve">Bering Sea </w:t>
      </w:r>
      <w:r w:rsidR="001F394D" w:rsidRPr="00CA4945">
        <w:t>ports</w:t>
      </w:r>
      <w:r w:rsidR="002A27DE">
        <w:t>. We</w:t>
      </w:r>
      <w:r w:rsidR="002A27DE" w:rsidRPr="00CA4945">
        <w:t xml:space="preserve"> </w:t>
      </w:r>
      <w:r w:rsidR="002A27DE">
        <w:t xml:space="preserve">built taxa-specific, habitat suitability models by comparing </w:t>
      </w:r>
      <w:r w:rsidR="001F394D">
        <w:t xml:space="preserve">species’ </w:t>
      </w:r>
      <w:r w:rsidR="002A27DE">
        <w:t>temperature and salinity thresholds</w:t>
      </w:r>
      <w:r w:rsidR="002A27DE" w:rsidRPr="00CA4945">
        <w:t xml:space="preserve"> </w:t>
      </w:r>
      <w:r w:rsidR="002A27DE" w:rsidRPr="000C7858">
        <w:t xml:space="preserve">to </w:t>
      </w:r>
      <w:r w:rsidR="001F394D">
        <w:t>conditions in</w:t>
      </w:r>
      <w:r w:rsidR="002A27DE" w:rsidRPr="000C7858">
        <w:t xml:space="preserve"> </w:t>
      </w:r>
      <w:r>
        <w:t>the Bering Sea</w:t>
      </w:r>
      <w:r w:rsidR="001F394D">
        <w:t xml:space="preserve"> projected by three regional ocean models. We</w:t>
      </w:r>
      <w:r w:rsidR="002A27DE">
        <w:t xml:space="preserve"> </w:t>
      </w:r>
      <w:r w:rsidR="001F394D">
        <w:rPr>
          <w:rFonts w:eastAsia="Calibri"/>
        </w:rPr>
        <w:t xml:space="preserve">investigated </w:t>
      </w:r>
      <w:r>
        <w:rPr>
          <w:rFonts w:eastAsia="Calibri"/>
        </w:rPr>
        <w:t xml:space="preserve">climate-driven </w:t>
      </w:r>
      <w:r w:rsidR="001F394D">
        <w:rPr>
          <w:rFonts w:eastAsia="Calibri"/>
        </w:rPr>
        <w:t xml:space="preserve">changes in habitat suitability </w:t>
      </w:r>
      <w:r w:rsidR="001F394D">
        <w:t>by considering</w:t>
      </w:r>
      <w:r w:rsidR="002A27DE">
        <w:t xml:space="preserve"> </w:t>
      </w:r>
      <w:r w:rsidR="002A27DE" w:rsidRPr="00CA4945">
        <w:rPr>
          <w:rFonts w:eastAsia="Calibri"/>
        </w:rPr>
        <w:t xml:space="preserve">two </w:t>
      </w:r>
      <w:r w:rsidR="002A27DE">
        <w:rPr>
          <w:rFonts w:eastAsia="Calibri"/>
        </w:rPr>
        <w:t>time</w:t>
      </w:r>
      <w:r w:rsidR="002A27DE" w:rsidRPr="00CA4945">
        <w:rPr>
          <w:rFonts w:eastAsia="Calibri"/>
        </w:rPr>
        <w:t xml:space="preserve"> periods: current (2003-2</w:t>
      </w:r>
      <w:r w:rsidR="001F394D">
        <w:rPr>
          <w:rFonts w:eastAsia="Calibri"/>
        </w:rPr>
        <w:t>012) and mid-century (2030-2039)</w:t>
      </w:r>
      <w:r w:rsidR="002A27DE" w:rsidRPr="00CA4945">
        <w:rPr>
          <w:rFonts w:eastAsia="Calibri"/>
        </w:rPr>
        <w:t xml:space="preserve">. </w:t>
      </w:r>
      <w:r w:rsidR="001F394D" w:rsidRPr="00A8789A">
        <w:rPr>
          <w:rFonts w:eastAsia="Calibri"/>
        </w:rPr>
        <w:t xml:space="preserve">Under current conditions, 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southern</w:t>
      </w:r>
      <w:r w:rsidR="001F394D" w:rsidRPr="00CA4945">
        <w:t xml:space="preserve"> Bering Sea</w:t>
      </w:r>
      <w:r w:rsidR="001F394D">
        <w:t>.</w:t>
      </w:r>
      <w:r w:rsidR="001F394D" w:rsidRPr="00CA4945">
        <w:t xml:space="preserve"> </w:t>
      </w:r>
      <w:r w:rsidR="001F394D">
        <w:t xml:space="preserve">Areas north </w:t>
      </w:r>
      <w:r w:rsidR="001F394D" w:rsidRPr="000C7858">
        <w:t>of 58°N, wh</w:t>
      </w:r>
      <w:r w:rsidR="001F394D">
        <w:t xml:space="preserve">ich </w:t>
      </w:r>
      <w:ins w:id="17" w:author="Amanda Droghini" w:date="2018-03-16T09:24:00Z">
        <w:r w:rsidR="000B0DC8">
          <w:t xml:space="preserve">have been </w:t>
        </w:r>
      </w:ins>
      <w:del w:id="18" w:author="Amanda Droghini" w:date="2018-03-16T09:25:00Z">
        <w:r w:rsidR="001F394D" w:rsidDel="000B0DC8">
          <w:delText xml:space="preserve">are </w:delText>
        </w:r>
      </w:del>
      <w:r w:rsidR="001F394D">
        <w:t>annually covered by sea ice and have</w:t>
      </w:r>
      <w:ins w:id="19" w:author="Amanda Droghini" w:date="2018-03-16T09:25:00Z">
        <w:r w:rsidR="000B0DC8">
          <w:t xml:space="preserve"> had</w:t>
        </w:r>
      </w:ins>
      <w:r w:rsidR="001F394D">
        <w:t xml:space="preserve"> winter water temperatures below </w:t>
      </w:r>
      <w:r w:rsidR="001F394D" w:rsidRPr="001A77BE">
        <w:t>0°C</w:t>
      </w:r>
      <w:r w:rsidR="001F394D">
        <w:t xml:space="preserve">, </w:t>
      </w:r>
      <w:ins w:id="20" w:author="Amanda Droghini" w:date="2018-03-16T09:25:00Z">
        <w:r w:rsidR="000B0DC8">
          <w:t>were</w:t>
        </w:r>
      </w:ins>
      <w:del w:id="21" w:author="Amanda Droghini" w:date="2018-03-16T09:25:00Z">
        <w:r w:rsidR="001F394D" w:rsidDel="000B0DC8">
          <w:delText>are</w:delText>
        </w:r>
      </w:del>
      <w:r w:rsidR="001F394D">
        <w:t xml:space="preserve"> largely</w:t>
      </w:r>
      <w:r w:rsidR="001F394D" w:rsidRPr="00CA4945">
        <w:t xml:space="preserve"> inhospitable</w:t>
      </w:r>
      <w:r w:rsidR="001F394D">
        <w:t>. F</w:t>
      </w:r>
      <w:r w:rsidR="001F394D" w:rsidRPr="00CA4945">
        <w:t>uture models predict a northwar</w:t>
      </w:r>
      <w:r w:rsidR="001F394D">
        <w:t xml:space="preserve">d expansion of suitable habitat, largely favoring </w:t>
      </w:r>
      <w:r w:rsidR="001F394D" w:rsidRPr="00CA4945">
        <w:t>taxa that al</w:t>
      </w:r>
      <w:r w:rsidR="001F394D">
        <w:t xml:space="preserve">ready have the ability to survive year-round. While suitable reproductive temperatures exist for many of the taxa considered, the short summer season may limit those that require more than six weeks to complete development. </w:t>
      </w:r>
      <w:r w:rsidR="0064363B">
        <w:t xml:space="preserve">We found substantial trans-oceanic cargo and fishing vessel traffic and ballast water discharge, with the greatest amount occurring in Dutch Harbor, which serves as a hub connected to local ports throughout the Bering Sea. </w:t>
      </w:r>
      <w:r w:rsidR="001F394D">
        <w:t xml:space="preserve">Our analyses indicate that there currently exists </w:t>
      </w:r>
      <w:r w:rsidR="00AC2995">
        <w:t xml:space="preserve">suitable habitat and transport </w:t>
      </w:r>
      <w:r w:rsidR="001F394D">
        <w:t xml:space="preserve">mechanisms for </w:t>
      </w:r>
      <w:r w:rsidR="00AC2995">
        <w:t>non-native taxa in</w:t>
      </w:r>
      <w:r w:rsidR="001F394D">
        <w:t xml:space="preserve"> the Bering Sea, and environmental barriers are expected to decrease in the near future. 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22" w:name="_pbl1j7mdidxp" w:colFirst="0" w:colLast="0"/>
      <w:bookmarkStart w:id="23" w:name="_voybw5xrckbg" w:colFirst="0" w:colLast="0"/>
      <w:bookmarkEnd w:id="22"/>
      <w:bookmarkEnd w:id="23"/>
      <w:commentRangeStart w:id="24"/>
      <w:r w:rsidRPr="00CA4945">
        <w:lastRenderedPageBreak/>
        <w:t>Introduction</w:t>
      </w:r>
      <w:commentRangeEnd w:id="24"/>
      <w:r w:rsidR="006466BF">
        <w:rPr>
          <w:rStyle w:val="CommentReference"/>
          <w:rFonts w:ascii="Arial" w:hAnsi="Arial" w:cs="Arial"/>
          <w:b w:val="0"/>
        </w:rPr>
        <w:commentReference w:id="24"/>
      </w:r>
    </w:p>
    <w:p w14:paraId="6CF7C39A" w14:textId="52DB50A2" w:rsidR="000200CF" w:rsidRDefault="00FA27FD" w:rsidP="000200CF">
      <w:pPr>
        <w:spacing w:line="360" w:lineRule="auto"/>
      </w:pPr>
      <w:bookmarkStart w:id="25" w:name="_bfvbetu0f9fx" w:colFirst="0" w:colLast="0"/>
      <w:bookmarkEnd w:id="25"/>
      <w:commentRangeStart w:id="26"/>
      <w:r>
        <w:t>Shipping</w:t>
      </w:r>
      <w:r w:rsidR="009B1665">
        <w:t>,</w:t>
      </w:r>
      <w:commentRangeEnd w:id="26"/>
      <w:r w:rsidR="000E0809">
        <w:rPr>
          <w:rStyle w:val="CommentReference"/>
          <w:rFonts w:ascii="Arial" w:eastAsia="Arial" w:hAnsi="Arial" w:cs="Arial"/>
          <w:color w:val="000000"/>
          <w:lang w:val="en-US" w:eastAsia="en-US"/>
        </w:rPr>
        <w:commentReference w:id="26"/>
      </w:r>
      <w:r w:rsidR="009B1665" w:rsidRPr="002556C6">
        <w:t xml:space="preserve"> </w:t>
      </w:r>
      <w:r w:rsidR="00F753FC">
        <w:t>temperature,</w:t>
      </w:r>
      <w:r w:rsidR="00F753FC" w:rsidRPr="00CA4945">
        <w:t xml:space="preserve"> </w:t>
      </w:r>
      <w:r w:rsidR="009B1665">
        <w:t>and salinity</w:t>
      </w:r>
      <w:r w:rsidR="00F753FC" w:rsidRPr="002556C6">
        <w:t xml:space="preserve"> are</w:t>
      </w:r>
      <w:r w:rsidR="00F753FC" w:rsidRPr="00CA4945">
        <w:t xml:space="preserve"> strong, predicti</w:t>
      </w:r>
      <w:r w:rsidR="00F753FC">
        <w:t>ve</w:t>
      </w:r>
      <w:r w:rsidR="00F753FC" w:rsidRPr="00CA4945">
        <w:t xml:space="preserve"> factors of </w:t>
      </w:r>
      <w:r w:rsidR="00F753FC">
        <w:t xml:space="preserve">the </w:t>
      </w:r>
      <w:r>
        <w:t>distribution and invasion potential of aquatic, non-</w:t>
      </w:r>
      <w:r w:rsidR="000E0809">
        <w:t>indigenous</w:t>
      </w:r>
      <w:r w:rsidR="00F753FC">
        <w:t xml:space="preserve"> species</w:t>
      </w:r>
      <w:r w:rsidR="000E0809">
        <w:t xml:space="preserve"> (NIS)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t xml:space="preserve"> Shipping</w:t>
      </w:r>
      <w:r w:rsidR="00F753FC">
        <w:t xml:space="preserve"> is </w:t>
      </w:r>
      <w:r w:rsidR="009B1665">
        <w:t>a</w:t>
      </w:r>
      <w:r w:rsidR="00F753FC">
        <w:t xml:space="preserve"> </w:t>
      </w:r>
      <w:r w:rsidR="009B1665">
        <w:t>primary</w:t>
      </w:r>
      <w:r w:rsidR="00F753FC">
        <w:t xml:space="preserve"> </w:t>
      </w:r>
      <w:r>
        <w:t>pathway</w:t>
      </w:r>
      <w:r w:rsidR="00F753FC">
        <w:t xml:space="preserve"> </w:t>
      </w:r>
      <w:r w:rsidR="009B1665">
        <w:t>by which</w:t>
      </w:r>
      <w:r w:rsidR="00F753FC">
        <w:t xml:space="preserve"> </w:t>
      </w:r>
      <w:r w:rsidR="009B1665">
        <w:t>species are introduced to new regions</w:t>
      </w:r>
      <w:r w:rsidR="00F753FC">
        <w:t xml:space="preserve"> </w:t>
      </w:r>
      <w:r w:rsidR="00F753FC">
        <w:fldChar w:fldCharType="begin" w:fldLock="1"/>
      </w:r>
      <w:r w:rsidR="00F753FC">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F753FC">
        <w:fldChar w:fldCharType="separate"/>
      </w:r>
      <w:r w:rsidR="00F753FC" w:rsidRPr="00E848FF">
        <w:rPr>
          <w:noProof/>
        </w:rPr>
        <w:t>(Ruiz et al. 1997, Molnar et al. 2008)</w:t>
      </w:r>
      <w:r w:rsidR="00F753FC">
        <w:fldChar w:fldCharType="end"/>
      </w:r>
      <w:r w:rsidR="00F753FC">
        <w:t>, a</w:t>
      </w:r>
      <w:r w:rsidR="00CD3939">
        <w:t>s organisms are unintentionally transported in ballast water and on the wetted surfaces of ships (“biofouling”). P</w:t>
      </w:r>
      <w:r w:rsidR="009B1665">
        <w:t xml:space="preserve">atterns of vessel traffic </w:t>
      </w:r>
      <w:r w:rsidR="00CD3939">
        <w:t>– including the port of origin, the</w:t>
      </w:r>
      <w:r w:rsidR="00D363FA">
        <w:t xml:space="preserve"> route taken, the</w:t>
      </w:r>
      <w:r w:rsidR="00CD3939">
        <w:t xml:space="preserve"> duration of the voyage, the type of ship, and the difference in environmental conditions between origin and recipient ports – collectively </w:t>
      </w:r>
      <w:r w:rsidR="009B1665">
        <w:t>influence</w:t>
      </w:r>
      <w:r w:rsidR="00F753FC">
        <w:t xml:space="preserve"> the diversity, number, and frequency </w:t>
      </w:r>
      <w:r w:rsidR="009B1665">
        <w:t>of these introductions</w:t>
      </w:r>
      <w:r w:rsidR="00F753FC">
        <w:t xml:space="preserve"> </w:t>
      </w:r>
      <w:r w:rsidR="00CD3939">
        <w:fldChar w:fldCharType="begin" w:fldLock="1"/>
      </w:r>
      <w:r w:rsidR="009E26BA">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CD3939">
        <w:fldChar w:fldCharType="separate"/>
      </w:r>
      <w:r w:rsidR="00D363FA" w:rsidRPr="00D363FA">
        <w:rPr>
          <w:noProof/>
        </w:rPr>
        <w:t>(Verling et al. 2005, Colautti et al. 2006, Miller and Ruiz 2014)</w:t>
      </w:r>
      <w:r w:rsidR="00CD3939">
        <w:fldChar w:fldCharType="end"/>
      </w:r>
      <w:r w:rsidR="00F753FC">
        <w:t xml:space="preserve">. </w:t>
      </w:r>
      <w:r w:rsidR="00D363FA">
        <w:t>Because higher rates of introductions increases the probability of successful invasion, areas with little shipping traffic, like polar regions, are predicted to be less at risk</w:t>
      </w:r>
      <w:r w:rsidR="00772381">
        <w:t xml:space="preserve"> than high-traffic regions</w:t>
      </w:r>
      <w:r w:rsidR="00D363FA">
        <w:t xml:space="preserve">. </w:t>
      </w:r>
      <w:r w:rsidR="00772381">
        <w:t>Following successful transport</w:t>
      </w:r>
      <w:r w:rsidR="0098675B">
        <w:t xml:space="preserve">, </w:t>
      </w:r>
      <w:r w:rsidR="00C219FB">
        <w:t>w</w:t>
      </w:r>
      <w:r w:rsidR="00F753FC">
        <w:t xml:space="preserve">ater temperatures are </w:t>
      </w:r>
      <w:r w:rsidR="00DC7E4C">
        <w:t>thought</w:t>
      </w:r>
      <w:r w:rsidR="00F753FC">
        <w:t xml:space="preserve"> to be particularly </w:t>
      </w:r>
      <w:r w:rsidR="002556C6">
        <w:t>influential</w:t>
      </w:r>
      <w:r w:rsidR="00F753FC">
        <w:t xml:space="preserve"> </w:t>
      </w:r>
      <w:r w:rsidR="00B37649">
        <w:t xml:space="preserve">in </w:t>
      </w:r>
      <w:r w:rsidR="00772381">
        <w:t>determining</w:t>
      </w:r>
      <w:r w:rsidR="00B37649">
        <w:t xml:space="preserve"> survival and establishment</w:t>
      </w:r>
      <w:r w:rsidR="00772381">
        <w:t>, especially in cold regions</w:t>
      </w:r>
      <w:r w:rsidR="00B37649">
        <w:t xml:space="preserve"> </w:t>
      </w:r>
      <w:r w:rsidR="00B37649">
        <w:fldChar w:fldCharType="begin" w:fldLock="1"/>
      </w:r>
      <w:r w:rsidR="000E0809">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B37649" w:rsidRPr="00B37649">
        <w:rPr>
          <w:noProof/>
        </w:rPr>
        <w:t>(Ruiz and Hewitt 2009)</w:t>
      </w:r>
      <w:r w:rsidR="00B37649">
        <w:fldChar w:fldCharType="end"/>
      </w:r>
      <w:r w:rsidR="00B37649">
        <w:t xml:space="preserve">. </w:t>
      </w:r>
      <w:r w:rsidR="00977402">
        <w:t>When temperatures are below optimal thresholds, behavioural, metabolic, and cellular processes are negatively affected</w:t>
      </w:r>
      <w:r w:rsidR="00977402">
        <w:rPr>
          <w:highlight w:val="yellow"/>
        </w:rPr>
        <w:t xml:space="preserve">; </w:t>
      </w:r>
      <w:r w:rsidR="00977402">
        <w:t>i</w:t>
      </w:r>
      <w:r w:rsidR="00977402">
        <w:rPr>
          <w:highlight w:val="yellow"/>
        </w:rPr>
        <w:t xml:space="preserve">f </w:t>
      </w:r>
      <w:r w:rsidR="00977402" w:rsidRPr="0098580B">
        <w:rPr>
          <w:highlight w:val="yellow"/>
        </w:rPr>
        <w:t xml:space="preserve">these temperatures </w:t>
      </w:r>
      <w:r w:rsidR="00977402">
        <w:rPr>
          <w:highlight w:val="yellow"/>
        </w:rPr>
        <w:t>drop below</w:t>
      </w:r>
      <w:r w:rsidR="00977402" w:rsidRPr="0098580B">
        <w:rPr>
          <w:highlight w:val="yellow"/>
        </w:rPr>
        <w:t xml:space="preserve"> a critical threshold, mortality ensues</w:t>
      </w:r>
      <w:r w:rsidR="00977402">
        <w:rPr>
          <w:highlight w:val="yellow"/>
        </w:rPr>
        <w:t xml:space="preserve"> </w:t>
      </w:r>
      <w:r w:rsidR="00977402">
        <w:rPr>
          <w:highlight w:val="yellow"/>
        </w:rPr>
        <w:fldChar w:fldCharType="begin" w:fldLock="1"/>
      </w:r>
      <w:r w:rsidR="00977402" w:rsidRPr="00B37649">
        <w:rPr>
          <w:highlight w:val="yellow"/>
        </w:rPr>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Pr>
          <w:highlight w:val="yellow"/>
        </w:rPr>
        <w:fldChar w:fldCharType="separate"/>
      </w:r>
      <w:r w:rsidR="00977402" w:rsidRPr="00DD6600">
        <w:rPr>
          <w:noProof/>
          <w:highlight w:val="yellow"/>
        </w:rPr>
        <w:t>(Pörtner 2001, Kassahn et al. 2009)</w:t>
      </w:r>
      <w:r w:rsidR="00977402">
        <w:rPr>
          <w:highlight w:val="yellow"/>
        </w:rPr>
        <w:fldChar w:fldCharType="end"/>
      </w:r>
      <w:r w:rsidR="00977402" w:rsidRPr="0098580B">
        <w:rPr>
          <w:highlight w:val="yellow"/>
        </w:rPr>
        <w:t>.</w:t>
      </w:r>
      <w:r w:rsidR="00977402">
        <w:t xml:space="preserve"> </w:t>
      </w:r>
      <w:r w:rsidR="008C5BFA">
        <w:t>NIS</w:t>
      </w:r>
      <w:r w:rsidR="00B37649">
        <w:t xml:space="preserve"> originating from more temperate regions</w:t>
      </w:r>
      <w:r w:rsidR="00C219FB">
        <w:t xml:space="preserve"> </w:t>
      </w:r>
      <w:r w:rsidR="00B37649">
        <w:t xml:space="preserve">may </w:t>
      </w:r>
      <w:r w:rsidR="00C219FB">
        <w:t>lack adaptations to cold water temperatures, and their</w:t>
      </w:r>
      <w:r w:rsidR="00F753FC">
        <w:t xml:space="preserve"> </w:t>
      </w:r>
      <w:r w:rsidR="00767A1D">
        <w:t xml:space="preserve">optimal thermal ranges </w:t>
      </w:r>
      <w:r w:rsidR="00B37649">
        <w:t>may be</w:t>
      </w:r>
      <w:r w:rsidR="00767A1D">
        <w:t xml:space="preserve"> skewed towards temperatures that may be several degrees warmer than the minimum temperature of Arctic systems </w:t>
      </w:r>
      <w:commentRangeStart w:id="27"/>
      <w:r w:rsidR="00767A1D" w:rsidRPr="00B37649">
        <w:rPr>
          <w:highlight w:val="yellow"/>
        </w:rPr>
        <w:fldChar w:fldCharType="begin" w:fldLock="1"/>
      </w:r>
      <w:r w:rsidR="004C4732" w:rsidRPr="00B37649">
        <w:rPr>
          <w:highlight w:val="yellow"/>
        </w:rPr>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instrText>
      </w:r>
      <w:r w:rsidR="00767A1D" w:rsidRPr="00B37649">
        <w:rPr>
          <w:highlight w:val="yellow"/>
        </w:rPr>
        <w:fldChar w:fldCharType="separate"/>
      </w:r>
      <w:r w:rsidR="00767A1D" w:rsidRPr="00B37649">
        <w:rPr>
          <w:noProof/>
          <w:highlight w:val="yellow"/>
        </w:rPr>
        <w:t>(Lord et al. 2015)</w:t>
      </w:r>
      <w:r w:rsidR="00767A1D" w:rsidRPr="00B37649">
        <w:rPr>
          <w:highlight w:val="yellow"/>
        </w:rPr>
        <w:fldChar w:fldCharType="end"/>
      </w:r>
      <w:r w:rsidR="00767A1D" w:rsidRPr="00B37649">
        <w:rPr>
          <w:highlight w:val="yellow"/>
        </w:rPr>
        <w:t>.</w:t>
      </w:r>
      <w:commentRangeEnd w:id="27"/>
      <w:r w:rsidR="00B37649">
        <w:rPr>
          <w:rStyle w:val="CommentReference"/>
          <w:rFonts w:ascii="Arial" w:eastAsia="Arial" w:hAnsi="Arial" w:cs="Arial"/>
          <w:color w:val="000000"/>
          <w:lang w:val="en-US" w:eastAsia="en-US"/>
        </w:rPr>
        <w:commentReference w:id="27"/>
      </w:r>
      <w:r w:rsidR="00767A1D">
        <w:t xml:space="preserve"> </w:t>
      </w:r>
      <w:r w:rsidR="000200CF">
        <w:t>Even species that can survive</w:t>
      </w:r>
      <w:r w:rsidR="00F753FC">
        <w:t xml:space="preserve"> in cold waters may not be able to </w:t>
      </w:r>
      <w:r w:rsidR="00630A01">
        <w:t>establish a self-sustaining population</w:t>
      </w:r>
      <w:r w:rsidR="000200CF">
        <w:t xml:space="preserve">, as </w:t>
      </w:r>
      <w:r w:rsidR="00630A01">
        <w:t>reproduction and ontogenetic development</w:t>
      </w:r>
      <w:r w:rsidR="000200CF">
        <w:t xml:space="preserve"> </w:t>
      </w:r>
      <w:r w:rsidR="00630A01">
        <w:t xml:space="preserve">often have narrower thermal ranges </w:t>
      </w:r>
      <w:r w:rsidR="000200CF">
        <w:t>than survival</w:t>
      </w:r>
      <w:r w:rsidR="003D7A91">
        <w:t xml:space="preserve"> </w:t>
      </w:r>
      <w:commentRangeStart w:id="28"/>
      <w:commentRangeStart w:id="29"/>
      <w:r w:rsidR="00AF591D">
        <w:fldChar w:fldCharType="begin" w:fldLock="1"/>
      </w:r>
      <w:r w:rsidR="00AF591D">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AF591D">
        <w:fldChar w:fldCharType="separate"/>
      </w:r>
      <w:r w:rsidR="00AF591D" w:rsidRPr="00AF591D">
        <w:rPr>
          <w:noProof/>
        </w:rPr>
        <w:t>(de Rivera et al. 2007)</w:t>
      </w:r>
      <w:r w:rsidR="00AF591D">
        <w:fldChar w:fldCharType="end"/>
      </w:r>
      <w:commentRangeEnd w:id="28"/>
      <w:r w:rsidR="00AF591D">
        <w:rPr>
          <w:rStyle w:val="CommentReference"/>
          <w:rFonts w:ascii="Arial" w:eastAsia="Arial" w:hAnsi="Arial" w:cs="Arial"/>
          <w:color w:val="000000"/>
          <w:lang w:val="en-US" w:eastAsia="en-US"/>
        </w:rPr>
        <w:commentReference w:id="28"/>
      </w:r>
      <w:commentRangeEnd w:id="29"/>
      <w:r w:rsidR="003E257A">
        <w:rPr>
          <w:rStyle w:val="CommentReference"/>
          <w:rFonts w:ascii="Arial" w:eastAsia="Arial" w:hAnsi="Arial" w:cs="Arial"/>
          <w:color w:val="000000"/>
          <w:lang w:val="en-US" w:eastAsia="en-US"/>
        </w:rPr>
        <w:commentReference w:id="29"/>
      </w:r>
      <w:r w:rsidR="00A05012">
        <w:t xml:space="preserve">. </w:t>
      </w:r>
      <w:r w:rsidR="00B37649">
        <w:t>Some</w:t>
      </w:r>
      <w:r w:rsidR="0098675B">
        <w:t xml:space="preserve"> organisms</w:t>
      </w:r>
      <w:r w:rsidR="00B37649">
        <w:t xml:space="preserve"> may not have sufficient time to develop, especially considered that </w:t>
      </w:r>
      <w:r w:rsidR="0098675B">
        <w:t xml:space="preserve">there is </w:t>
      </w:r>
      <w:r w:rsidR="00B37649">
        <w:t>often a</w:t>
      </w:r>
      <w:r w:rsidR="0098675B">
        <w:t xml:space="preserve"> strong link between temperature and time to development: </w:t>
      </w:r>
      <w:r w:rsidR="003E257A">
        <w:t>in general</w:t>
      </w:r>
      <w:r w:rsidR="0098675B">
        <w:t xml:space="preserve">, the colder the temperature, the longer it takes for larvae to develop and metamorphose into adults </w:t>
      </w:r>
      <w:r w:rsidR="0098675B">
        <w:fldChar w:fldCharType="begin" w:fldLock="1"/>
      </w:r>
      <w:r w:rsidR="0098675B">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98675B">
        <w:fldChar w:fldCharType="separate"/>
      </w:r>
      <w:r w:rsidR="0098675B" w:rsidRPr="001A7D7E">
        <w:rPr>
          <w:noProof/>
        </w:rPr>
        <w:t>(de Rivera et al. 2007)</w:t>
      </w:r>
      <w:r w:rsidR="0098675B">
        <w:fldChar w:fldCharType="end"/>
      </w:r>
      <w:r w:rsidR="0098675B">
        <w:t xml:space="preserve">. </w:t>
      </w:r>
      <w:r w:rsidR="00B37649">
        <w:t>Other</w:t>
      </w:r>
      <w:commentRangeStart w:id="30"/>
      <w:r w:rsidR="00B76A2B">
        <w:t xml:space="preserve"> </w:t>
      </w:r>
      <w:commentRangeEnd w:id="30"/>
      <w:r w:rsidR="003D7A91">
        <w:rPr>
          <w:rStyle w:val="CommentReference"/>
        </w:rPr>
        <w:commentReference w:id="30"/>
      </w:r>
      <w:r w:rsidR="00B76A2B">
        <w:t xml:space="preserve">organisms simply do not spawn </w:t>
      </w:r>
      <w:r w:rsidR="00B8672C">
        <w:t xml:space="preserve">when water temperature falls </w:t>
      </w:r>
      <w:r w:rsidR="00B76A2B">
        <w:t xml:space="preserve">below a </w:t>
      </w:r>
      <w:r w:rsidR="00DE6141">
        <w:t>certain t</w:t>
      </w:r>
      <w:r w:rsidR="00B8672C">
        <w:t>hreshold</w:t>
      </w:r>
      <w:r w:rsidR="00B37649">
        <w:t>,</w:t>
      </w:r>
      <w:r w:rsidR="00B76A2B">
        <w:t xml:space="preserve"> </w:t>
      </w:r>
      <w:r w:rsidR="00B37649">
        <w:t>or they can</w:t>
      </w:r>
      <w:r w:rsidR="00B76A2B">
        <w:t xml:space="preserve"> </w:t>
      </w:r>
      <w:r w:rsidR="00B8672C">
        <w:t xml:space="preserve">produce viable </w:t>
      </w:r>
      <w:r w:rsidR="00B8672C" w:rsidRPr="00B8672C">
        <w:rPr>
          <w:highlight w:val="yellow"/>
        </w:rPr>
        <w:t>gametes</w:t>
      </w:r>
      <w:r w:rsidR="00B76A2B">
        <w:t xml:space="preserve">, but larvae do not develop properly </w:t>
      </w:r>
      <w:r w:rsidR="00AF591D">
        <w:t xml:space="preserve">or </w:t>
      </w:r>
      <w:r w:rsidR="00DC7E4C">
        <w:t>do n</w:t>
      </w:r>
      <w:r w:rsidR="00AF591D">
        <w:t>ot transition through all the ontogenetic stage</w:t>
      </w:r>
      <w:r w:rsidR="000200CF">
        <w:t>s</w:t>
      </w:r>
      <w:r w:rsidR="001A7D7E">
        <w:t xml:space="preserve"> </w:t>
      </w:r>
      <w:r w:rsidR="001A7D7E">
        <w:fldChar w:fldCharType="begin" w:fldLock="1"/>
      </w:r>
      <w:r w:rsidR="00860C2B">
        <w: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"(Hines et al. 2004, Byrne et al. 2016)", "plainTextFormattedCitation" : "(Hines et al. 2004, Byrne et al. 2016)", "previouslyFormattedCitation" : "(Hines et al. 2004, Byrne et al. 2016)" }, "properties" : {  }, "schema" : "https://github.com/citation-style-language/schema/raw/master/csl-citation.json" }</w:instrText>
      </w:r>
      <w:r w:rsidR="001A7D7E">
        <w:fldChar w:fldCharType="separate"/>
      </w:r>
      <w:r w:rsidR="00AF591D" w:rsidRPr="00AF591D">
        <w:rPr>
          <w:noProof/>
        </w:rPr>
        <w:t>(Hines et al. 2004, Byrne et al. 2016)</w:t>
      </w:r>
      <w:r w:rsidR="001A7D7E">
        <w:fldChar w:fldCharType="end"/>
      </w:r>
      <w:r w:rsidR="00FD159C">
        <w:t>.</w:t>
      </w:r>
      <w:r w:rsidR="00B76A2B">
        <w:t xml:space="preserve"> </w:t>
      </w:r>
      <w:del w:id="31" w:author="Amanda Droghini" w:date="2018-03-13T08:31:00Z">
        <w:r w:rsidR="00BE3D56" w:rsidDel="00BE3D56">
          <w:delText>V</w:delText>
        </w:r>
        <w:r w:rsidR="00E05BC2" w:rsidDel="00BE3D56">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32" w:author="Amanda Droghini" w:date="2018-03-07T17:43:00Z">
        <w:r w:rsidR="003D7A91" w:rsidDel="00122499">
          <w:delText>Th</w:delText>
        </w:r>
        <w:r w:rsidR="00C90B04" w:rsidDel="00122499">
          <w:delText xml:space="preserve">e breakdown of function at cold temperatures for temperate species, </w:delText>
        </w:r>
      </w:del>
      <w:del w:id="33" w:author="Amanda Droghini" w:date="2018-03-07T16:48:00Z">
        <w:r w:rsidR="00C90B04" w:rsidDel="000200CF">
          <w:delText xml:space="preserve">and the high specialization of native Arctic species, </w:delText>
        </w:r>
      </w:del>
      <w:del w:id="34"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35"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36"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78C9AAF0" w:rsidR="001564A4" w:rsidRDefault="00CD3939" w:rsidP="001D6B6C">
      <w:pPr>
        <w:spacing w:line="360" w:lineRule="auto"/>
        <w:contextualSpacing/>
      </w:pPr>
      <w:r>
        <w:t xml:space="preserve">Vessel traffic and water temperature is likely critical for predicting invasions in Arctic systems, where water temperatures can fall below freezing, and summers are cold and short. </w:t>
      </w:r>
      <w:r>
        <w:lastRenderedPageBreak/>
        <w:t>However, s</w:t>
      </w:r>
      <w:r w:rsidR="00E016D1">
        <w:t xml:space="preserve">tudies have come to different conclusions about whether </w:t>
      </w:r>
      <w:r w:rsidR="00DD3EDE">
        <w:t>NIS</w:t>
      </w:r>
      <w:r w:rsidR="00E016D1">
        <w:t xml:space="preserve"> can survive </w:t>
      </w:r>
      <w:r w:rsidR="00533AAB">
        <w:t>Arctic voyages and the conditions they encounter upon arrival</w:t>
      </w:r>
      <w:r w:rsidR="00E016D1">
        <w:t xml:space="preserve">. </w:t>
      </w:r>
      <w:r w:rsidR="0064363B">
        <w:t xml:space="preserve">In Arctic systems, </w:t>
      </w:r>
      <w:r w:rsidR="00BE78F9">
        <w:t>seasonal</w:t>
      </w:r>
      <w:r>
        <w:t xml:space="preserve"> sea ice has </w:t>
      </w:r>
      <w:r w:rsidR="00BE78F9">
        <w:t>limited</w:t>
      </w:r>
      <w:r>
        <w:t xml:space="preserve"> vessel traffic, with the assumption of low propagule pressure. </w:t>
      </w:r>
      <w:r w:rsidR="00DD3EDE">
        <w:rPr>
          <w:highlight w:val="yellow"/>
        </w:rPr>
        <w:t>NIS</w:t>
      </w:r>
      <w:commentRangeStart w:id="37"/>
      <w:r w:rsidR="00533AAB" w:rsidRPr="00533AAB">
        <w:rPr>
          <w:highlight w:val="yellow"/>
        </w:rPr>
        <w:t xml:space="preserve"> are already being transported in ballast water tanks</w:t>
      </w:r>
      <w:r w:rsidR="00533AAB">
        <w:rPr>
          <w:highlight w:val="yellow"/>
        </w:rPr>
        <w:t xml:space="preserve"> and as hull foulers</w:t>
      </w:r>
      <w:r w:rsidR="00533AAB" w:rsidRPr="00533AAB">
        <w:rPr>
          <w:highlight w:val="yellow"/>
        </w:rPr>
        <w:t xml:space="preserve"> to Arctic</w:t>
      </w:r>
      <w:r w:rsidR="00533AAB">
        <w:rPr>
          <w:highlight w:val="yellow"/>
        </w:rPr>
        <w:t xml:space="preserve"> ports</w:t>
      </w:r>
      <w:r>
        <w:rPr>
          <w:highlight w:val="yellow"/>
        </w:rPr>
        <w:t xml:space="preserve"> </w:t>
      </w:r>
      <w:r>
        <w:rPr>
          <w:highlight w:val="yellow"/>
        </w:rPr>
        <w:fldChar w:fldCharType="begin" w:fldLock="1"/>
      </w:r>
      <w:r>
        <w:rPr>
          <w:highlight w:val="yellow"/>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2016)", "plainTextFormattedCitation" : "(Chan et al. 2016)", "previouslyFormattedCitation" : "(Chan et al. 2016)" }, "properties" : {  }, "schema" : "https://github.com/citation-style-language/schema/raw/master/csl-citation.json" }</w:instrText>
      </w:r>
      <w:r>
        <w:rPr>
          <w:highlight w:val="yellow"/>
        </w:rPr>
        <w:fldChar w:fldCharType="separate"/>
      </w:r>
      <w:r w:rsidRPr="00CD3939">
        <w:rPr>
          <w:noProof/>
          <w:highlight w:val="yellow"/>
        </w:rPr>
        <w:t>(Chan et al. 2016)</w:t>
      </w:r>
      <w:r>
        <w:rPr>
          <w:highlight w:val="yellow"/>
        </w:rPr>
        <w:fldChar w:fldCharType="end"/>
      </w:r>
      <w:r w:rsidR="00533AAB">
        <w:rPr>
          <w:highlight w:val="yellow"/>
        </w:rPr>
        <w:t>. However</w:t>
      </w:r>
      <w:r w:rsidR="00533AAB" w:rsidRPr="00533AAB">
        <w:rPr>
          <w:highlight w:val="yellow"/>
        </w:rPr>
        <w:t xml:space="preserve">, </w:t>
      </w:r>
      <w:r w:rsidR="00533AAB">
        <w:rPr>
          <w:highlight w:val="yellow"/>
        </w:rPr>
        <w:t xml:space="preserve">survivorship during the voyage appears to be relatively low for the following reasons: </w:t>
      </w:r>
      <w:r>
        <w:rPr>
          <w:highlight w:val="yellow"/>
        </w:rPr>
        <w:fldChar w:fldCharType="begin" w:fldLock="1"/>
      </w:r>
      <w:r w:rsidR="00D363FA">
        <w:rPr>
          <w:highlight w:val="yellow"/>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2016)", "plainTextFormattedCitation" : "(Chan et al. 2016)", "previouslyFormattedCitation" : "(Chan et al. 2016)" }, "properties" : {  }, "schema" : "https://github.com/citation-style-language/schema/raw/master/csl-citation.json" }</w:instrText>
      </w:r>
      <w:r>
        <w:rPr>
          <w:highlight w:val="yellow"/>
        </w:rPr>
        <w:fldChar w:fldCharType="separate"/>
      </w:r>
      <w:r w:rsidRPr="00CD3939">
        <w:rPr>
          <w:noProof/>
          <w:highlight w:val="yellow"/>
        </w:rPr>
        <w:t>(Chan et al. 2016)</w:t>
      </w:r>
      <w:r>
        <w:rPr>
          <w:highlight w:val="yellow"/>
        </w:rPr>
        <w:fldChar w:fldCharType="end"/>
      </w:r>
      <w:r w:rsidR="00533AAB">
        <w:rPr>
          <w:highlight w:val="yellow"/>
        </w:rPr>
        <w:t xml:space="preserve">. Nevertheless, some organisms that are being transported can survive the voyage (Ware et al. 2016), and recent high-profile introductions (e.g. snow crab in Barents Sea) has been linked to anthropogenic transport mechanisms. </w:t>
      </w:r>
      <w:commentRangeEnd w:id="37"/>
      <w:r w:rsidR="00533AAB">
        <w:rPr>
          <w:rStyle w:val="CommentReference"/>
          <w:rFonts w:ascii="Arial" w:eastAsia="Arial" w:hAnsi="Arial" w:cs="Arial"/>
          <w:color w:val="000000"/>
          <w:lang w:val="en-US" w:eastAsia="en-US"/>
        </w:rPr>
        <w:commentReference w:id="37"/>
      </w:r>
      <w:r w:rsidR="00533AAB">
        <w:t xml:space="preserve"> </w:t>
      </w:r>
      <w:r w:rsidR="009E26BA">
        <w:t>Some studies h</w:t>
      </w:r>
      <w:r w:rsidR="008C5BFA">
        <w:t>ave explored the potential for NIS</w:t>
      </w:r>
      <w:r w:rsidR="009E26BA">
        <w:t xml:space="preserve"> to survive in Arctic regions were they to be successfully transported there. </w:t>
      </w:r>
      <w:r w:rsidR="00023EA2" w:rsidRPr="00023EA2">
        <w:rPr>
          <w:highlight w:val="cyan"/>
        </w:rPr>
        <w:t>Habitat modeling studies</w:t>
      </w:r>
      <w:r w:rsidR="00E016D1">
        <w:rPr>
          <w:highlight w:val="cyan"/>
        </w:rPr>
        <w:t xml:space="preserve"> in coastal Alaska found that </w:t>
      </w:r>
      <w:r w:rsidR="00E016D1">
        <w:t>o</w:t>
      </w:r>
      <w:r w:rsidR="00794A46">
        <w:t>f the four species</w:t>
      </w:r>
      <w:del w:id="38" w:author="Amanda Droghini" w:date="2018-03-16T09:40:00Z">
        <w:r w:rsidR="00794A46" w:rsidDel="00BE78F9">
          <w:delText xml:space="preserve"> they</w:delText>
        </w:r>
      </w:del>
      <w:r w:rsidR="00794A46">
        <w:t xml:space="preserve"> considered, all were able to</w:t>
      </w:r>
      <w:r w:rsidR="00571CAF">
        <w:t xml:space="preserve"> survive</w:t>
      </w:r>
      <w:r w:rsidR="002A0BDF">
        <w:t xml:space="preserve"> in </w:t>
      </w:r>
      <w:r w:rsidR="00E016D1">
        <w:t>the north Pacific and the Bering Sea</w:t>
      </w:r>
      <w:r w:rsidR="00794A46">
        <w:t>, far beyond their current range, and three had tolerances which allowed for survival above 65N</w:t>
      </w:r>
      <w:r w:rsidR="002A0BDF">
        <w:t xml:space="preserve"> </w:t>
      </w:r>
      <w:r w:rsidR="002A0BDF">
        <w:fldChar w:fldCharType="begin" w:fldLock="1"/>
      </w:r>
      <w:r w:rsidR="00DA3713">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2A0BDF">
        <w:fldChar w:fldCharType="separate"/>
      </w:r>
      <w:r w:rsidR="00A42F5D" w:rsidRPr="00A42F5D">
        <w:rPr>
          <w:noProof/>
        </w:rPr>
        <w:t>(de Rivera et al. 2011)</w:t>
      </w:r>
      <w:r w:rsidR="002A0BDF">
        <w:fldChar w:fldCharType="end"/>
      </w:r>
      <w:r w:rsidR="001F21DC">
        <w:t>.</w:t>
      </w:r>
      <w:r w:rsidR="00331B0C">
        <w:t xml:space="preserve"> </w:t>
      </w:r>
      <w:r w:rsidR="00794A46">
        <w:t xml:space="preserve">In contrast, </w:t>
      </w:r>
      <w:r w:rsidR="00E016D1">
        <w:t xml:space="preserve">the restricted distribution of </w:t>
      </w:r>
      <w:r w:rsidR="00E016D1">
        <w:rPr>
          <w:i/>
        </w:rPr>
        <w:t xml:space="preserve">Didemnum vexillum </w:t>
      </w:r>
      <w:r w:rsidR="00E016D1">
        <w:t xml:space="preserve">in southcoastal Alaska was best explained by temperature and, to a lesser extent, low salinities resulting from glacial freshwater inputs </w:t>
      </w:r>
      <w:r w:rsidR="00E016D1">
        <w:fldChar w:fldCharType="begin" w:fldLock="1"/>
      </w:r>
      <w:r w:rsidR="002F13A8">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E016D1">
        <w:fldChar w:fldCharType="separate"/>
      </w:r>
      <w:r w:rsidR="00E016D1" w:rsidRPr="00E016D1">
        <w:rPr>
          <w:noProof/>
        </w:rPr>
        <w:t>(Miller 2016)</w:t>
      </w:r>
      <w:r w:rsidR="00E016D1">
        <w:fldChar w:fldCharType="end"/>
      </w:r>
      <w:r w:rsidR="00E016D1">
        <w:t xml:space="preserve">. </w:t>
      </w:r>
      <w:r w:rsidR="002F13A8">
        <w:t xml:space="preserve">Similarly, </w:t>
      </w:r>
      <w:r w:rsidR="001F21DC">
        <w:t xml:space="preserve">Ware et al. </w:t>
      </w:r>
      <w:r w:rsidR="001F21DC">
        <w:fldChar w:fldCharType="begin" w:fldLock="1"/>
      </w:r>
      <w:r w:rsidR="00854D23">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"suppress-author" : 1, "uris" : [ "http://www.mendeley.com/documents/?uuid=95f41edb-c782-4016-863c-53d8a12640fe" ] } ], "mendeley" : { "formattedCitation" : "(2016)", "plainTextFormattedCitation" : "(2016)", "previouslyFormattedCitation" : "(2016)" }, "properties" : {  }, "schema" : "https://github.com/citation-style-language/schema/raw/master/csl-citation.json" }</w:instrText>
      </w:r>
      <w:r w:rsidR="001F21DC">
        <w:fldChar w:fldCharType="separate"/>
      </w:r>
      <w:r w:rsidR="001F21DC" w:rsidRPr="001F21DC">
        <w:rPr>
          <w:noProof/>
        </w:rPr>
        <w:t>(2016)</w:t>
      </w:r>
      <w:r w:rsidR="001F21DC">
        <w:fldChar w:fldCharType="end"/>
      </w:r>
      <w:r w:rsidR="001F21DC">
        <w:t xml:space="preserve"> examine</w:t>
      </w:r>
      <w:r w:rsidR="00794A46">
        <w:t>d</w:t>
      </w:r>
      <w:r w:rsidR="001F21DC">
        <w:t xml:space="preserve"> the potential distribution of eight </w:t>
      </w:r>
      <w:r w:rsidR="008C5BFA">
        <w:t>NIS</w:t>
      </w:r>
      <w:r w:rsidR="001F21DC">
        <w:t xml:space="preserve"> in the Norwegian Arctic, and found that </w:t>
      </w:r>
      <w:r w:rsidR="009E26BA">
        <w:t>current temperature and salinity</w:t>
      </w:r>
      <w:r w:rsidR="001F21DC">
        <w:t xml:space="preserve"> </w:t>
      </w:r>
      <w:r w:rsidR="009E26BA">
        <w:t xml:space="preserve">conditions </w:t>
      </w:r>
      <w:r w:rsidR="001F21DC">
        <w:t xml:space="preserve">were unsuitable for all </w:t>
      </w:r>
      <w:r w:rsidR="00A42F5D">
        <w:t xml:space="preserve">but one of the species studied. </w:t>
      </w:r>
      <w:r w:rsidR="00A42D8B">
        <w:t xml:space="preserve">These studies </w:t>
      </w:r>
      <w:r w:rsidR="009E26BA">
        <w:t xml:space="preserve">have focused on suitability of one or a few potential species; however, </w:t>
      </w:r>
      <w:r w:rsidR="00A42D8B">
        <w:t>the actual number of taxa that are being transported on voyages to the Arctic is likely higher. Without prior knowledge of which organisms are being transported on ships, focusing on a suite of species would provide greater insight for risk assessments, as well as extend the generality of the findings.</w:t>
      </w:r>
      <w:r w:rsidR="009E26BA">
        <w:t xml:space="preserve"> </w:t>
      </w:r>
      <w:r w:rsidR="0064363B">
        <w:t>In addition</w:t>
      </w:r>
      <w:r w:rsidR="00A42D8B">
        <w:t>, few studies</w:t>
      </w:r>
      <w:r w:rsidR="009E26BA">
        <w:t xml:space="preserve"> have considered</w:t>
      </w:r>
      <w:r w:rsidR="002F13A8">
        <w:t xml:space="preserve"> </w:t>
      </w:r>
      <w:r w:rsidR="009E26BA">
        <w:t xml:space="preserve">whether habitat would be suitable for reproduction, a key factor for establishing self-sustaining populations </w:t>
      </w:r>
      <w:r w:rsidR="009E26BA">
        <w:fldChar w:fldCharType="begin" w:fldLock="1"/>
      </w:r>
      <w:r w:rsidR="009E26BA">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"prefix" : "but see", "uris" : [ "http://www.mendeley.com/documents/?uuid=95f41edb-c782-4016-863c-53d8a12640fe" ] } ], "mendeley" : { "formattedCitation" : "(but see Ware et al. 2016)", "plainTextFormattedCitation" : "(but see Ware et al. 2016)" }, "properties" : {  }, "schema" : "https://github.com/citation-style-language/schema/raw/master/csl-citation.json" }</w:instrText>
      </w:r>
      <w:r w:rsidR="009E26BA">
        <w:fldChar w:fldCharType="separate"/>
      </w:r>
      <w:r w:rsidR="009E26BA" w:rsidRPr="009E26BA">
        <w:rPr>
          <w:noProof/>
        </w:rPr>
        <w:t>(but see Ware et al. 2016)</w:t>
      </w:r>
      <w:r w:rsidR="009E26BA">
        <w:fldChar w:fldCharType="end"/>
      </w:r>
      <w:r w:rsidR="009E26BA">
        <w:t>.</w:t>
      </w:r>
    </w:p>
    <w:p w14:paraId="4F607CA3" w14:textId="77777777" w:rsidR="001564A4" w:rsidRDefault="001564A4" w:rsidP="001D6B6C">
      <w:pPr>
        <w:spacing w:line="360" w:lineRule="auto"/>
        <w:contextualSpacing/>
      </w:pPr>
    </w:p>
    <w:p w14:paraId="1044DCC9" w14:textId="2A893D4A" w:rsidR="00E670A9" w:rsidRDefault="0064363B" w:rsidP="002674FC">
      <w:pPr>
        <w:spacing w:line="360" w:lineRule="auto"/>
        <w:contextualSpacing/>
      </w:pPr>
      <w:r>
        <w:t xml:space="preserve">Because both Arctic sea temperatures and trans-oceanic vessel traffic are expected to increase in the near-future, exploring the role of temperature in limiting biological introductions is necessary. </w:t>
      </w:r>
      <w:r w:rsidR="009A4A26">
        <w:t xml:space="preserve">In recent decades, the Arctic has experienced record-setting declines in sea ice thickness and extent, and surface air temperatures have increased at a </w:t>
      </w:r>
      <w:r w:rsidR="00D33467">
        <w:t xml:space="preserve">rate </w:t>
      </w:r>
      <w:r>
        <w:t>that is</w:t>
      </w:r>
      <w:r w:rsidR="009A4A26">
        <w:t xml:space="preserv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t>W</w:t>
      </w:r>
      <w:r w:rsidR="00254473">
        <w:t xml:space="preserve">arming sea </w:t>
      </w:r>
      <w:r w:rsidR="009A4A26">
        <w:t xml:space="preserve">temperatures and </w:t>
      </w:r>
      <w:r w:rsidR="003F4971">
        <w:t xml:space="preserve">sea ice </w:t>
      </w:r>
      <w:r w:rsidR="00FF5E52">
        <w:t>reductions</w:t>
      </w:r>
      <w:r w:rsidR="009A4A26">
        <w:t xml:space="preserv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ins w:id="39" w:author="Amanda Droghini" w:date="2018-03-16T09:52:00Z">
        <w:r w:rsidR="003F4971">
          <w:t xml:space="preserve"> </w:t>
        </w:r>
        <w:commentRangeStart w:id="40"/>
        <w:commentRangeStart w:id="41"/>
        <w:r w:rsidR="003F4971">
          <w:t>elsewhere</w:t>
        </w:r>
        <w:commentRangeEnd w:id="40"/>
        <w:r w:rsidR="003F4971">
          <w:rPr>
            <w:rStyle w:val="CommentReference"/>
            <w:rFonts w:ascii="Arial" w:eastAsia="Arial" w:hAnsi="Arial" w:cs="Arial"/>
            <w:color w:val="000000"/>
            <w:lang w:val="en-US" w:eastAsia="en-US"/>
          </w:rPr>
          <w:commentReference w:id="40"/>
        </w:r>
      </w:ins>
      <w:commentRangeEnd w:id="41"/>
      <w:r>
        <w:rPr>
          <w:rStyle w:val="CommentReference"/>
          <w:rFonts w:ascii="Arial" w:eastAsia="Arial" w:hAnsi="Arial" w:cs="Arial"/>
          <w:color w:val="000000"/>
          <w:lang w:val="en-US" w:eastAsia="en-US"/>
        </w:rPr>
        <w:commentReference w:id="41"/>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 xml:space="preserve">(de </w:t>
      </w:r>
      <w:r w:rsidR="00A42F5D" w:rsidRPr="00A42F5D">
        <w:rPr>
          <w:noProof/>
        </w:rPr>
        <w:lastRenderedPageBreak/>
        <w:t>Rivera et al. 2011, Ware et al. 2014, 2016)</w:t>
      </w:r>
      <w:r w:rsidR="00854D23">
        <w:fldChar w:fldCharType="end"/>
      </w:r>
      <w:r w:rsidR="00C72753">
        <w:t xml:space="preserve">. </w:t>
      </w:r>
      <w:r w:rsidR="00DD1D1C">
        <w:t>W</w:t>
      </w:r>
      <w:r w:rsidR="002674FC">
        <w:t xml:space="preserve">arming climatic conditions have also favoured expansions in global shipping and other human activities. </w:t>
      </w:r>
      <w:commentRangeStart w:id="42"/>
      <w:r w:rsidR="006244EA">
        <w:t xml:space="preserve">Since the beginning </w:t>
      </w:r>
      <w:commentRangeEnd w:id="42"/>
      <w:r w:rsidR="006244EA">
        <w:rPr>
          <w:rStyle w:val="CommentReference"/>
        </w:rPr>
        <w:commentReference w:id="42"/>
      </w:r>
      <w:r w:rsidR="006244EA">
        <w:t>of the 21</w:t>
      </w:r>
      <w:r w:rsidR="006244EA" w:rsidRPr="00486F74">
        <w:rPr>
          <w:vertAlign w:val="superscript"/>
        </w:rPr>
        <w:t>st</w:t>
      </w:r>
      <w:r w:rsidR="006244EA">
        <w:t xml:space="preserve"> century, there has been an exponential increase in Arctic shipping, both through the Northwest </w:t>
      </w:r>
      <w:r w:rsidR="00801098">
        <w:t xml:space="preserve">Passage </w:t>
      </w:r>
      <w:r w:rsidR="006244EA">
        <w:t xml:space="preserve">and </w:t>
      </w:r>
      <w:r w:rsidR="00801098">
        <w:t xml:space="preserve">the </w:t>
      </w:r>
      <w:r w:rsidR="00D45CBB">
        <w:t>Northern Sea Route</w:t>
      </w:r>
      <w:r w:rsidR="006244EA">
        <w:t>, spurred in part by declining sea ice extent and lengthening of ice-free season</w:t>
      </w:r>
      <w:r w:rsidR="00D45CBB">
        <w:t xml:space="preserve"> </w:t>
      </w:r>
      <w:r w:rsidR="00D45CBB">
        <w:fldChar w:fldCharType="begin" w:fldLock="1"/>
      </w:r>
      <w:r w:rsidR="00E961D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"mendeley" : { "formattedCitation" : "(Miller and Ruiz 2014)", "plainTextFormattedCitation" : "(Miller and Ruiz 2014)", "previouslyFormattedCitation" : "(Miller and Ruiz 2014)" }, "properties" : {  }, "schema" : "https://github.com/citation-style-language/schema/raw/master/csl-citation.json" }</w:instrText>
      </w:r>
      <w:r w:rsidR="00D45CBB">
        <w:fldChar w:fldCharType="separate"/>
      </w:r>
      <w:r w:rsidR="00D45CBB" w:rsidRPr="00D45CBB">
        <w:rPr>
          <w:noProof/>
        </w:rPr>
        <w:t>(Miller and Ruiz 2014)</w:t>
      </w:r>
      <w:r w:rsidR="00D45CBB">
        <w:fldChar w:fldCharType="end"/>
      </w:r>
      <w:r w:rsidR="006244EA">
        <w:t xml:space="preserve">. </w:t>
      </w:r>
      <w:commentRangeStart w:id="43"/>
      <w:r w:rsidR="006244EA" w:rsidRPr="006244EA">
        <w:rPr>
          <w:highlight w:val="yellow"/>
        </w:rPr>
        <w:t>((add stats)</w:t>
      </w:r>
      <w:commentRangeEnd w:id="43"/>
      <w:r w:rsidR="004F6FD9">
        <w:rPr>
          <w:rStyle w:val="CommentReference"/>
        </w:rPr>
        <w:commentReference w:id="43"/>
      </w:r>
      <w:r w:rsidR="006244EA" w:rsidRPr="006244EA">
        <w:rPr>
          <w:highlight w:val="yellow"/>
        </w:rPr>
        <w:t>).</w:t>
      </w:r>
      <w:r w:rsidR="006244EA">
        <w:t xml:space="preserve"> 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44"/>
      </w:r>
      <w:r w:rsidR="00DD1D1C">
        <w:rPr>
          <w:rStyle w:val="CommentReference"/>
          <w:rFonts w:ascii="Arial" w:eastAsia="Arial" w:hAnsi="Arial" w:cs="Arial"/>
          <w:color w:val="000000"/>
          <w:lang w:val="en-US" w:eastAsia="en-US"/>
        </w:rPr>
        <w:commentReference w:id="45"/>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w:t>
      </w:r>
      <w:r>
        <w:t>Arctic</w:t>
      </w:r>
      <w:r w:rsidR="00A27824">
        <w:t xml:space="preserve"> regions.</w:t>
      </w:r>
    </w:p>
    <w:p w14:paraId="69A0D4A8" w14:textId="77777777" w:rsidR="00552F17" w:rsidDel="00D655FC" w:rsidRDefault="00552F17" w:rsidP="00CA4945">
      <w:pPr>
        <w:spacing w:before="200" w:line="360" w:lineRule="auto"/>
        <w:contextualSpacing/>
        <w:rPr>
          <w:del w:id="46" w:author="Amanda Droghini" w:date="2018-02-14T07:41:00Z"/>
        </w:rPr>
      </w:pPr>
      <w:bookmarkStart w:id="47" w:name="_m7oo5zak2jfc" w:colFirst="0" w:colLast="0"/>
      <w:bookmarkStart w:id="48" w:name="_rq0l47zex3zr" w:colFirst="0" w:colLast="0"/>
      <w:bookmarkEnd w:id="47"/>
      <w:bookmarkEnd w:id="48"/>
    </w:p>
    <w:p w14:paraId="5ECBACE1" w14:textId="1AED0734" w:rsidR="00723773" w:rsidDel="00D655FC" w:rsidRDefault="00874591" w:rsidP="00D655FC">
      <w:pPr>
        <w:spacing w:before="200" w:line="360" w:lineRule="auto"/>
        <w:contextualSpacing/>
        <w:rPr>
          <w:del w:id="49" w:author="Amanda Droghini" w:date="2018-02-14T07:41:00Z"/>
          <w:highlight w:val="white"/>
        </w:rPr>
      </w:pPr>
      <w:del w:id="50"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51" w:name="_8ktb2c9fr4av" w:colFirst="0" w:colLast="0"/>
      <w:bookmarkEnd w:id="51"/>
    </w:p>
    <w:p w14:paraId="62CE6144" w14:textId="4BB022B9" w:rsidR="004403F9" w:rsidRDefault="00463580" w:rsidP="004403F9">
      <w:pPr>
        <w:spacing w:before="200" w:line="360" w:lineRule="auto"/>
        <w:contextualSpacing/>
      </w:pPr>
      <w:r>
        <w:t xml:space="preserve">In this paper, </w:t>
      </w:r>
      <w:del w:id="52"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w:t>
      </w:r>
      <w:r w:rsidR="008A5823">
        <w:t>ve</w:t>
      </w:r>
      <w:r w:rsidR="00AF591D">
        <w:t xml:space="preserve"> the potential to limit introductions in the Arctic by examining</w:t>
      </w:r>
      <w:r w:rsidR="00874591" w:rsidRPr="00CA4945">
        <w:t xml:space="preserve"> whether </w:t>
      </w:r>
      <w:r w:rsidR="00E1598F" w:rsidRPr="00CA4945">
        <w:t xml:space="preserve">non-native taxa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64363B">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non-native species, </w:t>
      </w:r>
      <w:r w:rsidR="00AF591D" w:rsidRPr="00D75529">
        <w:rPr>
          <w:highlight w:val="yellow"/>
        </w:rPr>
        <w:t>and to consider the interplay of traffic and habitat suitability</w:t>
      </w:r>
      <w:r w:rsidR="00AF591D">
        <w:t>.</w:t>
      </w:r>
      <w:r w:rsidR="00AF591D" w:rsidRPr="00286504">
        <w:t xml:space="preserve"> </w:t>
      </w:r>
      <w:r w:rsidR="00AF591D">
        <w:t xml:space="preserve">We </w:t>
      </w:r>
      <w:r w:rsidR="00DD3EDE">
        <w:t xml:space="preserve">hypothesized that survival would depend on species’ tolerance to cold water temperatures, and predicted that </w:t>
      </w:r>
      <w:r w:rsidR="008A5823">
        <w:t xml:space="preserve">potential </w:t>
      </w:r>
      <w:r w:rsidR="00DD3EDE">
        <w:t xml:space="preserve">NIS </w:t>
      </w:r>
      <w:r w:rsidR="008C5BFA">
        <w:t xml:space="preserve">richness would be higher in the southern Bering Sea, and decline </w:t>
      </w:r>
      <w:r w:rsidR="009B4D52">
        <w:t xml:space="preserve">in the </w:t>
      </w:r>
      <w:r w:rsidR="008C5BFA">
        <w:t>north</w:t>
      </w:r>
      <w:r w:rsidR="009B4D52">
        <w:t>. Because climate change is expected to increase water temperatures in the Bering Sea, w</w:t>
      </w:r>
      <w:r w:rsidR="00E35792">
        <w:t>e</w:t>
      </w:r>
      <w:r w:rsidR="009B4D52">
        <w:t xml:space="preserve"> predicted that habitat would become more suitable for non-native taxa in the future.</w:t>
      </w:r>
      <w:r w:rsidR="008A5823">
        <w:t xml:space="preserve">  To address this hypothesis, we examine current and mid-century marine temperature regimes across the Bering Sea and characterize survival and reproductive habitat for potential NIS. </w:t>
      </w:r>
      <w:del w:id="53" w:author="Amanda Droghini" w:date="2018-02-21T16:41:00Z">
        <w:r w:rsidR="00F24EA9" w:rsidDel="00F24EA9">
          <w:delText xml:space="preserve">We and </w:delText>
        </w:r>
        <w:r w:rsidR="00874591" w:rsidRPr="00CA4945" w:rsidDel="00F24EA9">
          <w:delText xml:space="preserve"> </w:delText>
        </w:r>
        <w:commentRangeStart w:id="54"/>
        <w:r w:rsidR="00433E19" w:rsidRPr="00433E19" w:rsidDel="00F24EA9">
          <w:rPr>
            <w:color w:val="FF0000"/>
          </w:rPr>
          <w:delText xml:space="preserve">species-specific </w:delText>
        </w:r>
        <w:commentRangeEnd w:id="54"/>
        <w:r w:rsidR="00D9788D" w:rsidDel="00F24EA9">
          <w:rPr>
            <w:rStyle w:val="CommentReference"/>
          </w:rPr>
          <w:commentReference w:id="54"/>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r w:rsidR="00286504">
        <w:t>Our work extends previous research by providing a comprehensive assessment of the role of temperature on high-latitude invasions</w:t>
      </w:r>
      <w:r w:rsidR="008A5823">
        <w:t xml:space="preserve"> based on a understanding of NIS </w:t>
      </w:r>
      <w:del w:id="55" w:author="Amanda Droghini" w:date="2018-03-17T18:34:00Z">
        <w:r w:rsidR="008A5823" w:rsidDel="006466BF">
          <w:delText>habitat requirements</w:delText>
        </w:r>
      </w:del>
      <w:ins w:id="56" w:author="Amanda Droghini" w:date="2018-03-17T18:34:00Z">
        <w:r w:rsidR="006466BF">
          <w:t>physiological tolerances</w:t>
        </w:r>
      </w:ins>
      <w:r w:rsidR="008A5823">
        <w:t xml:space="preserve">, modeled ocean conditions and available data on vessel and ballast water </w:t>
      </w:r>
      <w:r w:rsidR="008A5823" w:rsidRPr="006466BF">
        <w:rPr>
          <w:highlight w:val="cyan"/>
        </w:rPr>
        <w:t>movements</w:t>
      </w:r>
      <w:r w:rsidR="008A5823">
        <w:t>.</w:t>
      </w:r>
      <w:r w:rsidR="00286504">
        <w:t xml:space="preserve"> </w:t>
      </w:r>
      <w:del w:id="57" w:author="Amanda Droghini" w:date="2018-03-16T10:07:00Z">
        <w:r w:rsidR="00286504" w:rsidDel="008A5823">
          <w:delText>and addresses an important knowledge gap in Pacific Arctic research</w:delText>
        </w:r>
        <w:r w:rsidR="00286504" w:rsidRPr="004403F9" w:rsidDel="008A5823">
          <w:rPr>
            <w:highlight w:val="yellow"/>
          </w:rPr>
          <w:delText>.</w:delText>
        </w:r>
      </w:del>
      <w:r w:rsidR="004403F9" w:rsidRPr="004403F9">
        <w:rPr>
          <w:highlight w:val="yellow"/>
        </w:rPr>
        <w:t xml:space="preserve"> </w:t>
      </w:r>
      <w:del w:id="58"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59" w:author="Amanda Droghini" w:date="2018-03-16T10:09:00Z">
        <w:r w:rsidR="004403F9" w:rsidRPr="004403F9" w:rsidDel="008A5823">
          <w:rPr>
            <w:highlight w:val="yellow"/>
          </w:rPr>
          <w:delText xml:space="preserve">We hope that it can be used to inform monitoring efforts </w:delText>
        </w:r>
        <w:r w:rsidR="00B34C45" w:rsidDel="008A5823">
          <w:rPr>
            <w:highlight w:val="yellow"/>
          </w:rPr>
          <w:delText xml:space="preserve">by identifying priority, high-risk areas </w:delText>
        </w:r>
        <w:r w:rsidR="004403F9" w:rsidRPr="004403F9" w:rsidDel="008A5823">
          <w:rPr>
            <w:highlight w:val="yellow"/>
          </w:rPr>
          <w:delText>to protect this pristine and unique ecosystem.</w:delText>
        </w:r>
        <w:r w:rsidR="004403F9" w:rsidRPr="00CA4945" w:rsidDel="008A5823">
          <w:delText xml:space="preserve"> </w:delText>
        </w:r>
      </w:del>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60" w:name="_8bc9cfv03n6p" w:colFirst="0" w:colLast="0"/>
      <w:bookmarkEnd w:id="60"/>
      <w:r w:rsidRPr="00BB5655">
        <w:t>Methods</w:t>
      </w:r>
    </w:p>
    <w:p w14:paraId="36636D33" w14:textId="77777777" w:rsidR="00723773" w:rsidRPr="00BB5655" w:rsidRDefault="00874591" w:rsidP="00BB5655">
      <w:pPr>
        <w:pStyle w:val="Heading2"/>
      </w:pPr>
      <w:bookmarkStart w:id="61" w:name="_kncwpiu8qj9q" w:colFirst="0" w:colLast="0"/>
      <w:bookmarkEnd w:id="61"/>
      <w:r w:rsidRPr="00BB5655">
        <w:t>Study area</w:t>
      </w:r>
    </w:p>
    <w:p w14:paraId="5ECF60A5" w14:textId="166ACEB9" w:rsidR="00274537" w:rsidRPr="00CA4945" w:rsidRDefault="00874591" w:rsidP="00CA4945">
      <w:pPr>
        <w:spacing w:before="200" w:line="360" w:lineRule="auto"/>
        <w:contextualSpacing/>
      </w:pPr>
      <w:bookmarkStart w:id="62" w:name="_a71bbqx0je6i" w:colFirst="0" w:colLast="0"/>
      <w:bookmarkEnd w:id="62"/>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w:t>
      </w:r>
      <w:r w:rsidR="00274537" w:rsidRPr="00CA4945">
        <w:lastRenderedPageBreak/>
        <w:t xml:space="preserve">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While our analyses encompass the entire latitudinal breadth of the Bering Sea, we restricted ourselves </w:t>
      </w:r>
      <w:r w:rsidR="00A22224">
        <w:t xml:space="preserve">to the two continental shelves </w:t>
      </w:r>
      <w:r w:rsidR="00274537" w:rsidRPr="00CA4945">
        <w:t>i.e. depths &lt; 200 meters</w:t>
      </w:r>
      <w:r w:rsidR="00A22224">
        <w:t xml:space="preserve"> (m</w:t>
      </w:r>
      <w:r w:rsidR="00274537" w:rsidRPr="00CA4945">
        <w:t xml:space="preserve">) because most non-native taxa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non-native species have been reported in the Bering Sea: </w:t>
      </w:r>
      <w:r w:rsidR="00274537" w:rsidRPr="00CA4945">
        <w:rPr>
          <w:i/>
        </w:rPr>
        <w:t>Alosa sapidissima</w:t>
      </w:r>
      <w:r w:rsidR="00274537" w:rsidRPr="00CA4945">
        <w:t xml:space="preserve">, </w:t>
      </w:r>
      <w:r w:rsidR="00274537" w:rsidRPr="00CA4945">
        <w:rPr>
          <w:i/>
        </w:rPr>
        <w:t>Caprella mutica</w:t>
      </w:r>
      <w:r w:rsidR="00274537" w:rsidRPr="00CA4945">
        <w:t xml:space="preserve">, </w:t>
      </w:r>
      <w:r w:rsidR="00274537" w:rsidRPr="00CA4945">
        <w:rPr>
          <w:i/>
        </w:rPr>
        <w:t>Mya arenaria</w:t>
      </w:r>
      <w:r w:rsidR="00274537" w:rsidRPr="00CA4945">
        <w:t xml:space="preserve">, and </w:t>
      </w:r>
      <w:r w:rsidR="00274537" w:rsidRPr="00CA4945">
        <w:rPr>
          <w:i/>
        </w:rPr>
        <w:t>Salmo salar</w:t>
      </w:r>
      <w:r w:rsidR="00514A02">
        <w:t xml:space="preserve"> (</w:t>
      </w:r>
      <w:r w:rsidR="00514A02" w:rsidRPr="00CA4945">
        <w:t>Fofonoff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arenaria </w:t>
      </w:r>
      <w:r w:rsidR="00BF1ED0">
        <w:t>in Alaska</w:t>
      </w:r>
      <w:r w:rsidR="00514A02">
        <w:t>)</w:t>
      </w:r>
      <w:r w:rsidR="00274537" w:rsidRPr="00CA4945">
        <w:t xml:space="preserve">. Of these, only </w:t>
      </w:r>
      <w:r w:rsidR="00274537" w:rsidRPr="00CA4945">
        <w:rPr>
          <w:i/>
        </w:rPr>
        <w:t xml:space="preserve">C. mutica </w:t>
      </w:r>
      <w:r w:rsidR="00274537" w:rsidRPr="00CA4945">
        <w:t xml:space="preserve">and </w:t>
      </w:r>
      <w:r w:rsidR="00274537" w:rsidRPr="00CA4945">
        <w:rPr>
          <w:i/>
        </w:rPr>
        <w:t xml:space="preserve">M. arenaria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E961D2">
        <w:t xml:space="preserve"> </w:t>
      </w:r>
      <w:r w:rsidR="00E961D2" w:rsidRPr="00E961D2">
        <w:rPr>
          <w:highlight w:val="yellow"/>
        </w:rPr>
        <w:t>((characterize vessel – the bering sea is the only waterbody that is included in both NSR and northwest passage, few recreational vessels))</w:t>
      </w:r>
      <w:r w:rsidR="000C2EA8">
        <w:t xml:space="preserve"> </w:t>
      </w:r>
    </w:p>
    <w:p w14:paraId="120A962E" w14:textId="5DE1BDD1" w:rsidR="00723773" w:rsidRPr="00BB5655" w:rsidRDefault="00BB5655" w:rsidP="00BB5655">
      <w:pPr>
        <w:pStyle w:val="Heading2"/>
      </w:pPr>
      <w:bookmarkStart w:id="63" w:name="_hngxq6xkmksq" w:colFirst="0" w:colLast="0"/>
      <w:bookmarkStart w:id="64" w:name="_7quuthb2m275" w:colFirst="0" w:colLast="0"/>
      <w:bookmarkEnd w:id="63"/>
      <w:bookmarkEnd w:id="64"/>
      <w:r>
        <w:t xml:space="preserve">Defining </w:t>
      </w:r>
      <w:r w:rsidR="004D0EA5">
        <w:t xml:space="preserve">taxa-specific </w:t>
      </w:r>
      <w:r>
        <w:t>tolerances</w:t>
      </w:r>
    </w:p>
    <w:p w14:paraId="7A4308D9" w14:textId="6C7FEF80" w:rsidR="00411758" w:rsidRPr="00CA4945" w:rsidRDefault="000011D7" w:rsidP="00CA4945">
      <w:pPr>
        <w:spacing w:line="360" w:lineRule="auto"/>
        <w:contextualSpacing/>
      </w:pPr>
      <w:commentRangeStart w:id="65"/>
      <w:r w:rsidRPr="00CA4945">
        <w:t xml:space="preserve">We compared </w:t>
      </w:r>
      <w:r w:rsidR="000A2F1F" w:rsidRPr="00CA4945">
        <w:t xml:space="preserve">temperature (T) and salinity (S) thresholds of non-native, </w:t>
      </w:r>
      <w:r w:rsidR="00CB2DA7" w:rsidRPr="00CA4945">
        <w:t xml:space="preserve">animal </w:t>
      </w:r>
      <w:r w:rsidR="000A2F1F" w:rsidRPr="00CA4945">
        <w:t xml:space="preserve">taxa to </w:t>
      </w:r>
      <w:r w:rsidR="007218A0" w:rsidRPr="00CA4945">
        <w:t xml:space="preserve">the </w:t>
      </w:r>
      <w:r w:rsidRPr="00CA4945">
        <w:t xml:space="preserve">T-S values </w:t>
      </w:r>
      <w:r w:rsidR="000A2F1F" w:rsidRPr="00CA4945">
        <w:t>of the Bering Sea for two, 10-year time periods: current (2003-2012) and mid-century (2030-2039)</w:t>
      </w:r>
      <w:r w:rsidRPr="00CA4945">
        <w:t xml:space="preserve">. </w:t>
      </w:r>
      <w:r w:rsidR="00421111" w:rsidRPr="00CA4945">
        <w:t xml:space="preserve">We </w:t>
      </w:r>
      <w:r w:rsidR="00412EE5" w:rsidRPr="00CA4945">
        <w:t>based our models on</w:t>
      </w:r>
      <w:r w:rsidR="00421111" w:rsidRPr="00CA4945">
        <w:t xml:space="preserve"> t</w:t>
      </w:r>
      <w:r w:rsidR="00313287" w:rsidRPr="00CA4945">
        <w:t xml:space="preserve">axa-specific, physiological T-S thresholds </w:t>
      </w:r>
      <w:r w:rsidR="00E1580F" w:rsidRPr="00CA4945">
        <w:t xml:space="preserve">required </w:t>
      </w:r>
      <w:r w:rsidR="00E46B5D" w:rsidRPr="00CA4945">
        <w:t xml:space="preserve">for </w:t>
      </w:r>
      <w:r w:rsidR="00455296" w:rsidRPr="00CA4945">
        <w:t>two stages on invasi</w:t>
      </w:r>
      <w:r w:rsidR="00CB2DA7" w:rsidRPr="00CA4945">
        <w:t xml:space="preserve">on: survival and </w:t>
      </w:r>
      <w:r w:rsidR="00CB2DA7" w:rsidRPr="00CA4945">
        <w:rPr>
          <w:highlight w:val="cyan"/>
        </w:rPr>
        <w:t>establishment</w:t>
      </w:r>
      <w:r w:rsidR="00CB2DA7" w:rsidRPr="00CA4945">
        <w:t xml:space="preserve">, </w:t>
      </w:r>
      <w:r w:rsidR="00455296" w:rsidRPr="00CA4945">
        <w:t>which we define here to include both growth and reproduction</w:t>
      </w:r>
      <w:r w:rsidR="00CB2DA7" w:rsidRPr="00CA4945">
        <w:t xml:space="preserve"> </w:t>
      </w:r>
      <w:r w:rsidR="009A7F3D">
        <w:fldChar w:fldCharType="begin" w:fldLock="1"/>
      </w:r>
      <w:r w:rsidR="009A7F3D">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009A7F3D">
        <w:fldChar w:fldCharType="separate"/>
      </w:r>
      <w:r w:rsidR="009A7F3D" w:rsidRPr="009A7F3D">
        <w:rPr>
          <w:noProof/>
        </w:rPr>
        <w:t>(Blackburn et al. 2011)</w:t>
      </w:r>
      <w:r w:rsidR="009A7F3D">
        <w:fldChar w:fldCharType="end"/>
      </w:r>
      <w:r w:rsidR="00455296" w:rsidRPr="00CA4945">
        <w:t xml:space="preserve">. </w:t>
      </w:r>
      <w:commentRangeEnd w:id="65"/>
      <w:r w:rsidR="004D0EA5">
        <w:rPr>
          <w:rStyle w:val="CommentReference"/>
        </w:rPr>
        <w:commentReference w:id="65"/>
      </w:r>
      <w:r w:rsidR="00455296" w:rsidRPr="00CA4945">
        <w:t xml:space="preserve">These thresholds were </w:t>
      </w:r>
      <w:r w:rsidR="00CA7A4E" w:rsidRPr="00CA4945">
        <w:t xml:space="preserve">compiled </w:t>
      </w:r>
      <w:r w:rsidR="004043B8" w:rsidRPr="00CA4945">
        <w:t xml:space="preserve">using a targeted literature review </w:t>
      </w:r>
      <w:r w:rsidR="002970F2" w:rsidRPr="00CA4945">
        <w:t>a</w:t>
      </w:r>
      <w:r w:rsidR="000A2F1F" w:rsidRPr="00CA4945">
        <w:t>s pa</w:t>
      </w:r>
      <w:r w:rsidR="004D0D7C" w:rsidRPr="00CA4945">
        <w:t>rt of a larger research project by</w:t>
      </w:r>
      <w:r w:rsidR="000A2F1F" w:rsidRPr="00CA4945">
        <w:t xml:space="preserve"> </w:t>
      </w:r>
      <w:r w:rsidR="00921400" w:rsidRPr="00CA4945">
        <w:t>Reimer et al. (2018)</w:t>
      </w:r>
      <w:r w:rsidR="004D0D7C" w:rsidRPr="00CA4945">
        <w:t>. Reimer et al. (2018)</w:t>
      </w:r>
      <w:r w:rsidR="00921400" w:rsidRPr="00CA4945">
        <w:t xml:space="preserve"> developed a ranking system </w:t>
      </w:r>
      <w:r w:rsidR="00CB2DA7" w:rsidRPr="00CA4945">
        <w:t xml:space="preserve">for the Bering Sea </w:t>
      </w:r>
      <w:r w:rsidR="00921400" w:rsidRPr="00CA4945">
        <w:t>and assess</w:t>
      </w:r>
      <w:r w:rsidR="00CB2DA7" w:rsidRPr="00CA4945">
        <w:t>ed</w:t>
      </w:r>
      <w:r w:rsidR="00921400" w:rsidRPr="00CA4945">
        <w:t xml:space="preserve"> the risk of </w:t>
      </w:r>
      <w:r w:rsidR="00411758" w:rsidRPr="00CA4945">
        <w:t>46 non-n</w:t>
      </w:r>
      <w:r w:rsidR="000A2F1F" w:rsidRPr="00CA4945">
        <w:t>ative</w:t>
      </w:r>
      <w:r w:rsidR="00CB2DA7" w:rsidRPr="00CA4945">
        <w:t>, marine</w:t>
      </w:r>
      <w:r w:rsidR="000A2F1F" w:rsidRPr="00CA4945">
        <w:t xml:space="preserve"> taxa that are considered invasive</w:t>
      </w:r>
      <w:r w:rsidR="00CB2DA7" w:rsidRPr="00CA4945">
        <w:t xml:space="preserve"> in other systems</w:t>
      </w:r>
      <w:r w:rsidR="00411758" w:rsidRPr="00CA4945">
        <w:t xml:space="preserve">, and that have been reported </w:t>
      </w:r>
      <w:r w:rsidR="006754F0" w:rsidRPr="00CA4945">
        <w:t>in nearby</w:t>
      </w:r>
      <w:r w:rsidR="00411758" w:rsidRPr="00CA4945">
        <w:t xml:space="preserve"> marine ecoregions </w:t>
      </w:r>
      <w:r w:rsidR="009A7F3D">
        <w:fldChar w:fldCharType="begin" w:fldLock="1"/>
      </w:r>
      <w:r w:rsidR="00AF3FE2">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 "uris" : [ "http://www.mendeley.com/documents/?uuid=17e8344c-fd3e-35aa-a24c-a1633a808556" ] } ], "mendeley" : { "formattedCitation" : "(sensu Spalding et al. 2007)", "plainTextFormattedCitation" : "(sensu Spalding et al. 2007)", "previouslyFormattedCitation" : "(sensu Spalding et al. 2007)" }, "properties" : {  }, "schema" : "https://github.com/citation-style-language/schema/raw/master/csl-citation.json" }</w:instrText>
      </w:r>
      <w:r w:rsidR="009A7F3D">
        <w:fldChar w:fldCharType="separate"/>
      </w:r>
      <w:r w:rsidR="009A7F3D" w:rsidRPr="009A7F3D">
        <w:rPr>
          <w:noProof/>
        </w:rPr>
        <w:t>(sensu Spalding et al. 2007)</w:t>
      </w:r>
      <w:r w:rsidR="009A7F3D">
        <w:fldChar w:fldCharType="end"/>
      </w:r>
      <w:r w:rsidR="00A35F41" w:rsidRPr="00CA4945">
        <w:t>.</w:t>
      </w:r>
      <w:r w:rsidR="00411758" w:rsidRPr="00CA4945">
        <w:t xml:space="preserve"> </w:t>
      </w:r>
      <w:r w:rsidR="00CB2DA7" w:rsidRPr="00CA4945">
        <w:t xml:space="preserve">The taxa list was developed by downloading and digitizing occurrence records from </w:t>
      </w:r>
      <w:r w:rsidR="00652AE1" w:rsidRPr="00CA4945">
        <w:t>the National Exotic Marine and Estuarine Species Information System (NEMESIS; Fofonoff et al. 2003) and the Nonindigenous Aquatic Species Database (NAS; Fuller and Benson 2013)</w:t>
      </w:r>
      <w:r w:rsidR="00CB2DA7" w:rsidRPr="00CA4945">
        <w:t xml:space="preserve">. </w:t>
      </w:r>
      <w:r w:rsidR="00A35F41" w:rsidRPr="00CA4945">
        <w:t>Given the time required for ranking, the list was subset to include only taxa that had been reported no further away than Washington-Oregon border in the east Pacific and</w:t>
      </w:r>
      <w:r w:rsidR="00051D9C" w:rsidRPr="00CA4945">
        <w:t xml:space="preserve"> the</w:t>
      </w:r>
      <w:r w:rsidR="00A35F41" w:rsidRPr="00CA4945">
        <w:t xml:space="preserve"> Sea of Japa</w:t>
      </w:r>
      <w:r w:rsidR="00051D9C" w:rsidRPr="00CA4945">
        <w:t>n to</w:t>
      </w:r>
      <w:r w:rsidR="00A35F41" w:rsidRPr="00CA4945">
        <w:t xml:space="preserve"> the west. </w:t>
      </w:r>
      <w:r w:rsidR="00CB2DA7" w:rsidRPr="00CA4945">
        <w:t>T</w:t>
      </w:r>
      <w:r w:rsidR="000A2F1F" w:rsidRPr="00CA4945">
        <w:t>axa were</w:t>
      </w:r>
      <w:r w:rsidR="00411758" w:rsidRPr="00CA4945">
        <w:t xml:space="preserve"> restricted to marine or euryhaline species capable of tolerating salinities of at least 30 parts per trillion (ppt) </w:t>
      </w:r>
      <w:r w:rsidR="00051D9C" w:rsidRPr="00CA4945">
        <w:t xml:space="preserve">for part or all of their life cycle </w:t>
      </w:r>
      <w:r w:rsidR="00411758" w:rsidRPr="00CA4945">
        <w:t>(</w:t>
      </w:r>
      <w:r w:rsidR="00411758" w:rsidRPr="00CA4945">
        <w:rPr>
          <w:highlight w:val="yellow"/>
        </w:rPr>
        <w:t>Appendix A</w:t>
      </w:r>
      <w:r w:rsidR="00411758" w:rsidRPr="00CA4945">
        <w:t xml:space="preserve">). The most common taxonomic groups were Crustacea (N=15), Mollusca (N=11), and Tunicata (N=8). Included in this list were two anadromous fish </w:t>
      </w:r>
      <w:r w:rsidR="00411758" w:rsidRPr="00CA4945">
        <w:lastRenderedPageBreak/>
        <w:t>(</w:t>
      </w:r>
      <w:r w:rsidR="00411758" w:rsidRPr="00CA4945">
        <w:rPr>
          <w:i/>
        </w:rPr>
        <w:t xml:space="preserve">Alosa sapidissima </w:t>
      </w:r>
      <w:r w:rsidR="00411758" w:rsidRPr="00CA4945">
        <w:t xml:space="preserve">and </w:t>
      </w:r>
      <w:r w:rsidR="00411758" w:rsidRPr="00CA4945">
        <w:rPr>
          <w:i/>
        </w:rPr>
        <w:t>Salmo salar</w:t>
      </w:r>
      <w:r w:rsidR="00411758" w:rsidRPr="00CA4945">
        <w:t>), and one catadromous crab (</w:t>
      </w:r>
      <w:r w:rsidR="00411758" w:rsidRPr="00CA4945">
        <w:rPr>
          <w:i/>
        </w:rPr>
        <w:t>Eriocheir sinensis</w:t>
      </w:r>
      <w:r w:rsidR="00411758" w:rsidRPr="00CA4945">
        <w:t>).</w:t>
      </w:r>
      <w:r w:rsidR="005213A8" w:rsidRPr="00CA4945">
        <w:t xml:space="preserve"> All taxa used at least one anthropogenic </w:t>
      </w:r>
      <w:r w:rsidR="00D95A52" w:rsidRPr="00CA4945">
        <w:t>vector (e.g. ballast water, biofouling</w:t>
      </w:r>
      <w:r w:rsidR="00E05BC2">
        <w:t>, intentional introductions</w:t>
      </w:r>
      <w:r w:rsidR="00D95A52" w:rsidRPr="00CA4945">
        <w:t>) for transport (Reimer et al. 2018).</w:t>
      </w:r>
    </w:p>
    <w:p w14:paraId="78B77499" w14:textId="77777777" w:rsidR="00411758" w:rsidRPr="00CA4945" w:rsidRDefault="00411758" w:rsidP="00CA4945">
      <w:pPr>
        <w:spacing w:line="360" w:lineRule="auto"/>
        <w:contextualSpacing/>
      </w:pPr>
    </w:p>
    <w:p w14:paraId="433599BF" w14:textId="25E74BA6" w:rsidR="00D1665D" w:rsidRPr="00CA4945" w:rsidRDefault="000011D7" w:rsidP="00CA4945">
      <w:pPr>
        <w:spacing w:line="360" w:lineRule="auto"/>
        <w:contextualSpacing/>
      </w:pPr>
      <w:r w:rsidRPr="00CA4945">
        <w:t xml:space="preserve">Of the 46 taxa included in the ranking system, taxa-specific T-S survival tolerances were available for 42 taxa </w:t>
      </w:r>
      <w:r w:rsidRPr="00CA4945">
        <w:rPr>
          <w:highlight w:val="yellow"/>
        </w:rPr>
        <w:t>(Appendix A)</w:t>
      </w:r>
      <w:r w:rsidRPr="00CA4945">
        <w:t xml:space="preserve"> and T-S reproductive tolerances for 29 taxa </w:t>
      </w:r>
      <w:r w:rsidRPr="00CA4945">
        <w:rPr>
          <w:highlight w:val="yellow"/>
        </w:rPr>
        <w:t>(Appendix B)</w:t>
      </w:r>
      <w:r w:rsidRPr="00CA4945">
        <w:t>.</w:t>
      </w:r>
      <w:r w:rsidR="00CB2DA7" w:rsidRPr="00CA4945">
        <w:t xml:space="preserve"> </w:t>
      </w:r>
      <w:r w:rsidRPr="00CA4945">
        <w:t xml:space="preserve">We prioritized T-S thresholds from experimental or field-based studies, rather than data that were inferred from geographic distribution, which may be biased or incomplete </w:t>
      </w:r>
      <w:r w:rsidRPr="00CA4945">
        <w:rPr>
          <w:highlight w:val="green"/>
        </w:rPr>
        <w:t>(cite??)</w:t>
      </w:r>
      <w:r w:rsidRPr="00CA4945">
        <w:t>. Nevertheless, we did use the latter when necessary because we considered this source of data to be superior to no data.</w:t>
      </w:r>
      <w:r w:rsidR="00CB2DA7" w:rsidRPr="00CA4945">
        <w:t xml:space="preserve"> </w:t>
      </w:r>
      <w:r w:rsidR="007535BA" w:rsidRPr="00CA4945">
        <w:t>Survival thresholds were intended to represent the broadest range of temperatures and salinities that a given taxon could tolerate. Therefore, f</w:t>
      </w:r>
      <w:r w:rsidR="00EE4709" w:rsidRPr="00CA4945">
        <w:t xml:space="preserve">or each taxon, we defined survival thresholds 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EE4709" w:rsidRPr="00CA4945">
        <w:t xml:space="preserve">. </w:t>
      </w:r>
    </w:p>
    <w:p w14:paraId="7A58193D" w14:textId="77777777" w:rsidR="00D1665D" w:rsidRPr="00CA4945" w:rsidRDefault="00D1665D" w:rsidP="00CA4945">
      <w:pPr>
        <w:spacing w:line="360" w:lineRule="auto"/>
        <w:contextualSpacing/>
      </w:pP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ppt),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66" w:name="_65lsst1yvtve" w:colFirst="0" w:colLast="0"/>
      <w:bookmarkEnd w:id="66"/>
      <w:r>
        <w:t>Defining temperature and salinity of the Bering Sea</w:t>
      </w:r>
    </w:p>
    <w:p w14:paraId="7FB815EB" w14:textId="666B668B" w:rsidR="0097269F" w:rsidRDefault="00874591" w:rsidP="00CA4945">
      <w:pPr>
        <w:spacing w:before="200" w:line="360" w:lineRule="auto"/>
        <w:contextualSpacing/>
      </w:pPr>
      <w:r w:rsidRPr="00CA4945">
        <w:rPr>
          <w:color w:val="000000" w:themeColor="text1"/>
        </w:rPr>
        <w:t>Values for the Bering Sea’s T-S regimes were obtained from three Regional Ocean Modeling Systems (ROMS)</w:t>
      </w:r>
      <w:r w:rsidR="007437AB" w:rsidRPr="00CA4945">
        <w:rPr>
          <w:color w:val="000000" w:themeColor="text1"/>
        </w:rPr>
        <w:t xml:space="preserve"> developed by NOAA's Pacific Marine Environmental Laboratory </w:t>
      </w:r>
      <w:r w:rsidR="007437AB" w:rsidRPr="00CA4945">
        <w:rPr>
          <w:color w:val="000000" w:themeColor="text1"/>
        </w:rPr>
        <w:lastRenderedPageBreak/>
        <w:t>(PMEL)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Pr="00CA4945">
        <w:rPr>
          <w:color w:val="000000" w:themeColor="text1"/>
        </w:rPr>
        <w:t>. Each ROMS was generated by downscaling one of three general circulation model (GCM): 1) CGCM3-t47, 2) ECHO-G, and 3) MIROC3.2 (Hermann et al. 2016). Th</w:t>
      </w:r>
      <w:r w:rsidR="0097269F" w:rsidRPr="00CA4945">
        <w:rPr>
          <w:color w:val="000000" w:themeColor="text1"/>
        </w:rPr>
        <w:t>es</w:t>
      </w:r>
      <w:r w:rsidRPr="00CA4945">
        <w:rPr>
          <w:color w:val="000000" w:themeColor="text1"/>
        </w:rPr>
        <w:t xml:space="preserve">e GCMs were </w:t>
      </w:r>
      <w:r w:rsidR="0097269F" w:rsidRPr="00CA4945">
        <w:rPr>
          <w:color w:val="000000" w:themeColor="text1"/>
        </w:rPr>
        <w:t>chosen</w:t>
      </w:r>
      <w:r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97269F" w:rsidRPr="00CA4945">
        <w:rPr>
          <w:color w:val="000000" w:themeColor="text1"/>
        </w:rPr>
        <w:t xml:space="preserve">, and 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Pr="00CA4945">
        <w:rPr>
          <w:color w:val="000000" w:themeColor="text1"/>
        </w:rPr>
        <w:t xml:space="preserve">. Compared to other scenarios, the A1B scenario implies moderate greenhouse forcing mitigation. However, because all </w:t>
      </w:r>
      <w:r w:rsidRPr="00CA4945">
        <w:t xml:space="preserve">scenarios generally track each other in the short-term, results from A1B GCMs do not differ substantially from other emission scenarios over the study period we considered (2003-2039; </w:t>
      </w:r>
      <w:r w:rsidRPr="00CA4945">
        <w:rPr>
          <w:color w:val="222222"/>
        </w:rPr>
        <w:t>Nakićenović et al. 2000</w:t>
      </w:r>
      <w:r w:rsidRPr="00CA4945">
        <w:t>).</w:t>
      </w:r>
    </w:p>
    <w:p w14:paraId="5FA136F1" w14:textId="77777777" w:rsidR="00BB5655" w:rsidRPr="00CA4945" w:rsidRDefault="00BB5655" w:rsidP="00CA4945">
      <w:pPr>
        <w:spacing w:before="200" w:line="360" w:lineRule="auto"/>
        <w:contextualSpacing/>
        <w:rPr>
          <w:color w:val="000000" w:themeColor="text1"/>
        </w:rPr>
      </w:pPr>
    </w:p>
    <w:p w14:paraId="4EDAB05F" w14:textId="7F7E2891" w:rsidR="00874591" w:rsidRPr="00CA4945" w:rsidRDefault="00874591" w:rsidP="00CA4945">
      <w:pPr>
        <w:spacing w:before="200" w:line="360" w:lineRule="auto"/>
        <w:contextualSpacing/>
        <w:rPr>
          <w:rFonts w:eastAsia="Calibri"/>
        </w:rPr>
      </w:pPr>
      <w:r w:rsidRPr="00CA4945">
        <w:rPr>
          <w:rFonts w:eastAsia="Calibri"/>
        </w:rPr>
        <w:t xml:space="preserve">ROMS outputs provide weekly values of temperature and salinity across the Bering Sea with a 6-nautical mile spatial resolution and for 10 vertical depth levels </w:t>
      </w:r>
      <w:r w:rsidR="001B0CB7">
        <w:rPr>
          <w:rFonts w:eastAsia="Calibri"/>
        </w:rPr>
        <w:fldChar w:fldCharType="begin" w:fldLock="1"/>
      </w:r>
      <w:r w:rsidR="001B0CB7">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B0CB7">
        <w:rPr>
          <w:rFonts w:eastAsia="Calibri"/>
        </w:rPr>
        <w:fldChar w:fldCharType="separate"/>
      </w:r>
      <w:r w:rsidR="001B0CB7" w:rsidRPr="001B0CB7">
        <w:rPr>
          <w:rFonts w:eastAsia="Calibri"/>
          <w:noProof/>
        </w:rPr>
        <w:t>(Hermann et al. 2016)</w:t>
      </w:r>
      <w:r w:rsidR="001B0CB7">
        <w:rPr>
          <w:rFonts w:eastAsia="Calibri"/>
        </w:rPr>
        <w:fldChar w:fldCharType="end"/>
      </w:r>
      <w:r w:rsidRPr="00CA4945">
        <w:rPr>
          <w:rFonts w:eastAsia="Calibri"/>
        </w:rPr>
        <w:t xml:space="preserve">. </w:t>
      </w:r>
      <w:r w:rsidR="00932482" w:rsidRPr="00CA4945">
        <w:rPr>
          <w:rFonts w:eastAsia="Calibri"/>
        </w:rPr>
        <w:t>W</w:t>
      </w:r>
      <w:r w:rsidRPr="00CA4945">
        <w:rPr>
          <w:rFonts w:eastAsia="Calibri"/>
        </w:rPr>
        <w:t>e</w:t>
      </w:r>
      <w:r w:rsidR="00932482" w:rsidRPr="00CA4945">
        <w:rPr>
          <w:rFonts w:eastAsia="Calibri"/>
        </w:rPr>
        <w:t xml:space="preserve"> restricted our analyse</w:t>
      </w:r>
      <w:r w:rsidRPr="00CA4945">
        <w:rPr>
          <w:rFonts w:eastAsia="Calibri"/>
        </w:rPr>
        <w:t>s to th</w:t>
      </w:r>
      <w:r w:rsidR="00932482" w:rsidRPr="00CA4945">
        <w:rPr>
          <w:rFonts w:eastAsia="Calibri"/>
        </w:rPr>
        <w:t xml:space="preserve">e Bering Sea continental shelf (i.e. </w:t>
      </w:r>
      <w:r w:rsidRPr="00CA4945">
        <w:rPr>
          <w:rFonts w:eastAsia="Calibri"/>
        </w:rPr>
        <w:t>water</w:t>
      </w:r>
      <w:r w:rsidR="00A85C6F">
        <w:rPr>
          <w:rFonts w:eastAsia="Calibri"/>
        </w:rPr>
        <w:t xml:space="preserve"> depths less than 200 m</w:t>
      </w:r>
      <w:r w:rsidRPr="00CA4945">
        <w:rPr>
          <w:rFonts w:eastAsia="Calibri"/>
        </w:rPr>
        <w:t xml:space="preserve">), </w:t>
      </w:r>
      <w:commentRangeStart w:id="67"/>
      <w:r w:rsidRPr="00CA4945">
        <w:rPr>
          <w:rFonts w:eastAsia="Calibri"/>
        </w:rPr>
        <w:t xml:space="preserve">and </w:t>
      </w:r>
      <w:r w:rsidRPr="001D23FF">
        <w:rPr>
          <w:rFonts w:eastAsia="Calibri"/>
          <w:highlight w:val="yellow"/>
        </w:rPr>
        <w:t>to the top seven ocean layers</w:t>
      </w:r>
      <w:r w:rsidRPr="00CA4945">
        <w:rPr>
          <w:rFonts w:eastAsia="Calibri"/>
        </w:rPr>
        <w:t xml:space="preserve"> </w:t>
      </w:r>
      <w:commentRangeEnd w:id="67"/>
      <w:r w:rsidR="001D23FF">
        <w:rPr>
          <w:rStyle w:val="CommentReference"/>
          <w:rFonts w:ascii="Arial" w:eastAsia="Arial" w:hAnsi="Arial" w:cs="Arial"/>
          <w:color w:val="000000"/>
          <w:lang w:val="en-US" w:eastAsia="en-US"/>
        </w:rPr>
        <w:commentReference w:id="67"/>
      </w:r>
      <w:r w:rsidRPr="00CA4945">
        <w:rPr>
          <w:rFonts w:eastAsia="Calibri"/>
        </w:rPr>
        <w:t xml:space="preserve">(surface and 5, 10, 15, 20, 30, 40 m depths). For each pixel, we summarized the depth dimension into a single value </w:t>
      </w:r>
      <w:r w:rsidR="00954D9A" w:rsidRPr="00CA4945">
        <w:rPr>
          <w:rFonts w:eastAsia="Calibri"/>
        </w:rPr>
        <w:t>by taking the maximum T-S values</w:t>
      </w:r>
      <w:r w:rsidRPr="00CA4945">
        <w:rPr>
          <w:rFonts w:eastAsia="Calibri"/>
        </w:rPr>
        <w:t xml:space="preserve">. </w:t>
      </w:r>
      <w:r w:rsidRPr="00CA4945">
        <w:t xml:space="preserve">Projections from ROMS for the Bering Sea were available for 37 years (from 2003 to 2039). </w:t>
      </w:r>
      <w:r w:rsidR="00954D9A" w:rsidRPr="00CA4945">
        <w:rPr>
          <w:rFonts w:eastAsia="Calibri"/>
        </w:rPr>
        <w:t>W</w:t>
      </w:r>
      <w:r w:rsidRPr="00CA4945">
        <w:rPr>
          <w:rFonts w:eastAsia="Calibri"/>
        </w:rPr>
        <w:t xml:space="preserve">e considered two 10-year study periods: current (2003-2012) and </w:t>
      </w:r>
      <w:commentRangeStart w:id="68"/>
      <w:r w:rsidRPr="00CA4945">
        <w:rPr>
          <w:rFonts w:eastAsia="Calibri"/>
          <w:highlight w:val="cyan"/>
        </w:rPr>
        <w:t>future</w:t>
      </w:r>
      <w:commentRangeEnd w:id="68"/>
      <w:r w:rsidR="00C167D4" w:rsidRPr="00CA4945">
        <w:rPr>
          <w:rStyle w:val="CommentReference"/>
          <w:sz w:val="24"/>
          <w:szCs w:val="24"/>
        </w:rPr>
        <w:commentReference w:id="68"/>
      </w:r>
      <w:r w:rsidRPr="00CA4945">
        <w:rPr>
          <w:rFonts w:eastAsia="Calibri"/>
        </w:rPr>
        <w:t xml:space="preserve"> (2030-2039)</w:t>
      </w:r>
      <w:bookmarkStart w:id="69" w:name="_4v4jhbwuqx9t" w:colFirst="0" w:colLast="0"/>
      <w:bookmarkEnd w:id="69"/>
      <w:r w:rsidR="00954D9A" w:rsidRPr="00CA4945">
        <w:rPr>
          <w:rFonts w:eastAsia="Calibri"/>
        </w:rPr>
        <w:t xml:space="preserve"> to explore potential changes in habitat suitability over time.</w:t>
      </w:r>
    </w:p>
    <w:p w14:paraId="760E3BC0" w14:textId="76342F31" w:rsidR="00874591" w:rsidRPr="00CA4945" w:rsidRDefault="00874591" w:rsidP="00BB5655">
      <w:pPr>
        <w:pStyle w:val="Heading2"/>
      </w:pPr>
      <w:r w:rsidRPr="00CA4945">
        <w:t>Modeling habitat suitability</w:t>
      </w:r>
      <w:bookmarkStart w:id="70" w:name="_go101y7lehct" w:colFirst="0" w:colLast="0"/>
      <w:bookmarkEnd w:id="70"/>
    </w:p>
    <w:p w14:paraId="0D5FB968" w14:textId="327F98A9"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71"/>
      <w:r w:rsidRPr="00CA4945">
        <w:rPr>
          <w:rFonts w:ascii="Times New Roman" w:hAnsi="Times New Roman" w:cs="Times New Roman"/>
          <w:sz w:val="24"/>
          <w:szCs w:val="24"/>
        </w:rPr>
        <w:t xml:space="preserve">1) year-round survival, 2) weekly survival, and 3) weekly reproduction. </w:t>
      </w:r>
      <w:commentRangeEnd w:id="71"/>
      <w:r w:rsidR="004D0EA5">
        <w:rPr>
          <w:rStyle w:val="CommentReference"/>
        </w:rPr>
        <w:commentReference w:id="71"/>
      </w:r>
      <w:r w:rsidRPr="00CA4945">
        <w:rPr>
          <w:rFonts w:ascii="Times New Roman" w:hAnsi="Times New Roman" w:cs="Times New Roman"/>
          <w:sz w:val="24"/>
          <w:szCs w:val="24"/>
        </w:rPr>
        <w:t>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 and results were summarized across taxa. All analyses were conducted in R version 3.3.2 (R Core Team 2016) with support from the following packages: ddply, doSNOW, dplyr, ggplot2, ncdf4, maptools, plyr, rgdal, raster, rasterVis, rgeos, sp, viridis.</w:t>
      </w:r>
    </w:p>
    <w:p w14:paraId="2FEBF6F3" w14:textId="77777777" w:rsidR="00723773" w:rsidRPr="00CA4945" w:rsidRDefault="00874591" w:rsidP="00BB5655">
      <w:pPr>
        <w:pStyle w:val="Heading3"/>
        <w:rPr>
          <w:highlight w:val="white"/>
        </w:rPr>
      </w:pPr>
      <w:bookmarkStart w:id="72" w:name="_tsqvpqt531zu" w:colFirst="0" w:colLast="0"/>
      <w:bookmarkEnd w:id="72"/>
      <w:r w:rsidRPr="00CA4945">
        <w:lastRenderedPageBreak/>
        <w:t>Year-Round Survival</w:t>
      </w:r>
    </w:p>
    <w:p w14:paraId="09020B93" w14:textId="2498194A"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 xml:space="preserve">Cumulative suitability was then determined for each pixel by summing the number of taxa that had suitable year-round habitat in that pixel. </w:t>
      </w:r>
      <w:commentRangeStart w:id="73"/>
      <w:r w:rsidR="002440E1" w:rsidRPr="00CA4945">
        <w:rPr>
          <w:color w:val="000000" w:themeColor="text1"/>
        </w:rPr>
        <w:t xml:space="preserve">We expressed the change in number of taxa predicted to have year-round habitat by calculating the difference in number of taxa from current to </w:t>
      </w:r>
      <w:r w:rsidR="002440E1" w:rsidRPr="00CA4945">
        <w:rPr>
          <w:color w:val="000000" w:themeColor="text1"/>
          <w:highlight w:val="cyan"/>
        </w:rPr>
        <w:t>mid-century</w:t>
      </w:r>
      <w:r w:rsidR="002440E1" w:rsidRPr="00CA4945">
        <w:rPr>
          <w:color w:val="000000" w:themeColor="text1"/>
        </w:rPr>
        <w:t xml:space="preserve"> projections. </w:t>
      </w:r>
      <w:commentRangeEnd w:id="73"/>
      <w:r w:rsidR="002440E1" w:rsidRPr="00CA4945">
        <w:rPr>
          <w:rStyle w:val="CommentReference"/>
          <w:sz w:val="24"/>
          <w:szCs w:val="24"/>
        </w:rPr>
        <w:commentReference w:id="73"/>
      </w:r>
      <w:r w:rsidRPr="00CA4945">
        <w:rPr>
          <w:color w:val="000000" w:themeColor="text1"/>
        </w:rPr>
        <w:t xml:space="preserve">Positive change </w:t>
      </w:r>
      <w:r w:rsidRPr="00CA4945">
        <w:t>values indicate that more taxa are predicted to have year-round survival in the future, compared to current predictions</w:t>
      </w:r>
      <w:r w:rsidR="002440E1" w:rsidRPr="00CA4945">
        <w:t>, while</w:t>
      </w:r>
      <w:r w:rsidRPr="00CA4945">
        <w:t xml:space="preserve"> the inverse is true for negative values. A value of zero indicates that the predicted number of taxa with year-round survival remains the same across both study periods. Lastly, we calculated the percent increase in suitable area by dividing the sum of pixels with positive change by the total number of pixels in our study area, and multiplying by 100. </w:t>
      </w:r>
      <w:commentRangeStart w:id="74"/>
      <w:r w:rsidRPr="00CA4945">
        <w:t xml:space="preserve">Percent decrease </w:t>
      </w:r>
      <w:commentRangeEnd w:id="74"/>
      <w:r w:rsidR="002440E1" w:rsidRPr="00CA4945">
        <w:rPr>
          <w:rStyle w:val="CommentReference"/>
          <w:sz w:val="24"/>
          <w:szCs w:val="24"/>
        </w:rPr>
        <w:commentReference w:id="74"/>
      </w:r>
      <w:r w:rsidRPr="00CA4945">
        <w:t>in suitable area was similarly calculated</w:t>
      </w:r>
      <w:r w:rsidR="002440E1" w:rsidRPr="00CA4945">
        <w:t xml:space="preserve"> using the number of pixels with negative change as the numerator</w:t>
      </w:r>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75" w:name="_rop02eo1ktca" w:colFirst="0" w:colLast="0"/>
      <w:bookmarkEnd w:id="75"/>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w:t>
      </w:r>
      <w:r w:rsidRPr="00CA4945">
        <w:rPr>
          <w:rFonts w:eastAsia="Calibri"/>
          <w:color w:val="000000" w:themeColor="text1"/>
        </w:rPr>
        <w:lastRenderedPageBreak/>
        <w:t xml:space="preserve">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76" w:name="_3wi5gvsme5f5" w:colFirst="0" w:colLast="0"/>
      <w:bookmarkEnd w:id="76"/>
      <w:r w:rsidRPr="00CA4945">
        <w:t>Vessel traffic</w:t>
      </w:r>
    </w:p>
    <w:p w14:paraId="46EFE9C4" w14:textId="4B782D80" w:rsidR="00723773" w:rsidRPr="00CA4945" w:rsidRDefault="00874591" w:rsidP="00CA4945">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Alaska’s Vessel 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ort connections were examined using the circlize package (Gu 2014) in R Statistical Software ve</w:t>
      </w:r>
      <w:r w:rsidR="001C6748">
        <w:rPr>
          <w:rFonts w:eastAsia="Arial Unicode MS"/>
        </w:rPr>
        <w:t>rsion 3.3.2 (R Core Team 2016).</w:t>
      </w:r>
    </w:p>
    <w:p w14:paraId="7CE7E36F" w14:textId="77777777" w:rsidR="00723773" w:rsidRPr="00CA4945" w:rsidRDefault="00723773" w:rsidP="00CA4945">
      <w:pPr>
        <w:spacing w:line="360" w:lineRule="auto"/>
        <w:contextualSpacing/>
      </w:pPr>
    </w:p>
    <w:p w14:paraId="670D145B" w14:textId="4C85A1AD" w:rsidR="00723773" w:rsidRPr="00CA4945" w:rsidRDefault="00874591" w:rsidP="00CA4945">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2016). For vessel landings, we queried Ship Arrival Records from the NBIC data portal for any vessel arriving in Alaska from 01 January 2014 to 31 December 2016. Records without a port name were removed (</w:t>
      </w:r>
      <w:r w:rsidRPr="00CA4945">
        <w:rPr>
          <w:i/>
        </w:rPr>
        <w:t>N</w:t>
      </w:r>
      <w:r w:rsidRPr="00CA4945">
        <w:t>=13), and spellings for each port were standardized.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 xml:space="preserve">Source ports with fewer than five trips reported were binned in a group labeled “Other”. </w:t>
      </w:r>
      <w:r w:rsidRPr="00CA4945">
        <w:rPr>
          <w:rFonts w:eastAsia="Arial Unicode MS"/>
        </w:rPr>
        <w:t>For ballast water volumes and their sources, we queried Ballast Tank Records from the NBIC data portal with the same locale and date</w:t>
      </w:r>
      <w:r w:rsidR="00757DB6">
        <w:rPr>
          <w:rFonts w:eastAsia="Arial Unicode MS"/>
        </w:rPr>
        <w:t xml:space="preserve"> parameters as described above.</w:t>
      </w:r>
    </w:p>
    <w:p w14:paraId="7BD2CAC9" w14:textId="77777777" w:rsidR="00723773" w:rsidRPr="00CA4945" w:rsidRDefault="00723773" w:rsidP="00CA4945">
      <w:pPr>
        <w:spacing w:line="360" w:lineRule="auto"/>
        <w:contextualSpacing/>
      </w:pPr>
    </w:p>
    <w:p w14:paraId="60BA7827" w14:textId="3D983FF1" w:rsidR="00723773" w:rsidRPr="00CA4945" w:rsidRDefault="00757DB6" w:rsidP="00757DB6">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Current regulations by the National Marine Fisheries Service (NMFS) require VMS reporting by all fishing vessels that target walleye pollock,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w:t>
      </w:r>
      <w:r w:rsidR="00874591" w:rsidRPr="00CA4945">
        <w:lastRenderedPageBreak/>
        <w:t xml:space="preserve">VMS from 2014 – 2016, using methods from Watson and Haynie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F9B6E71" w14:textId="77777777" w:rsidR="00025CF5" w:rsidRPr="00CA4945" w:rsidRDefault="00025CF5" w:rsidP="00CA4945">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These vessels were identified by linking NMFS fishing permit and U.S. Coast Guard numbers to the International Maritime Organization (IMO) vessel identifiers in the NBIC data via a NMFS vessel database (st.nmfs.noaa.gov/co</w:t>
      </w:r>
      <w:r>
        <w:t>ast-guard-vessel-search/index).</w:t>
      </w:r>
    </w:p>
    <w:p w14:paraId="60EFCA99" w14:textId="77777777" w:rsidR="00723773" w:rsidRPr="00CA4945" w:rsidRDefault="00874591" w:rsidP="00BB5655">
      <w:pPr>
        <w:pStyle w:val="Heading1"/>
      </w:pPr>
      <w:bookmarkStart w:id="77" w:name="_5gdnwtfpo87" w:colFirst="0" w:colLast="0"/>
      <w:bookmarkEnd w:id="77"/>
      <w:r w:rsidRPr="00CA4945">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summer temps. </w:t>
      </w:r>
      <w:r w:rsidR="00AC39F9" w:rsidRPr="00CA4945">
        <w:t xml:space="preserve">. </w:t>
      </w:r>
      <w:commentRangeStart w:id="78"/>
      <w:ins w:id="79" w:author="Amanda Droghini" w:date="2018-02-08T21:44:00Z">
        <w:r w:rsidR="00AC39F9">
          <w:t>1/3 of the taxa we considered had minimum temperature toleranc</w:t>
        </w:r>
      </w:ins>
      <w:ins w:id="80" w:author="Amanda Droghini" w:date="2018-02-08T21:45:00Z">
        <w:r w:rsidR="00AC39F9">
          <w:t>es</w:t>
        </w:r>
      </w:ins>
      <w:ins w:id="81" w:author="Amanda Droghini" w:date="2018-02-08T21:44:00Z">
        <w:r w:rsidR="00AC39F9">
          <w:t xml:space="preserve"> </w:t>
        </w:r>
      </w:ins>
      <w:ins w:id="82" w:author="Amanda Droghini" w:date="2018-02-08T21:45:00Z">
        <w:r w:rsidR="00AC39F9">
          <w:t xml:space="preserve">of 0C </w:t>
        </w:r>
        <w:commentRangeEnd w:id="78"/>
        <w:r w:rsidR="00AC39F9">
          <w:rPr>
            <w:rStyle w:val="CommentReference"/>
          </w:rPr>
          <w:commentReference w:id="78"/>
        </w:r>
      </w:ins>
    </w:p>
    <w:p w14:paraId="22CE51BC" w14:textId="5C76709F" w:rsidR="00723773" w:rsidRPr="00CA4945" w:rsidRDefault="00874591" w:rsidP="00BB5655">
      <w:pPr>
        <w:pStyle w:val="Heading2"/>
        <w:rPr>
          <w:highlight w:val="white"/>
        </w:rPr>
      </w:pPr>
      <w:commentRangeStart w:id="83"/>
      <w:r w:rsidRPr="00CA4945">
        <w:rPr>
          <w:highlight w:val="white"/>
        </w:rPr>
        <w:t>Survival</w:t>
      </w:r>
      <w:commentRangeEnd w:id="83"/>
      <w:r w:rsidR="004D0EA5">
        <w:rPr>
          <w:rStyle w:val="CommentReference"/>
          <w:rFonts w:ascii="Arial" w:hAnsi="Arial" w:cs="Arial"/>
          <w:b w:val="0"/>
        </w:rPr>
        <w:commentReference w:id="83"/>
      </w:r>
    </w:p>
    <w:p w14:paraId="318CA747" w14:textId="0A6B132F" w:rsidR="008D29CF" w:rsidRPr="00125B66" w:rsidDel="00125B66" w:rsidRDefault="00874591" w:rsidP="00125B66">
      <w:pPr>
        <w:spacing w:before="200" w:line="360" w:lineRule="auto"/>
        <w:contextualSpacing/>
        <w:rPr>
          <w:del w:id="84" w:author="Amanda Droghini" w:date="2018-02-17T08:51:00Z"/>
        </w:rPr>
      </w:pPr>
      <w:r w:rsidRPr="00CA4945">
        <w:rPr>
          <w:rFonts w:eastAsia="Calibri"/>
          <w:highlight w:val="white"/>
        </w:rPr>
        <w:t xml:space="preserve">Under current </w:t>
      </w:r>
      <w:r w:rsidRPr="00CA4945">
        <w:rPr>
          <w:rFonts w:eastAsia="Calibri"/>
        </w:rPr>
        <w:t>con</w:t>
      </w:r>
      <w:r w:rsidRPr="00CA4945">
        <w:rPr>
          <w:rFonts w:eastAsia="Calibri"/>
          <w:highlight w:val="white"/>
        </w:rPr>
        <w:t xml:space="preserve">ditions </w:t>
      </w:r>
      <w:r w:rsidRPr="00CA4945">
        <w:rPr>
          <w:rFonts w:eastAsia="Calibri"/>
        </w:rPr>
        <w:t>(2003-2012)</w:t>
      </w:r>
      <w:r w:rsidRPr="00CA4945">
        <w:rPr>
          <w:rFonts w:eastAsia="Calibri"/>
          <w:highlight w:val="white"/>
        </w:rPr>
        <w:t xml:space="preserve">, our habitat models estimate </w:t>
      </w:r>
      <w:r w:rsidR="008D29CF" w:rsidRPr="00CA4945">
        <w:rPr>
          <w:shd w:val="clear" w:color="auto" w:fill="FFFFFF"/>
        </w:rPr>
        <w:t xml:space="preserve">that 33 to 35 (of the 42 </w:t>
      </w:r>
      <w:r w:rsidR="00021CE3" w:rsidRPr="00CA4945">
        <w:rPr>
          <w:shd w:val="clear" w:color="auto" w:fill="FFFFFF"/>
        </w:rPr>
        <w:t>taxa</w:t>
      </w:r>
      <w:r w:rsidR="008D29CF" w:rsidRPr="00CA4945">
        <w:rPr>
          <w:shd w:val="clear" w:color="auto" w:fill="FFFFFF"/>
        </w:rPr>
        <w:t xml:space="preserve"> assessed) can survive year-round in the Bering Sea</w:t>
      </w:r>
      <w:r w:rsidRPr="00CA4945">
        <w:rPr>
          <w:rFonts w:eastAsia="Calibri"/>
          <w:highlight w:val="white"/>
        </w:rPr>
        <w:t xml:space="preserve"> (Table 1). </w:t>
      </w:r>
      <w:r w:rsidR="000C2CEA">
        <w:t>Of the taxa that cannot survive year-round</w:t>
      </w:r>
      <w:r w:rsidR="000C2CEA" w:rsidRPr="00CA4945">
        <w:t>, all ha</w:t>
      </w:r>
      <w:r w:rsidR="000C2CEA">
        <w:t>ve</w:t>
      </w:r>
      <w:r w:rsidR="000C2CEA" w:rsidRPr="00CA4945">
        <w:t xml:space="preserve"> suitable habitat for at least six weeks during early July to mid-August (weeks 28 to 33; </w:t>
      </w:r>
      <w:commentRangeStart w:id="85"/>
      <w:r w:rsidR="000C2CEA" w:rsidRPr="00CA4945">
        <w:t>Figure 4</w:t>
      </w:r>
      <w:commentRangeEnd w:id="85"/>
      <w:r w:rsidR="000C2CEA" w:rsidRPr="00CA4945">
        <w:commentReference w:id="85"/>
      </w:r>
      <w:r w:rsidR="000C2CEA" w:rsidRPr="00CA4945">
        <w:t>)</w:t>
      </w:r>
      <w:r w:rsidR="000C2CEA">
        <w:t xml:space="preserve">. but for the most part habitat is unsuitable </w:t>
      </w:r>
      <w:r w:rsidR="000C2CEA" w:rsidRPr="00CA4945">
        <w:t>from December to early May (weeks 49 to 19), when temperatures</w:t>
      </w:r>
      <w:r w:rsidR="006466BF">
        <w:t xml:space="preserve"> in the upper water column fall</w:t>
      </w:r>
      <w:r w:rsidR="000C2CEA" w:rsidRPr="00CA4945">
        <w:t xml:space="preserve"> </w:t>
      </w:r>
      <w:del w:id="86" w:author="Amanda Droghini" w:date="2018-03-16T10:20:00Z">
        <w:r w:rsidR="000C2CEA" w:rsidRPr="00CA4945" w:rsidDel="00063D00">
          <w:rPr>
            <w:highlight w:val="red"/>
          </w:rPr>
          <w:delText>are</w:delText>
        </w:r>
      </w:del>
      <w:r w:rsidR="000C2CEA" w:rsidRPr="00CA4945">
        <w:rPr>
          <w:highlight w:val="red"/>
        </w:rPr>
        <w:t xml:space="preserve"> below 1°C</w:t>
      </w:r>
      <w:r w:rsidR="000C2CEA">
        <w:t xml:space="preserve"> (Figure 4).</w:t>
      </w:r>
      <w:r w:rsidR="00125B66">
        <w:t xml:space="preserve"> Non-native species richness follows a strong latitudinal pattern. Our models predict that the </w:t>
      </w:r>
      <w:del w:id="87" w:author="Amanda Droghini" w:date="2018-02-17T08:44:00Z">
        <w:r w:rsidR="000C2CEA" w:rsidRPr="00CA4945" w:rsidDel="000C2CEA">
          <w:delText>The ROMS indicate that winter habitat is expected to remain sparse for most of these taxa through the mid-century, but summer habitat is projected to remain abundant and suitable for longer periods of the year (Figure 4).</w:delText>
        </w:r>
      </w:del>
      <w:r w:rsidRPr="00CA4945">
        <w:rPr>
          <w:rFonts w:eastAsia="Calibri"/>
          <w:highlight w:val="white"/>
        </w:rPr>
        <w:t>southeastern Bering Sea</w:t>
      </w:r>
      <w:r w:rsidR="00125B66">
        <w:rPr>
          <w:rFonts w:eastAsia="Calibri"/>
          <w:highlight w:val="white"/>
        </w:rPr>
        <w:t xml:space="preserve">, including </w:t>
      </w:r>
      <w:r w:rsidR="00125B66" w:rsidRPr="00CA4945">
        <w:rPr>
          <w:rFonts w:eastAsia="Calibri"/>
          <w:highlight w:val="white"/>
        </w:rPr>
        <w:t>the</w:t>
      </w:r>
      <w:r w:rsidR="00125B66">
        <w:rPr>
          <w:rFonts w:eastAsia="Calibri"/>
          <w:highlight w:val="white"/>
        </w:rPr>
        <w:t xml:space="preserve"> coastlines of the</w:t>
      </w:r>
      <w:r w:rsidR="00125B66" w:rsidRPr="00CA4945">
        <w:rPr>
          <w:rFonts w:eastAsia="Calibri"/>
          <w:highlight w:val="white"/>
        </w:rPr>
        <w:t xml:space="preserve"> Aleutian Islands</w:t>
      </w:r>
      <w:r w:rsidR="00125B66">
        <w:rPr>
          <w:rFonts w:eastAsia="Calibri"/>
          <w:highlight w:val="white"/>
        </w:rPr>
        <w:t>,</w:t>
      </w:r>
      <w:r w:rsidR="00125B66" w:rsidRPr="00CA4945">
        <w:rPr>
          <w:rFonts w:eastAsia="Calibri"/>
          <w:highlight w:val="white"/>
        </w:rPr>
        <w:t xml:space="preserve"> the</w:t>
      </w:r>
      <w:r w:rsidR="00125B66">
        <w:rPr>
          <w:rFonts w:eastAsia="Calibri"/>
          <w:highlight w:val="white"/>
        </w:rPr>
        <w:t xml:space="preserve"> western</w:t>
      </w:r>
      <w:r w:rsidR="00125B66" w:rsidRPr="00CA4945">
        <w:rPr>
          <w:rFonts w:eastAsia="Calibri"/>
          <w:highlight w:val="white"/>
        </w:rPr>
        <w:t xml:space="preserve"> Alaska Peninsula, and western </w:t>
      </w:r>
      <w:commentRangeStart w:id="88"/>
      <w:r w:rsidR="00125B66" w:rsidRPr="00CA4945">
        <w:rPr>
          <w:rFonts w:eastAsia="Calibri"/>
          <w:highlight w:val="white"/>
        </w:rPr>
        <w:t>Bristol Bay</w:t>
      </w:r>
      <w:commentRangeEnd w:id="88"/>
      <w:r w:rsidR="00125B66">
        <w:rPr>
          <w:rFonts w:eastAsia="Calibri"/>
        </w:rPr>
        <w:t>, can</w:t>
      </w:r>
      <w:r w:rsidR="00125B66" w:rsidRPr="00CA4945">
        <w:commentReference w:id="88"/>
      </w:r>
      <w:r w:rsidR="00125B66">
        <w:rPr>
          <w:rFonts w:eastAsia="Calibri"/>
          <w:highlight w:val="white"/>
        </w:rPr>
        <w:t xml:space="preserve"> support the highest number of </w:t>
      </w:r>
      <w:del w:id="89" w:author="Amanda Droghini" w:date="2018-03-16T10:22:00Z">
        <w:r w:rsidR="00125B66" w:rsidDel="000B2DA9">
          <w:rPr>
            <w:rFonts w:eastAsia="Calibri"/>
            <w:highlight w:val="white"/>
          </w:rPr>
          <w:delText>non-native taxa</w:delText>
        </w:r>
      </w:del>
      <w:r w:rsidR="000B2DA9">
        <w:rPr>
          <w:rFonts w:eastAsia="Calibri"/>
          <w:highlight w:val="white"/>
        </w:rPr>
        <w:t>NIS</w:t>
      </w:r>
      <w:r w:rsidRPr="00CA4945">
        <w:rPr>
          <w:rFonts w:eastAsia="Calibri"/>
          <w:highlight w:val="white"/>
        </w:rPr>
        <w:t xml:space="preserve"> </w:t>
      </w:r>
      <w:r w:rsidRPr="00CA4945">
        <w:rPr>
          <w:rFonts w:eastAsia="Calibri"/>
        </w:rPr>
        <w:t>(</w:t>
      </w:r>
      <w:commentRangeStart w:id="90"/>
      <w:r w:rsidRPr="00CA4945">
        <w:rPr>
          <w:rFonts w:eastAsia="Calibri"/>
        </w:rPr>
        <w:t xml:space="preserve">Figure </w:t>
      </w:r>
      <w:commentRangeEnd w:id="90"/>
      <w:r w:rsidRPr="00CA4945">
        <w:commentReference w:id="90"/>
      </w:r>
      <w:r w:rsidRPr="00CA4945">
        <w:rPr>
          <w:rFonts w:eastAsia="Calibri"/>
        </w:rPr>
        <w:t xml:space="preserve">2). </w:t>
      </w:r>
      <w:r w:rsidR="000C2CEA" w:rsidRPr="00CA4945">
        <w:t>The northern Bering Sea (</w:t>
      </w:r>
      <w:r w:rsidR="000C2CEA" w:rsidRPr="00CA4945">
        <w:rPr>
          <w:highlight w:val="red"/>
        </w:rPr>
        <w:t>above 58°N</w:t>
      </w:r>
      <w:r w:rsidR="000C2CEA" w:rsidRPr="00CA4945">
        <w:t xml:space="preserve">) remains unsuitable </w:t>
      </w:r>
      <w:r w:rsidR="00125B66">
        <w:t xml:space="preserve">for nearly all assessed </w:t>
      </w:r>
      <w:r w:rsidR="000B2DA9">
        <w:t>NIS</w:t>
      </w:r>
      <w:del w:id="91" w:author="Amanda Droghini" w:date="2018-03-16T10:21:00Z">
        <w:r w:rsidR="00125B66" w:rsidDel="000B2DA9">
          <w:delText>species</w:delText>
        </w:r>
      </w:del>
      <w:r w:rsidR="000C2CEA" w:rsidRPr="00CA4945">
        <w:t xml:space="preserve"> </w:t>
      </w:r>
      <w:r w:rsidR="000C2CEA" w:rsidRPr="00CA4945">
        <w:rPr>
          <w:highlight w:val="yellow"/>
        </w:rPr>
        <w:t>(Fig XX)</w:t>
      </w:r>
      <w:r w:rsidR="000C2CEA" w:rsidRPr="00CA4945">
        <w:t xml:space="preserve">. </w:t>
      </w:r>
      <w:r w:rsidR="008D29CF" w:rsidRPr="00CA4945">
        <w:t xml:space="preserve">Across all three models, the amount of suitable habitat is also expected to increase by mid-century. </w:t>
      </w:r>
      <w:r w:rsidR="008D29CF" w:rsidRPr="00CA4945">
        <w:rPr>
          <w:rFonts w:eastAsia="Calibri"/>
        </w:rPr>
        <w:t xml:space="preserve">By 2039, between 37% and 60% of the Bering Sea shelf is predicted to become suitable for at least one </w:t>
      </w:r>
      <w:del w:id="92" w:author="Amanda Droghini" w:date="2018-03-16T10:23:00Z">
        <w:r w:rsidR="008D29CF" w:rsidRPr="00CA4945" w:rsidDel="000B2DA9">
          <w:rPr>
            <w:rFonts w:eastAsia="Calibri"/>
          </w:rPr>
          <w:delText>of the modeled species</w:delText>
        </w:r>
      </w:del>
      <w:r w:rsidR="000B2DA9">
        <w:rPr>
          <w:rFonts w:eastAsia="Calibri"/>
        </w:rPr>
        <w:t>NIS</w:t>
      </w:r>
      <w:r w:rsidR="008D29CF" w:rsidRPr="00CA4945">
        <w:rPr>
          <w:rFonts w:eastAsia="Calibri"/>
        </w:rPr>
        <w:t xml:space="preserve"> (Table 1). In contrast, only a small amount of habitat (less than 7%) is expected to switch from suitable to unsuitable (Table 1). In general, the ROMS project a </w:t>
      </w:r>
      <w:r w:rsidR="008D29CF" w:rsidRPr="00CA4945">
        <w:rPr>
          <w:rFonts w:eastAsia="Calibri"/>
        </w:rPr>
        <w:lastRenderedPageBreak/>
        <w:t>northward expansion of suitable habitat in the southeastern Bering Sea, and eastward into Bristol Bay (</w:t>
      </w:r>
      <w:commentRangeStart w:id="93"/>
      <w:r w:rsidR="008D29CF" w:rsidRPr="00CA4945">
        <w:rPr>
          <w:rFonts w:eastAsia="Calibri"/>
        </w:rPr>
        <w:t>Figure 3</w:t>
      </w:r>
      <w:commentRangeEnd w:id="93"/>
      <w:r w:rsidR="008D29CF" w:rsidRPr="00CA4945">
        <w:commentReference w:id="93"/>
      </w:r>
      <w:r w:rsidR="008D29CF" w:rsidRPr="00CA4945">
        <w:rPr>
          <w:rFonts w:eastAsia="Calibri"/>
        </w:rPr>
        <w:t xml:space="preserve">). </w:t>
      </w:r>
      <w:r w:rsidR="008D29CF" w:rsidRPr="00CA4945">
        <w:rPr>
          <w:shd w:val="clear" w:color="auto" w:fill="FFFFFF"/>
        </w:rPr>
        <w:t xml:space="preserve">Both </w:t>
      </w:r>
      <w:r w:rsidR="008D29CF" w:rsidRPr="00CA4945">
        <w:t xml:space="preserve">CGCM3-t47 and MIROC3.2 models project mid-century (2030 – 2039) conditions that would enable one additional </w:t>
      </w:r>
      <w:del w:id="94" w:author="Amanda Droghini" w:date="2018-03-16T10:24:00Z">
        <w:r w:rsidR="008D29CF" w:rsidRPr="00CA4945" w:rsidDel="000B2DA9">
          <w:delText xml:space="preserve">species </w:delText>
        </w:r>
      </w:del>
      <w:r w:rsidR="000B2DA9">
        <w:t>NIS</w:t>
      </w:r>
      <w:r w:rsidR="000B2DA9" w:rsidRPr="00CA4945">
        <w:t xml:space="preserve"> </w:t>
      </w:r>
      <w:r w:rsidR="008D29CF" w:rsidRPr="00CA4945">
        <w:t>to survive year-round</w:t>
      </w:r>
      <w:r w:rsidR="000C2CEA">
        <w:rPr>
          <w:rFonts w:eastAsia="Calibri"/>
        </w:rPr>
        <w:t xml:space="preserve"> (Table 1).</w:t>
      </w:r>
      <w:r w:rsidR="00A85C6F">
        <w:rPr>
          <w:rFonts w:eastAsia="Calibri"/>
        </w:rPr>
        <w:t xml:space="preserve"> </w:t>
      </w:r>
      <w:commentRangeStart w:id="95"/>
      <w:r w:rsidR="00A85C6F">
        <w:rPr>
          <w:rFonts w:eastAsia="Calibri"/>
        </w:rPr>
        <w:t>Species with max salinity tolerances &lt;=30ppt have little survival habitat.</w:t>
      </w:r>
      <w:commentRangeEnd w:id="95"/>
      <w:r w:rsidR="000B2DA9">
        <w:rPr>
          <w:rStyle w:val="CommentReference"/>
          <w:rFonts w:ascii="Arial" w:eastAsia="Arial" w:hAnsi="Arial" w:cs="Arial"/>
          <w:color w:val="000000"/>
          <w:lang w:val="en-US" w:eastAsia="en-US"/>
        </w:rPr>
        <w:commentReference w:id="95"/>
      </w:r>
    </w:p>
    <w:p w14:paraId="17326366" w14:textId="77777777" w:rsidR="00723773" w:rsidRPr="00CA4945" w:rsidDel="00125B66" w:rsidRDefault="00723773" w:rsidP="00CA4945">
      <w:pPr>
        <w:spacing w:line="360" w:lineRule="auto"/>
        <w:contextualSpacing/>
        <w:rPr>
          <w:del w:id="96" w:author="Amanda Droghini" w:date="2018-02-17T08:51:00Z"/>
          <w:rFonts w:eastAsia="Calibri"/>
          <w:color w:val="222222"/>
          <w:highlight w:val="red"/>
        </w:rPr>
      </w:pPr>
    </w:p>
    <w:p w14:paraId="3C547807" w14:textId="68A0C805" w:rsidR="00723773" w:rsidDel="00125B66" w:rsidRDefault="00874591">
      <w:pPr>
        <w:spacing w:before="200" w:line="360" w:lineRule="auto"/>
        <w:ind w:firstLine="0"/>
        <w:contextualSpacing/>
        <w:rPr>
          <w:del w:id="97" w:author="Amanda Droghini" w:date="2018-02-17T08:51:00Z"/>
        </w:rPr>
        <w:pPrChange w:id="98" w:author="Amanda Droghini" w:date="2018-02-17T08:51:00Z">
          <w:pPr>
            <w:spacing w:before="200" w:line="360" w:lineRule="auto"/>
            <w:contextualSpacing/>
          </w:pPr>
        </w:pPrChange>
      </w:pPr>
      <w:del w:id="99"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In contrast to our year-round survival models, most of Bristol Bay was classified as highly suitable habitat</w:delText>
        </w:r>
        <w:r w:rsidR="00AF4943" w:rsidRPr="00CA4945" w:rsidDel="00125B66">
          <w:delText>.</w:delText>
        </w:r>
        <w:r w:rsidRPr="00CA4945" w:rsidDel="00125B66">
          <w:delText xml:space="preserve"> Norton Sound and the Gulf of Anadyr remain unsuitable for almost all taxa. </w:delText>
        </w:r>
      </w:del>
    </w:p>
    <w:p w14:paraId="399BC9B2" w14:textId="77777777" w:rsidR="00BB5655" w:rsidRPr="00CA4945" w:rsidRDefault="00BB5655" w:rsidP="00DA6BD5">
      <w:pPr>
        <w:spacing w:before="200" w:line="360" w:lineRule="auto"/>
        <w:contextualSpacing/>
      </w:pP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100" w:author="Amanda Droghini" w:date="2018-02-04T09:17:00Z"/>
        </w:rPr>
      </w:pPr>
      <w:commentRangeStart w:id="101"/>
      <w:del w:id="102"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101"/>
    <w:p w14:paraId="64C2349D" w14:textId="5D951227" w:rsidR="001B0CB7" w:rsidRPr="004E6C5F" w:rsidRDefault="000436EB" w:rsidP="004E6C5F">
      <w:pPr>
        <w:spacing w:line="360" w:lineRule="auto"/>
        <w:contextualSpacing/>
        <w:rPr>
          <w:lang w:val="en-US"/>
        </w:rPr>
      </w:pPr>
      <w:r>
        <w:rPr>
          <w:rStyle w:val="CommentReference"/>
        </w:rPr>
        <w:commentReference w:id="101"/>
      </w:r>
      <w:r w:rsidR="00AF4943" w:rsidRPr="00CA4945">
        <w:t>Suitable habitat for reproduction was identified for 20 to 24 species (</w:t>
      </w:r>
      <w:commentRangeStart w:id="103"/>
      <w:r w:rsidR="00AF4943" w:rsidRPr="00CA4945">
        <w:t>out of 29</w:t>
      </w:r>
      <w:commentRangeEnd w:id="103"/>
      <w:r w:rsidR="000B2DA9">
        <w:rPr>
          <w:rStyle w:val="CommentReference"/>
          <w:rFonts w:ascii="Arial" w:eastAsia="Arial" w:hAnsi="Arial" w:cs="Arial"/>
          <w:color w:val="000000"/>
          <w:lang w:val="en-US" w:eastAsia="en-US"/>
        </w:rPr>
        <w:commentReference w:id="103"/>
      </w:r>
      <w:r w:rsidR="00AF4943" w:rsidRPr="00CA4945">
        <w:t xml:space="preserve">)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104"/>
      <w:r w:rsidR="004E6C5F" w:rsidRPr="004E6C5F">
        <w:rPr>
          <w:highlight w:val="yellow"/>
        </w:rPr>
        <w:t>Species that require temperatures</w:t>
      </w:r>
      <w:commentRangeEnd w:id="104"/>
      <w:r w:rsidR="004E6C5F" w:rsidRPr="004E6C5F">
        <w:rPr>
          <w:rStyle w:val="CommentReference"/>
          <w:rFonts w:ascii="Arial" w:eastAsia="Arial" w:hAnsi="Arial" w:cs="Arial"/>
          <w:color w:val="000000"/>
          <w:highlight w:val="yellow"/>
          <w:lang w:val="en-US" w:eastAsia="en-US"/>
        </w:rPr>
        <w:commentReference w:id="104"/>
      </w:r>
      <w:r w:rsidR="004E6C5F" w:rsidRPr="004E6C5F">
        <w:rPr>
          <w:highlight w:val="yellow"/>
        </w:rPr>
        <w:t xml:space="preserve"> </w:t>
      </w:r>
      <w:r w:rsidR="004E6C5F" w:rsidRPr="004E6C5F">
        <w:rPr>
          <w:highlight w:val="yellow"/>
          <w:lang w:val="en-US"/>
        </w:rPr>
        <w:t>&gt;= 15</w:t>
      </w:r>
      <w:r w:rsidR="004E6C5F" w:rsidRPr="004E6C5F">
        <w:rPr>
          <w:highlight w:val="yellow"/>
        </w:rPr>
        <w:t>°C</w:t>
      </w:r>
      <w:del w:id="105" w:author="Amanda Droghini" w:date="2018-03-16T10:29:00Z">
        <w:r w:rsidR="004E6C5F" w:rsidRPr="004E6C5F" w:rsidDel="00E52D10">
          <w:rPr>
            <w:highlight w:val="yellow"/>
          </w:rPr>
          <w:delText xml:space="preserve"> </w:delText>
        </w:r>
      </w:del>
      <w:ins w:id="106" w:author="Amanda Droghini" w:date="2018-03-16T10:29:00Z">
        <w:r w:rsidR="00E52D10">
          <w:rPr>
            <w:highlight w:val="yellow"/>
          </w:rPr>
          <w:t xml:space="preserve">, were not found to have </w:t>
        </w:r>
      </w:ins>
      <w:ins w:id="107" w:author="Amanda Droghini" w:date="2018-03-16T10:31:00Z">
        <w:r w:rsidR="009C74B1">
          <w:rPr>
            <w:highlight w:val="yellow"/>
          </w:rPr>
          <w:t xml:space="preserve">suitable </w:t>
        </w:r>
      </w:ins>
      <w:ins w:id="108" w:author="Amanda Droghini" w:date="2018-03-16T10:29:00Z">
        <w:r w:rsidR="00E52D10">
          <w:rPr>
            <w:highlight w:val="yellow"/>
          </w:rPr>
          <w:t>reproductive conditions</w:t>
        </w:r>
      </w:ins>
      <w:del w:id="109" w:author="Amanda Droghini" w:date="2018-03-16T10:29:00Z">
        <w:r w:rsidR="004E6C5F" w:rsidRPr="004E6C5F" w:rsidDel="00E52D10">
          <w:rPr>
            <w:highlight w:val="yellow"/>
          </w:rPr>
          <w:delText>had 10-year averages &lt;1 meaning they won’t encounter suitable temps every year</w:delText>
        </w:r>
      </w:del>
      <w:r w:rsidR="004E6C5F" w:rsidRPr="004E6C5F">
        <w:rPr>
          <w:highlight w:val="yellow"/>
        </w:rPr>
        <w:t xml:space="preserve">. </w:t>
      </w:r>
      <w:ins w:id="110" w:author="Amanda Droghini" w:date="2018-03-16T10:31:00Z">
        <w:r w:rsidR="009C74B1">
          <w:rPr>
            <w:highlight w:val="yellow"/>
          </w:rPr>
          <w:t xml:space="preserve">NIS that only required </w:t>
        </w:r>
      </w:ins>
      <w:del w:id="111" w:author="Amanda Droghini" w:date="2018-03-16T10:31:00Z">
        <w:r w:rsidR="004E6C5F" w:rsidRPr="004E6C5F" w:rsidDel="009C74B1">
          <w:rPr>
            <w:highlight w:val="yellow"/>
          </w:rPr>
          <w:delText>Species =</w:delText>
        </w:r>
      </w:del>
      <w:r w:rsidR="004E6C5F" w:rsidRPr="004E6C5F">
        <w:rPr>
          <w:highlight w:val="yellow"/>
        </w:rPr>
        <w:t xml:space="preserve"> 12C</w:t>
      </w:r>
      <w:ins w:id="112" w:author="Amanda Droghini" w:date="2018-03-16T10:31:00Z">
        <w:r w:rsidR="009C74B1">
          <w:rPr>
            <w:highlight w:val="yellow"/>
          </w:rPr>
          <w:t xml:space="preserve"> for reproduction were found to</w:t>
        </w:r>
      </w:ins>
      <w:r w:rsidR="004E6C5F" w:rsidRPr="004E6C5F">
        <w:rPr>
          <w:highlight w:val="yellow"/>
        </w:rPr>
        <w:t xml:space="preserve"> have an average of 5.5 (SD=2.8) consecutive weeks</w:t>
      </w:r>
      <w:ins w:id="113" w:author="Amanda Droghini" w:date="2018-03-16T10:31:00Z">
        <w:r w:rsidR="009C74B1">
          <w:rPr>
            <w:highlight w:val="yellow"/>
          </w:rPr>
          <w:t xml:space="preserve"> of reprodutction within the study area.  </w:t>
        </w:r>
      </w:ins>
      <w:ins w:id="114" w:author="Amanda Droghini" w:date="2018-03-16T10:32:00Z">
        <w:r w:rsidR="009C74B1">
          <w:rPr>
            <w:highlight w:val="yellow"/>
          </w:rPr>
          <w:t xml:space="preserve">While NIS that required only </w:t>
        </w:r>
      </w:ins>
      <w:del w:id="115" w:author="Amanda Droghini" w:date="2018-03-16T10:32:00Z">
        <w:r w:rsidR="004E6C5F" w:rsidRPr="004E6C5F" w:rsidDel="009C74B1">
          <w:rPr>
            <w:highlight w:val="yellow"/>
          </w:rPr>
          <w:delText>, while species =</w:delText>
        </w:r>
      </w:del>
      <w:r w:rsidR="004E6C5F" w:rsidRPr="004E6C5F">
        <w:rPr>
          <w:highlight w:val="yellow"/>
        </w:rPr>
        <w:t xml:space="preserve">10C </w:t>
      </w:r>
      <w:ins w:id="116" w:author="Amanda Droghini" w:date="2018-03-16T10:32:00Z">
        <w:r w:rsidR="009C74B1">
          <w:rPr>
            <w:highlight w:val="yellow"/>
          </w:rPr>
          <w:t xml:space="preserve">were found to </w:t>
        </w:r>
      </w:ins>
      <w:r w:rsidR="004E6C5F" w:rsidRPr="004E6C5F">
        <w:rPr>
          <w:highlight w:val="yellow"/>
        </w:rPr>
        <w:t>have nearly three months of suitable reproductive temperatures</w:t>
      </w:r>
      <w:ins w:id="117" w:author="Amanda Droghini" w:date="2018-03-16T10:32:00Z">
        <w:r w:rsidR="009C74B1">
          <w:rPr>
            <w:highlight w:val="yellow"/>
          </w:rPr>
          <w:t xml:space="preserve"> within the study area</w:t>
        </w:r>
      </w:ins>
      <w:r w:rsidR="004E6C5F" w:rsidRPr="004E6C5F">
        <w:rPr>
          <w:highlight w:val="yellow"/>
        </w:rPr>
        <w:t xml:space="preserve"> (x=11.2, SD=3.5).</w:t>
      </w:r>
      <w:r w:rsidR="004E6C5F">
        <w:t xml:space="preserve"> </w:t>
      </w:r>
      <w:r w:rsidR="0034065B">
        <w:t>T</w:t>
      </w:r>
      <w:r w:rsidR="0034065B" w:rsidRPr="00CA4945">
        <w:t>wo species (</w:t>
      </w:r>
      <w:r w:rsidR="0034065B" w:rsidRPr="00CA4945">
        <w:rPr>
          <w:i/>
          <w:iCs/>
        </w:rPr>
        <w:t xml:space="preserve">Caprella mutica </w:t>
      </w:r>
      <w:r w:rsidR="0034065B" w:rsidRPr="00CA4945">
        <w:t xml:space="preserve">and </w:t>
      </w:r>
      <w:r w:rsidR="0034065B" w:rsidRPr="00CA4945">
        <w:rPr>
          <w:i/>
          <w:iCs/>
        </w:rPr>
        <w:t>Mya arenaria</w:t>
      </w:r>
      <w:r w:rsidR="0034065B" w:rsidRPr="00CA4945">
        <w:t>) had suit</w:t>
      </w:r>
      <w:r w:rsidR="0034065B">
        <w:t>able habitat nearly year-round.</w:t>
      </w:r>
      <w:r w:rsidR="00AF4943" w:rsidRPr="00CA4945">
        <w:t xml:space="preserve"> </w:t>
      </w:r>
      <w:r w:rsidR="0034065B" w:rsidRPr="00CA4945">
        <w:t xml:space="preserve">In contrast, </w:t>
      </w:r>
      <w:commentRangeStart w:id="118"/>
      <w:r w:rsidR="0034065B" w:rsidRPr="00CA4945">
        <w:t>several species had less than one week of suitable habitat</w:t>
      </w:r>
      <w:commentRangeEnd w:id="118"/>
      <w:r w:rsidR="0034065B">
        <w:rPr>
          <w:rStyle w:val="CommentReference"/>
        </w:rPr>
        <w:commentReference w:id="118"/>
      </w:r>
      <w:r w:rsidR="0034065B" w:rsidRPr="00CA4945">
        <w:t xml:space="preserve">, and </w:t>
      </w:r>
      <w:commentRangeStart w:id="119"/>
      <w:r w:rsidR="0034065B" w:rsidRPr="00CA4945">
        <w:t xml:space="preserve">an average of </w:t>
      </w:r>
      <w:commentRangeEnd w:id="119"/>
      <w:r w:rsidR="0034065B">
        <w:rPr>
          <w:rStyle w:val="CommentReference"/>
        </w:rPr>
        <w:commentReference w:id="119"/>
      </w:r>
      <w:r w:rsidR="0034065B" w:rsidRPr="00CA4945">
        <w:t xml:space="preserve">six species had no suitable reproductive habitat (Table E-1). </w:t>
      </w:r>
      <w:r w:rsidR="0034065B">
        <w:t>Three</w:t>
      </w:r>
      <w:r w:rsidR="0034065B" w:rsidRPr="00CA4945">
        <w:t xml:space="preserve"> of these (</w:t>
      </w:r>
      <w:r w:rsidR="0034065B" w:rsidRPr="00CA4945">
        <w:rPr>
          <w:i/>
          <w:iCs/>
        </w:rPr>
        <w:t xml:space="preserve">Alosa sapidissima, </w:t>
      </w:r>
      <w:r w:rsidR="0034065B" w:rsidRPr="00CA4945">
        <w:rPr>
          <w:i/>
        </w:rPr>
        <w:t>Hediste diadroma</w:t>
      </w:r>
      <w:r w:rsidR="0034065B">
        <w:t>,</w:t>
      </w:r>
      <w:r w:rsidR="0034065B" w:rsidRPr="00CA4945">
        <w:rPr>
          <w:i/>
          <w:iCs/>
        </w:rPr>
        <w:t xml:space="preserve"> Salmo salar</w:t>
      </w:r>
      <w:r w:rsidR="0034065B" w:rsidRPr="00CA4945">
        <w:t xml:space="preserve">) </w:t>
      </w:r>
      <w:ins w:id="120" w:author="Amanda Droghini" w:date="2018-03-16T10:33:00Z">
        <w:r w:rsidR="009C74B1">
          <w:t xml:space="preserve">were primarily limited by salt conditions, </w:t>
        </w:r>
      </w:ins>
      <w:r w:rsidR="0034065B" w:rsidRPr="00CA4945">
        <w:t>requir</w:t>
      </w:r>
      <w:ins w:id="121" w:author="Amanda Droghini" w:date="2018-03-16T10:33:00Z">
        <w:r w:rsidR="009C74B1">
          <w:t>ing</w:t>
        </w:r>
      </w:ins>
      <w:del w:id="122" w:author="Amanda Droghini" w:date="2018-03-16T10:33:00Z">
        <w:r w:rsidR="0034065B" w:rsidRPr="00CA4945" w:rsidDel="009C74B1">
          <w:delText>e</w:delText>
        </w:r>
      </w:del>
      <w:r w:rsidR="0034065B" w:rsidRPr="00CA4945">
        <w:t xml:space="preserv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w:t>
      </w:r>
      <w:ins w:id="123" w:author="Amanda Droghini" w:date="2018-03-16T10:33:00Z">
        <w:r w:rsidR="009C74B1">
          <w:t>, and were shit out of luck</w:t>
        </w:r>
      </w:ins>
      <w:r w:rsidR="0034065B" w:rsidRPr="00CA4945">
        <w:t xml:space="preserve">.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y mid-century, the number of suitable weeks</w:t>
      </w:r>
      <w:ins w:id="124" w:author="Amanda Droghini" w:date="2018-03-16T10:34:00Z">
        <w:r w:rsidR="0062084E">
          <w:rPr>
            <w:shd w:val="clear" w:color="auto" w:fill="FFFFFF"/>
          </w:rPr>
          <w:t xml:space="preserve"> for NIS reproduction</w:t>
        </w:r>
      </w:ins>
      <w:r w:rsidR="00AF4943" w:rsidRPr="00CA4945">
        <w:rPr>
          <w:shd w:val="clear" w:color="auto" w:fill="FFFFFF"/>
        </w:rPr>
        <w:t xml:space="preserve">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t>Vessel traffic</w:t>
      </w:r>
    </w:p>
    <w:p w14:paraId="58AC4D06" w14:textId="50C8B9B1" w:rsidR="0034065B" w:rsidRDefault="00874591" w:rsidP="00E05BC2">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25"/>
      <w:r w:rsidR="0034065B" w:rsidRPr="00CA4945">
        <w:rPr>
          <w:rFonts w:eastAsia="Calibri"/>
          <w:highlight w:val="white"/>
        </w:rPr>
        <w:t>Alaska</w:t>
      </w:r>
      <w:commentRangeEnd w:id="125"/>
      <w:r w:rsidR="0034065B" w:rsidRPr="00CA4945">
        <w:commentReference w:id="125"/>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26"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127"/>
      <w:r w:rsidR="00E05BC2" w:rsidRPr="00CA4945">
        <w:rPr>
          <w:rFonts w:eastAsia="Calibri"/>
          <w:highlight w:val="white"/>
        </w:rPr>
        <w:t xml:space="preserve">ecords were distributed across 9 </w:t>
      </w:r>
      <w:r w:rsidR="00E05BC2" w:rsidRPr="00CA4945">
        <w:rPr>
          <w:rFonts w:eastAsia="Calibri"/>
          <w:highlight w:val="white"/>
        </w:rPr>
        <w:lastRenderedPageBreak/>
        <w:t>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=114), Other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127"/>
      <w:r w:rsidR="00E05BC2">
        <w:rPr>
          <w:rStyle w:val="CommentReference"/>
        </w:rPr>
        <w:commentReference w:id="127"/>
      </w:r>
      <w:r w:rsidRPr="00CA4945">
        <w:rPr>
          <w:rFonts w:eastAsia="Calibri"/>
          <w:highlight w:val="white"/>
        </w:rPr>
        <w:t xml:space="preserve">Dutch Harbor received the greatest amount of traffic for both NBIC and VMS reported boats. Nome received the second highest amount of traffic for NBIC reported vessels, and Akutan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28"/>
      <w:r w:rsidR="0034065B" w:rsidRPr="00CA4945">
        <w:rPr>
          <w:rFonts w:eastAsia="Calibri"/>
          <w:highlight w:val="white"/>
        </w:rPr>
        <w:t>Figure 6</w:t>
      </w:r>
      <w:commentRangeEnd w:id="128"/>
      <w:r w:rsidR="0034065B" w:rsidRPr="00CA4945">
        <w:commentReference w:id="128"/>
      </w:r>
      <w:r w:rsidR="0034065B" w:rsidRPr="00CA4945">
        <w:rPr>
          <w:rFonts w:eastAsia="Calibri"/>
          <w:highlight w:val="white"/>
        </w:rPr>
        <w:t xml:space="preserve">). </w:t>
      </w:r>
    </w:p>
    <w:p w14:paraId="429C303F" w14:textId="77777777" w:rsidR="0034065B" w:rsidRDefault="0034065B" w:rsidP="00CA4945">
      <w:pPr>
        <w:spacing w:before="200" w:line="360" w:lineRule="auto"/>
        <w:contextualSpacing/>
        <w:rPr>
          <w:rFonts w:eastAsia="Calibri"/>
          <w:highlight w:val="white"/>
        </w:rPr>
      </w:pPr>
    </w:p>
    <w:p w14:paraId="2BD77DAA" w14:textId="1AAACE60" w:rsidR="00530190" w:rsidRPr="00E05BC2" w:rsidRDefault="0034065B" w:rsidP="00E05BC2">
      <w:pPr>
        <w:spacing w:before="200" w:line="360" w:lineRule="auto"/>
        <w:contextualSpacing/>
        <w:rPr>
          <w:highlight w:val="white"/>
        </w:rPr>
      </w:pPr>
      <w:commentRangeStart w:id="129"/>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29"/>
      <w:r w:rsidRPr="00CA4945">
        <w:commentReference w:id="129"/>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130"/>
      <w:r w:rsidRPr="00CA4945">
        <w:rPr>
          <w:rFonts w:eastAsia="Calibri"/>
          <w:highlight w:val="white"/>
        </w:rPr>
        <w:t>Figure 5a</w:t>
      </w:r>
      <w:commentRangeEnd w:id="130"/>
      <w:r w:rsidRPr="00CA4945">
        <w:commentReference w:id="130"/>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=120). However, from VMS data, which predominantly includes smaller fishing vessels that do not report to the USCG, an overwhelming majority of 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r w:rsidRPr="00CA4945">
        <w:rPr>
          <w:rFonts w:eastAsia="Calibri"/>
          <w:highlight w:val="white"/>
        </w:rPr>
        <w:t>Ballast water exchange data revealed a different pattern than the ship arrival records: while ports in the eastern Pacific Ocean accounted for more trips, most ballast water released in the Bering Sea originated from Asian ports (Figure 6). South Korea and China each accounted for an order of magnitude more ballast water (18,728 and 17,453 mt, respectively) than the next greatest sources, Japan (7183 mt), Canada (6912 mt), and Washington (3852 mt).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131" w:name="_wsrma7mknuak" w:colFirst="0" w:colLast="0"/>
      <w:bookmarkEnd w:id="131"/>
      <w:r w:rsidRPr="00CA4945">
        <w:t>Discussion</w:t>
      </w:r>
    </w:p>
    <w:p w14:paraId="30FD02EC" w14:textId="6BFBD9E0" w:rsidR="00D216F8" w:rsidRDefault="006D7BAA" w:rsidP="00D10BCD">
      <w:pPr>
        <w:spacing w:line="360" w:lineRule="auto"/>
        <w:contextualSpacing/>
      </w:pPr>
      <w:r>
        <w:t>Although the Pacific Arctic has few reported non-</w:t>
      </w:r>
      <w:r w:rsidR="006466BF">
        <w:t>indigenous</w:t>
      </w:r>
      <w:r>
        <w:t xml:space="preserve"> </w:t>
      </w:r>
      <w:r w:rsidR="00E04028">
        <w:t xml:space="preserve">species </w:t>
      </w:r>
      <w:r>
        <w:t>(NIS), o</w:t>
      </w:r>
      <w:r w:rsidR="00D216F8">
        <w:t>ur results indicate that</w:t>
      </w:r>
      <w:r>
        <w:t xml:space="preserve"> (1) potential NIS habitat </w:t>
      </w:r>
      <w:r w:rsidR="00D216F8">
        <w:t>exist</w:t>
      </w:r>
      <w:r>
        <w:t>s</w:t>
      </w:r>
      <w:r w:rsidR="00D216F8">
        <w:t xml:space="preserve"> in the </w:t>
      </w:r>
      <w:r w:rsidR="00C73D93">
        <w:t>Bering Sea</w:t>
      </w:r>
      <w:r w:rsidR="006466BF">
        <w:t>;</w:t>
      </w:r>
      <w:r>
        <w:t xml:space="preserve"> (2) this potential NIS habitat is</w:t>
      </w:r>
      <w:r w:rsidR="00C73D93">
        <w:t xml:space="preserve"> projected</w:t>
      </w:r>
      <w:r w:rsidR="00D216F8">
        <w:t xml:space="preserve"> to expand by mid-century due to</w:t>
      </w:r>
      <w:r w:rsidR="006466BF">
        <w:t xml:space="preserve"> warming ocean conditions; and</w:t>
      </w:r>
      <w:r w:rsidR="00D216F8">
        <w:t xml:space="preserve"> </w:t>
      </w:r>
      <w:r>
        <w:t xml:space="preserve">(3) </w:t>
      </w:r>
      <w:r w:rsidR="00D216F8">
        <w:t>mechanisms for NIS propagule transport into and throughout the Bering Sea exist</w:t>
      </w:r>
      <w:r w:rsidR="006466BF">
        <w:t xml:space="preserve"> and may well increase. </w:t>
      </w:r>
      <w:r>
        <w:t xml:space="preserve">These </w:t>
      </w:r>
      <w:r>
        <w:lastRenderedPageBreak/>
        <w:t>result</w:t>
      </w:r>
      <w:r w:rsidR="006466BF">
        <w:t>s</w:t>
      </w:r>
      <w:r>
        <w:t xml:space="preserve"> challenge</w:t>
      </w:r>
      <w:r w:rsidR="00F61131">
        <w:t xml:space="preserve"> the expectation that high-latitude marine ecosystems have low risk due to temperature limitations on habitat and low propagule pressure.</w:t>
      </w:r>
      <w:r w:rsidR="004D442F">
        <w:t xml:space="preserve">  </w:t>
      </w:r>
      <w:commentRangeStart w:id="132"/>
      <w:r w:rsidR="004D442F">
        <w:t>[..]</w:t>
      </w:r>
      <w:commentRangeEnd w:id="132"/>
      <w:r w:rsidR="004D442F">
        <w:rPr>
          <w:rStyle w:val="CommentReference"/>
          <w:rFonts w:ascii="Arial" w:eastAsia="Arial" w:hAnsi="Arial" w:cs="Arial"/>
          <w:color w:val="000000"/>
          <w:lang w:val="en-US" w:eastAsia="en-US"/>
        </w:rPr>
        <w:commentReference w:id="132"/>
      </w:r>
    </w:p>
    <w:p w14:paraId="4F965CF2" w14:textId="5697EAA5" w:rsidR="00E85FCC" w:rsidRDefault="00E31E78" w:rsidP="00D10BCD">
      <w:pPr>
        <w:spacing w:line="360" w:lineRule="auto"/>
        <w:contextualSpacing/>
        <w:rPr>
          <w:color w:val="FF0000"/>
        </w:rPr>
      </w:pPr>
      <w:r>
        <w:rPr>
          <w:color w:val="000000" w:themeColor="text1"/>
        </w:rPr>
        <w:t>Across the 42 taxa we examined, survival suitability was predicted as high in the</w:t>
      </w:r>
      <w:r w:rsidR="0067391E">
        <w:t xml:space="preserve"> southern Bering Sea, but d</w:t>
      </w:r>
      <w:r>
        <w:t xml:space="preserve">ecreased drastically </w:t>
      </w:r>
      <w:r w:rsidR="0067391E">
        <w:t xml:space="preserve">in the north. </w:t>
      </w:r>
      <w:r>
        <w:t>Temperatures suitable for growth and reproduction</w:t>
      </w:r>
      <w:r w:rsidR="0067391E">
        <w:t xml:space="preserve"> </w:t>
      </w:r>
      <w:r>
        <w:t xml:space="preserve">do exist, but </w:t>
      </w:r>
      <w:r w:rsidR="009D352C">
        <w:t>taxa with long-lived larval or development stages may be limited by the Bering Sea’s short summer season. Areas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2AC42422" w:rsidR="00E85FCC" w:rsidRPr="00B31FD6" w:rsidRDefault="00A96D50" w:rsidP="00B31FD6">
      <w:pPr>
        <w:pStyle w:val="Heading2"/>
      </w:pPr>
      <w:r>
        <w:t>The</w:t>
      </w:r>
      <w:r w:rsidR="00E85FCC" w:rsidRPr="00B31FD6">
        <w:t xml:space="preserve"> role of </w:t>
      </w:r>
      <w:r>
        <w:t>cold</w:t>
      </w:r>
      <w:r w:rsidR="00E85FCC" w:rsidRPr="00B31FD6">
        <w:t xml:space="preserve"> </w:t>
      </w:r>
      <w:r>
        <w:t>water temperature on survival</w:t>
      </w:r>
    </w:p>
    <w:p w14:paraId="47CED1A5" w14:textId="6C19B97B" w:rsidR="004D68B2" w:rsidRPr="00EC58C3" w:rsidRDefault="00B75A0A" w:rsidP="00EC58C3">
      <w:pPr>
        <w:spacing w:line="360" w:lineRule="auto"/>
        <w:contextualSpacing/>
        <w:rPr>
          <w:color w:val="FF0000"/>
        </w:rPr>
      </w:pPr>
      <w:r>
        <w:t xml:space="preserve">Because the species we considered are from more temperate regions, we expected that a lack of cold water tolerance would be the limiting factor. Two pieces of evidence from our research confirm these results. First, all taxa we considered </w:t>
      </w:r>
      <w:r w:rsidRPr="00CA4945">
        <w:t xml:space="preserve">could survive for at least six weeks of the year, when water temperatures were warmest (from early July to mid-August). However, </w:t>
      </w:r>
      <w:r>
        <w:t xml:space="preserve">taxa without year-round habitat </w:t>
      </w:r>
      <w:r w:rsidRPr="00CA4945">
        <w:t xml:space="preserve">were unable to survive during the coldest months of the year (from December to April), </w:t>
      </w:r>
      <w:commentRangeStart w:id="133"/>
      <w:r w:rsidRPr="00CA4945">
        <w:t>even under projected mid-century conditions (2030-2039)</w:t>
      </w:r>
      <w:commentRangeEnd w:id="133"/>
      <w:r>
        <w:rPr>
          <w:rStyle w:val="CommentReference"/>
          <w:rFonts w:ascii="Arial" w:eastAsia="Arial" w:hAnsi="Arial" w:cs="Arial"/>
          <w:color w:val="000000"/>
          <w:lang w:val="en-US" w:eastAsia="en-US"/>
        </w:rPr>
        <w:commentReference w:id="133"/>
      </w:r>
      <w:r w:rsidRPr="00CA4945">
        <w:t xml:space="preserve">. </w:t>
      </w:r>
      <w:r>
        <w:t xml:space="preserve">Second, we uncovered a strong, latitudinal gradient </w:t>
      </w:r>
      <w:r w:rsidR="00F050F9">
        <w:t>in</w:t>
      </w:r>
      <w:r>
        <w:t xml:space="preserve"> non-native species richness</w:t>
      </w:r>
      <w:r w:rsidR="00F050F9">
        <w:t>, with high richness</w:t>
      </w:r>
      <w:r>
        <w:t xml:space="preserve"> in</w:t>
      </w:r>
      <w:r w:rsidR="00E24DC6">
        <w:t xml:space="preserve"> the </w:t>
      </w:r>
      <w:r w:rsidR="00D10BCD">
        <w:t>souther</w:t>
      </w:r>
      <w:r>
        <w:t>n Bering Sea shelf, and</w:t>
      </w:r>
      <w:r w:rsidR="003F748B">
        <w:t xml:space="preserve"> </w:t>
      </w:r>
      <w:del w:id="134" w:author="Amanda Droghini" w:date="2018-02-08T21:49:00Z">
        <w:r w:rsidR="003F748B" w:rsidRPr="00CA4945" w:rsidDel="00A41DF2">
          <w:delText>, and temperature values drove majority of the variation in habitat suitability among species and across the study are</w:delText>
        </w:r>
      </w:del>
      <w:r>
        <w:t>a</w:t>
      </w:r>
      <w:r w:rsidR="007B56BF">
        <w:t xml:space="preserve"> sharp decrease </w:t>
      </w:r>
      <w:r w:rsidR="007B56BF" w:rsidRPr="003F748B">
        <w:t>above</w:t>
      </w:r>
      <w:r w:rsidR="007B56BF">
        <w:t xml:space="preserve"> 58ºN </w:t>
      </w:r>
      <w:r w:rsidR="007B56BF">
        <w:rPr>
          <w:highlight w:val="yellow"/>
        </w:rPr>
        <w:t>(Fig. XX)</w:t>
      </w:r>
      <w:r w:rsidR="00F050F9">
        <w:t xml:space="preserve">. </w:t>
      </w:r>
      <w:r w:rsidR="00DB339D">
        <w:t>Th</w:t>
      </w:r>
      <w:r w:rsidR="00F050F9">
        <w:t xml:space="preserve">is gradient is coincident with the limit of seasonal sea ice extent </w:t>
      </w:r>
      <w:r w:rsidR="00F050F9">
        <w:fldChar w:fldCharType="begin" w:fldLock="1"/>
      </w:r>
      <w:r w:rsidR="00F050F9">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00F050F9">
        <w:fldChar w:fldCharType="separate"/>
      </w:r>
      <w:r w:rsidR="00F050F9" w:rsidRPr="00DB339D">
        <w:rPr>
          <w:noProof/>
        </w:rPr>
        <w:t>(Grebmeier et al. 2006b, Stabeno et al. 2012)</w:t>
      </w:r>
      <w:r w:rsidR="00F050F9">
        <w:fldChar w:fldCharType="end"/>
      </w:r>
      <w:r w:rsidR="00F050F9">
        <w:t xml:space="preserve"> in the Bering Sea. Seasonal sea ice cover in the southern Bering Sea is either entirely absent (e.g. the </w:t>
      </w:r>
      <w:r w:rsidR="00F050F9" w:rsidRPr="00CA4945">
        <w:t>Aleutian Islands</w:t>
      </w:r>
      <w:r w:rsidR="00F050F9">
        <w:t xml:space="preserve">), or strongly variable from one year to the next </w:t>
      </w:r>
      <w:r w:rsidR="00F050F9">
        <w:fldChar w:fldCharType="begin" w:fldLock="1"/>
      </w:r>
      <w:r w:rsidR="00F050F9">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F050F9">
        <w:fldChar w:fldCharType="separate"/>
      </w:r>
      <w:r w:rsidR="00F050F9" w:rsidRPr="001B0CB7">
        <w:rPr>
          <w:noProof/>
        </w:rPr>
        <w:t>(Stabeno et al. 2012)</w:t>
      </w:r>
      <w:r w:rsidR="00F050F9">
        <w:fldChar w:fldCharType="end"/>
      </w:r>
      <w:r w:rsidR="00F050F9" w:rsidRPr="00CA4945">
        <w:t xml:space="preserve">. </w:t>
      </w:r>
      <w:r w:rsidR="00F050F9">
        <w:t xml:space="preserve">Meanwhile, the northern Bering Sea is more similar to arctic ecosystems and its seasonal dynamics are driven, to a large extent, by the presence, timing, and extent of sea ice </w:t>
      </w:r>
      <w:r w:rsidR="00F050F9">
        <w:fldChar w:fldCharType="begin" w:fldLock="1"/>
      </w:r>
      <w:r w:rsidR="00F050F9">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"mendeley" : { "formattedCitation" : "(Grebmeier et al. 2006a)", "plainTextFormattedCitation" : "(Grebmeier et al. 2006a)", "previouslyFormattedCitation" : "(Grebmeier et al. 2006a)" }, "properties" : {  }, "schema" : "https://github.com/citation-style-language/schema/raw/master/csl-citation.json" }</w:instrText>
      </w:r>
      <w:r w:rsidR="00F050F9">
        <w:fldChar w:fldCharType="separate"/>
      </w:r>
      <w:r w:rsidR="00F050F9" w:rsidRPr="00DB339D">
        <w:rPr>
          <w:noProof/>
        </w:rPr>
        <w:t>(Grebmeier et al. 2006a)</w:t>
      </w:r>
      <w:r w:rsidR="00F050F9">
        <w:fldChar w:fldCharType="end"/>
      </w:r>
      <w:r w:rsidR="00F050F9">
        <w:t xml:space="preserve">. </w:t>
      </w:r>
      <w:r w:rsidR="00E23A01">
        <w:t>Our findings</w:t>
      </w:r>
      <w:r w:rsidR="00F050F9">
        <w:t xml:space="preserve"> </w:t>
      </w:r>
      <w:r w:rsidR="00E23A01">
        <w:t>s</w:t>
      </w:r>
      <w:r w:rsidR="00F050F9">
        <w:t xml:space="preserve">uggests that winter water temperatures present an important obstacle to the invasion of arctic, but not subarctic systems. </w:t>
      </w:r>
      <w:r w:rsidR="00E23A01">
        <w:t>There already exists ecological differences between the subarctic and ar</w:t>
      </w:r>
      <w:r w:rsidR="00673D74">
        <w:t xml:space="preserve">ctic regions of the Bering Sea, with </w:t>
      </w:r>
      <w:r w:rsidR="00E23A01">
        <w:t xml:space="preserve">native species in the northern Bering Sea </w:t>
      </w:r>
      <w:r w:rsidR="00673D74">
        <w:t>being more akin to species in the Chukchi Sea and the Arctic Ocean than in the Pacific</w:t>
      </w:r>
      <w:r w:rsidR="00E23A01">
        <w:t xml:space="preserve">; this is especially true for demersal and benthic organisms that experience a “cold pool” (water temperatures below </w:t>
      </w:r>
      <w:r w:rsidR="00E23A01" w:rsidRPr="009F7627">
        <w:t>2°C</w:t>
      </w:r>
      <w:r w:rsidR="00E23A01">
        <w:t xml:space="preserve">) in the summer, which is a direct result of melting winter sea ice </w:t>
      </w:r>
      <w:r w:rsidR="00E23A01">
        <w:fldChar w:fldCharType="begin" w:fldLock="1"/>
      </w:r>
      <w:r w:rsidR="009D352C">
        <w: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instrText>
      </w:r>
      <w:r w:rsidR="00E23A01">
        <w:fldChar w:fldCharType="separate"/>
      </w:r>
      <w:r w:rsidR="00E23A01" w:rsidRPr="00A24DA3">
        <w:rPr>
          <w:noProof/>
        </w:rPr>
        <w:t>(Wyllie-Echeverria and Wooster 1998, Mueter and Litzow 2008)</w:t>
      </w:r>
      <w:r w:rsidR="00E23A01">
        <w:fldChar w:fldCharType="end"/>
      </w:r>
      <w:r w:rsidR="00E23A01">
        <w:t xml:space="preserve">. </w:t>
      </w:r>
      <w:commentRangeStart w:id="135"/>
      <w:r w:rsidR="008F5B16" w:rsidRPr="00EE22E2">
        <w:t xml:space="preserve">de Rivera et al. </w:t>
      </w:r>
      <w:r w:rsidR="008F5B16" w:rsidRPr="00EE22E2">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008F5B16" w:rsidRPr="00EE22E2">
        <w:fldChar w:fldCharType="separate"/>
      </w:r>
      <w:r w:rsidR="008F5B16" w:rsidRPr="00EE22E2">
        <w:rPr>
          <w:noProof/>
        </w:rPr>
        <w:t>(2011)</w:t>
      </w:r>
      <w:r w:rsidR="008F5B16" w:rsidRPr="00EE22E2">
        <w:fldChar w:fldCharType="end"/>
      </w:r>
      <w:r w:rsidR="008F5B16">
        <w:t xml:space="preserve">, who </w:t>
      </w:r>
      <w:r w:rsidR="008F5B16">
        <w:lastRenderedPageBreak/>
        <w:t xml:space="preserve">developed ecological niche models to predict the distribution of four potentially invasive species in Alaska, three of which we consider here. Our models support their main finding that current environmental conditions in high-latitude systems do not preclude survival </w:t>
      </w:r>
      <w:r w:rsidR="008F5B16">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8F5B16">
        <w:fldChar w:fldCharType="separate"/>
      </w:r>
      <w:r w:rsidR="008F5B16" w:rsidRPr="00A35BB6">
        <w:rPr>
          <w:noProof/>
        </w:rPr>
        <w:t>(de Rivera et al. 2011)</w:t>
      </w:r>
      <w:r w:rsidR="008F5B16">
        <w:fldChar w:fldCharType="end"/>
      </w:r>
      <w:r>
        <w:t xml:space="preserve">, but </w:t>
      </w:r>
      <w:r w:rsidR="008F5B16">
        <w:t xml:space="preserve">by considering a larger number of taxa, we </w:t>
      </w:r>
      <w:r>
        <w:t>found that most species do not have the ability to live up to the Arctic…</w:t>
      </w:r>
      <w:r w:rsidR="008F5B16">
        <w:t xml:space="preserve"> </w:t>
      </w:r>
      <w:r w:rsidR="008F5B16" w:rsidRPr="007B56BF">
        <w:rPr>
          <w:highlight w:val="yellow"/>
        </w:rPr>
        <w:t>(Fig. XX)</w:t>
      </w:r>
      <w:r w:rsidR="008F5B16">
        <w:t>.</w:t>
      </w:r>
      <w:commentRangeEnd w:id="135"/>
      <w:r w:rsidR="008F5B16">
        <w:rPr>
          <w:rStyle w:val="CommentReference"/>
          <w:rFonts w:ascii="Arial" w:eastAsia="Arial" w:hAnsi="Arial" w:cs="Arial"/>
          <w:color w:val="000000"/>
          <w:lang w:val="en-US" w:eastAsia="en-US"/>
        </w:rPr>
        <w:commentReference w:id="135"/>
      </w:r>
      <w:r w:rsidR="008F5B16">
        <w:t xml:space="preserve"> </w:t>
      </w:r>
      <w:r w:rsidR="00114E82">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114E82">
        <w:fldChar w:fldCharType="separate"/>
      </w:r>
      <w:r w:rsidR="00114E82" w:rsidRPr="00F24EA9">
        <w:rPr>
          <w:noProof/>
        </w:rPr>
        <w:t>(Miller 2016)</w:t>
      </w:r>
      <w:r w:rsidR="00114E82">
        <w:fldChar w:fldCharType="end"/>
      </w:r>
      <w:r w:rsidR="00114E82">
        <w:t xml:space="preserve">. </w:t>
      </w:r>
      <w:r w:rsidR="00114E82" w:rsidRPr="00FE07CC">
        <w:t>Nevertheless, there</w:t>
      </w:r>
      <w:r w:rsidR="00114E82">
        <w:t xml:space="preserve"> is a lack of knowledge on the physiological thresholds of most marine organisms. </w:t>
      </w:r>
      <w:del w:id="136" w:author="Amanda Droghini" w:date="2018-03-08T07:50:00Z">
        <w:r w:rsidR="00114E82" w:rsidDel="00B31FD6">
          <w:delText xml:space="preserve">Most studies are concerned with testing upper limits, or test lower limits that are well above the temperatures experienced in Arctic or sub-Arctic regions. </w:delText>
        </w:r>
      </w:del>
      <w:r w:rsidR="00114E82">
        <w:t xml:space="preserve">Even within a taxa, different populations can exhibit different tolerances, or exhibit impressive phenotypic plasticity </w:t>
      </w:r>
      <w:r w:rsidR="00114E82">
        <w:fldChar w:fldCharType="begin" w:fldLock="1"/>
      </w:r>
      <w:r w:rsidR="00114E82">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rsidR="00114E82">
        <w:fldChar w:fldCharType="separate"/>
      </w:r>
      <w:r w:rsidR="00114E82" w:rsidRPr="00E10DB0">
        <w:rPr>
          <w:noProof/>
        </w:rPr>
        <w:t>(Sorte et al. 2011, Huang et al. 2017)</w:t>
      </w:r>
      <w:r w:rsidR="00114E82">
        <w:fldChar w:fldCharType="end"/>
      </w:r>
      <w:r w:rsidR="00114E82">
        <w:t xml:space="preserve">. The limitations of considering only one or a few variables (e.g. temperature, salinity) in isolation have been discussed elsewhere; beyond the need to consider additional factors such as availability of food resources and substrate, </w:t>
      </w:r>
      <w:r w:rsidR="00EC58C3">
        <w:t>t</w:t>
      </w:r>
      <w:r w:rsidR="00114E82">
        <w:t xml:space="preserve">here is also the potential for interactions and for non-linear responses, both of which may be especially important at the tail-end of species’ thermal response curves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rsidR="00114E82">
        <w:fldChar w:fldCharType="separate"/>
      </w:r>
      <w:r w:rsidR="00114E82" w:rsidRPr="008F7758">
        <w:rPr>
          <w:noProof/>
        </w:rPr>
        <w:t>(Monaco and Helmuth 2011, Sorte 2014, Miller 2016)</w:t>
      </w:r>
      <w:r w:rsidR="00114E82">
        <w:fldChar w:fldCharType="end"/>
      </w:r>
      <w:r w:rsidR="00114E82">
        <w:t xml:space="preserve">.  </w:t>
      </w:r>
      <w:r w:rsidR="00EC58C3">
        <w:rPr>
          <w:color w:val="FF0000"/>
        </w:rPr>
        <w:t xml:space="preserve">We also recognize that sea temperatures do not tell us about the organism’s body temperature (the true limiting factor), which can also be affected by a multitude of environmental factors e.g. wind (Monaco and Helmuth 2011). </w:t>
      </w:r>
    </w:p>
    <w:p w14:paraId="57F592B7" w14:textId="637FBF41" w:rsidR="00E85FCC" w:rsidRPr="00B31FD6" w:rsidRDefault="00E85FCC" w:rsidP="00B31FD6">
      <w:pPr>
        <w:pStyle w:val="Heading2"/>
      </w:pPr>
      <w:r w:rsidRPr="00B31FD6">
        <w:t>Reproduction: Is there enough time?</w:t>
      </w:r>
    </w:p>
    <w:p w14:paraId="208BDB0F" w14:textId="2F007823" w:rsidR="00FE07CC" w:rsidRPr="00114E82" w:rsidRDefault="00A41DF2" w:rsidP="00114E82">
      <w:pPr>
        <w:spacing w:line="360" w:lineRule="auto"/>
        <w:contextualSpacing/>
      </w:pPr>
      <w:r w:rsidRPr="000A4DAA">
        <w:rPr>
          <w:highlight w:val="cyan"/>
        </w:rPr>
        <w:t xml:space="preserve">Although most </w:t>
      </w:r>
      <w:r w:rsidR="00AC39F9" w:rsidRPr="000A4DAA">
        <w:rPr>
          <w:highlight w:val="cyan"/>
        </w:rPr>
        <w:t>(21</w:t>
      </w:r>
      <w:r w:rsidR="0046506E" w:rsidRPr="000A4DAA">
        <w:rPr>
          <w:highlight w:val="cyan"/>
        </w:rPr>
        <w:t xml:space="preserve"> of </w:t>
      </w:r>
      <w:r w:rsidR="00AC39F9" w:rsidRPr="000A4DAA">
        <w:rPr>
          <w:highlight w:val="cyan"/>
        </w:rPr>
        <w:t xml:space="preserve">29) </w:t>
      </w:r>
      <w:r w:rsidRPr="000A4DAA">
        <w:rPr>
          <w:highlight w:val="cyan"/>
        </w:rPr>
        <w:t>of the evaluated species had at least one week of suitable reproductive habitat</w:t>
      </w:r>
      <w:r w:rsidR="00673D74">
        <w:rPr>
          <w:highlight w:val="cyan"/>
        </w:rPr>
        <w:t xml:space="preserve">. Most species that were unable to reproduce required brackish or freshwater for reproduction; in theory, these species would have access to many estuaries and rivers. </w:t>
      </w:r>
      <w:r w:rsidR="004E6C5F">
        <w:rPr>
          <w:highlight w:val="cyan"/>
        </w:rPr>
        <w:t xml:space="preserve">For axa that require temperatures above 10C, </w:t>
      </w:r>
      <w:r w:rsidRPr="000A4DAA">
        <w:rPr>
          <w:highlight w:val="cyan"/>
        </w:rPr>
        <w:t xml:space="preserve">the Bering Sea’s short summer season </w:t>
      </w:r>
      <w:r w:rsidR="004E6C5F">
        <w:rPr>
          <w:highlight w:val="cyan"/>
        </w:rPr>
        <w:t>may be</w:t>
      </w:r>
      <w:r w:rsidRPr="000A4DAA">
        <w:rPr>
          <w:highlight w:val="cyan"/>
        </w:rPr>
        <w:t xml:space="preserve"> insufficient for taxa to reproduce and </w:t>
      </w:r>
      <w:r w:rsidR="004E6C5F">
        <w:rPr>
          <w:highlight w:val="cyan"/>
        </w:rPr>
        <w:t>develop</w:t>
      </w:r>
      <w:r w:rsidRPr="000A4DAA">
        <w:rPr>
          <w:highlight w:val="cyan"/>
        </w:rPr>
        <w:t xml:space="preserve">. </w:t>
      </w:r>
      <w:r w:rsidR="009D352C">
        <w:rPr>
          <w:highlight w:val="cyan"/>
        </w:rPr>
        <w:t xml:space="preserve">The role of cold temperature on either preventing development, or lengthening time required for development, has been well documented </w:t>
      </w:r>
      <w:r w:rsidR="009D352C">
        <w:rPr>
          <w:highlight w:val="cyan"/>
        </w:rPr>
        <w:fldChar w:fldCharType="begin" w:fldLock="1"/>
      </w:r>
      <w:r w:rsidR="00432C42">
        <w:rPr>
          <w:highlight w:val="cyan"/>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rsidR="009D352C">
        <w:rPr>
          <w:highlight w:val="cyan"/>
        </w:rPr>
        <w:fldChar w:fldCharType="separate"/>
      </w:r>
      <w:r w:rsidR="009D352C" w:rsidRPr="009D352C">
        <w:rPr>
          <w:noProof/>
          <w:highlight w:val="cyan"/>
        </w:rPr>
        <w:t>(e.g. de Rivera et al. 2007)</w:t>
      </w:r>
      <w:r w:rsidR="009D352C">
        <w:rPr>
          <w:highlight w:val="cyan"/>
        </w:rPr>
        <w:fldChar w:fldCharType="end"/>
      </w:r>
      <w:r w:rsidR="009D352C">
        <w:rPr>
          <w:highlight w:val="cyan"/>
        </w:rPr>
        <w:t xml:space="preserve">. </w:t>
      </w:r>
      <w:r w:rsidRPr="000A4DAA">
        <w:rPr>
          <w:highlight w:val="cyan"/>
        </w:rPr>
        <w:t xml:space="preserve">Thus, several taxa of concern in nearby ecoregions (e.g. </w:t>
      </w:r>
      <w:r w:rsidR="004E6C5F" w:rsidRPr="004E6C5F">
        <w:rPr>
          <w:i/>
          <w:highlight w:val="cyan"/>
        </w:rPr>
        <w:t>Amphibalanus amphitrite</w:t>
      </w:r>
      <w:r w:rsidR="004E6C5F">
        <w:rPr>
          <w:highlight w:val="cyan"/>
        </w:rPr>
        <w:t xml:space="preserve">, </w:t>
      </w:r>
      <w:r w:rsidRPr="000A4DAA">
        <w:rPr>
          <w:i/>
          <w:highlight w:val="cyan"/>
        </w:rPr>
        <w:t>Botrylloides violaceus</w:t>
      </w:r>
      <w:r w:rsidRPr="000A4DAA">
        <w:rPr>
          <w:highlight w:val="cyan"/>
        </w:rPr>
        <w:t xml:space="preserve">, </w:t>
      </w:r>
      <w:r w:rsidRPr="000A4DAA">
        <w:rPr>
          <w:i/>
          <w:iCs/>
          <w:highlight w:val="cyan"/>
        </w:rPr>
        <w:t>Carcinus maenas</w:t>
      </w:r>
      <w:r w:rsidRPr="000A4DAA">
        <w:rPr>
          <w:highlight w:val="cyan"/>
        </w:rPr>
        <w:t xml:space="preserve">), </w:t>
      </w:r>
      <w:r w:rsidR="004E6C5F">
        <w:rPr>
          <w:highlight w:val="cyan"/>
        </w:rPr>
        <w:t>may</w:t>
      </w:r>
      <w:r w:rsidRPr="000A4DAA">
        <w:rPr>
          <w:highlight w:val="cyan"/>
        </w:rPr>
        <w:t xml:space="preserve"> have limited opportunities</w:t>
      </w:r>
      <w:r w:rsidRPr="00CA4945">
        <w:t xml:space="preserve"> for reproduction under current conditions in the Bering Sea, despite having the capacity to live year-round across moderately large areas of the shelf. </w:t>
      </w:r>
      <w:r w:rsidR="00114E82">
        <w:t xml:space="preserve">However, our models may underestimate summer water temperatures near the coastlines, and especially near the mouth of major rivers, </w:t>
      </w:r>
      <w:r w:rsidR="00114E82">
        <w:lastRenderedPageBreak/>
        <w:t xml:space="preserve">potentially underestimating the time and amount of suitable habitat available. The spatial resolution of the ROMS (6-nautical mile) is coarse in the context of habitat studies for marine invertebrates. Because of the resolution and numerical limitations, the ROMS lack resolution in shallow waters (&lt; 10 m deep), and models do not reach the shoreline, often falling several kilometers short. </w:t>
      </w:r>
      <w:del w:id="137" w:author="Amanda Droghini" w:date="2018-03-07T08:26:00Z">
        <w:r w:rsidR="00114E82" w:rsidDel="00FE07CC">
          <w:delText xml:space="preserve">Thus, for many areas along the coast, we simply have no predictions of water temperature and salinity. </w:delText>
        </w:r>
      </w:del>
      <w:del w:id="138" w:author="Amanda Droghini" w:date="2018-02-28T21:49:00Z">
        <w:r w:rsidR="00114E82" w:rsidDel="00216F05">
          <w:delText xml:space="preserve">In addition, because of </w:delText>
        </w:r>
        <w:r w:rsidR="00114E82" w:rsidRPr="00FF40BC" w:rsidDel="00216F05">
          <w:rPr>
            <w:highlight w:val="cyan"/>
          </w:rPr>
          <w:delText>numerical limitations</w:delText>
        </w:r>
        <w:r w:rsidR="00114E82" w:rsidDel="00216F05">
          <w:delText xml:space="preserve">, areas less than 10 m deep are set to 10 m, potentially underestimating the strength of solar radiation and other surface ??? and, consequently, underestimating summer water temperatures in shallow waters i.e. near coastlines. </w:delText>
        </w:r>
      </w:del>
      <w:r w:rsidR="00114E82">
        <w:t xml:space="preserve">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Nushagak..). These rivers not only contribute to freshening the Bering Sea, but also increase near-shore water temperatures by several degrees in the summer. Measurements from finer scale models have have recorded temperatures as high as </w:t>
      </w:r>
      <w:commentRangeStart w:id="139"/>
      <w:r w:rsidR="00114E82">
        <w:t xml:space="preserve">19°C </w:t>
      </w:r>
      <w:commentRangeEnd w:id="139"/>
      <w:r w:rsidR="00114E82">
        <w:rPr>
          <w:rStyle w:val="CommentReference"/>
          <w:rFonts w:ascii="Arial" w:eastAsia="Arial" w:hAnsi="Arial" w:cs="Arial"/>
          <w:color w:val="000000"/>
          <w:lang w:val="en-US" w:eastAsia="en-US"/>
        </w:rPr>
        <w:commentReference w:id="139"/>
      </w:r>
      <w:r w:rsidR="00114E82">
        <w:t>near the Yukon River. Local dynamics such as freshwater runoff influences salinity and temperature and is likely to affect species’ distribution and persistence</w:t>
      </w:r>
      <w:commentRangeStart w:id="140"/>
      <w:r w:rsidR="00114E82">
        <w:t xml:space="preserv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114E82">
        <w:fldChar w:fldCharType="separate"/>
      </w:r>
      <w:r w:rsidR="00114E82" w:rsidRPr="007C7CAD">
        <w:rPr>
          <w:noProof/>
        </w:rPr>
        <w:t>(Fetzer and Arntz 2008, Miller 2016)</w:t>
      </w:r>
      <w:r w:rsidR="00114E82">
        <w:fldChar w:fldCharType="end"/>
      </w:r>
      <w:commentRangeEnd w:id="140"/>
      <w:r w:rsidR="00114E82">
        <w:rPr>
          <w:rStyle w:val="CommentReference"/>
          <w:rFonts w:ascii="Arial" w:eastAsia="Arial" w:hAnsi="Arial" w:cs="Arial"/>
          <w:color w:val="000000"/>
          <w:lang w:val="en-US" w:eastAsia="en-US"/>
        </w:rPr>
        <w:commentReference w:id="140"/>
      </w:r>
      <w:r w:rsidR="00114E82">
        <w:t xml:space="preserve">. </w:t>
      </w:r>
      <w:ins w:id="141" w:author="Amanda Droghini" w:date="2018-03-04T10:46:00Z">
        <w:r w:rsidR="001532D3">
          <w:t>Interestingly, the two non-native species that are thought to be established in the Bering Sea, not only had year-round survival ability</w:t>
        </w:r>
      </w:ins>
      <w:ins w:id="142" w:author="Amanda Droghini" w:date="2018-03-04T10:47:00Z">
        <w:r w:rsidR="001532D3">
          <w:t>, but were also the two outliers in our reproductive models that had nearly year-round reproductive habitat as well (</w:t>
        </w:r>
      </w:ins>
      <w:ins w:id="143" w:author="Amanda Droghini" w:date="2018-03-04T10:48:00Z">
        <w:r w:rsidR="001532D3">
          <w:t>between 49 and 52 consecutive weeks of suitable repro habitats).</w:t>
        </w:r>
      </w:ins>
      <w:ins w:id="144" w:author="Amanda Droghini" w:date="2018-03-04T10:46:00Z">
        <w:r w:rsidR="001532D3">
          <w:t xml:space="preserve"> </w:t>
        </w:r>
      </w:ins>
      <w:r w:rsidR="00114E82">
        <w:t xml:space="preserve">We did not consider the potential for asexual reproduction, and there are instances of some species establishing self-sustaining populations based on asexual reproduction alone (e.g. </w:t>
      </w:r>
      <w:r w:rsidR="00114E82">
        <w:rPr>
          <w:i/>
        </w:rPr>
        <w:t>Nematostella vectensis</w:t>
      </w:r>
      <w:r w:rsidR="00114E82">
        <w:t>; Hand 1994—need cit).</w:t>
      </w:r>
    </w:p>
    <w:p w14:paraId="5D124F80" w14:textId="6E83EE88" w:rsidR="00B34C45" w:rsidRDefault="00B34C45" w:rsidP="008F5B16">
      <w:pPr>
        <w:pBdr>
          <w:top w:val="nil"/>
          <w:left w:val="nil"/>
          <w:bottom w:val="nil"/>
          <w:right w:val="nil"/>
          <w:between w:val="nil"/>
        </w:pBdr>
        <w:spacing w:line="360" w:lineRule="auto"/>
        <w:contextualSpacing/>
      </w:pPr>
    </w:p>
    <w:p w14:paraId="70EC1A31" w14:textId="2318B2CA" w:rsidR="00216F05" w:rsidDel="00114E82" w:rsidRDefault="00FE07CC" w:rsidP="00B31FD6">
      <w:pPr>
        <w:spacing w:line="360" w:lineRule="auto"/>
        <w:contextualSpacing/>
        <w:rPr>
          <w:del w:id="145" w:author="Amanda Droghini" w:date="2018-03-11T10:39:00Z"/>
        </w:rPr>
      </w:pPr>
      <w:del w:id="146"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147"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77777777" w:rsidR="00432C42" w:rsidRDefault="00DA6BD5" w:rsidP="00432C42">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 xml:space="preserve">indicate a high degree of connectivity between Dutch Harbor and ports from both the eastern and western Pacific Ocean. </w:t>
      </w:r>
      <w:del w:id="148"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149"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del w:id="150"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r w:rsidR="001220E6">
        <w:t xml:space="preserve">Moreover, </w:t>
      </w:r>
      <w:r w:rsidRPr="00CA4945">
        <w:t>the connectivity of Dutch Harbor to other Bering Sea ports, like those of the Pribilof Islands, Bristol Bay, and Akutan</w:t>
      </w:r>
      <w:r w:rsidR="00571CAF">
        <w:t>,</w:t>
      </w:r>
      <w:r w:rsidRPr="00CA4945">
        <w:t xml:space="preserve"> </w:t>
      </w:r>
      <w:commentRangeStart w:id="151"/>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 xml:space="preserve">Without a road system to provide access to Alaska’s port </w:t>
      </w:r>
      <w:r w:rsidR="00E25C44" w:rsidRPr="00CA4945">
        <w:lastRenderedPageBreak/>
        <w:t>communities, vessels of all types form a marine highway system that is traveled by ferries, tugs, barges, and as demonstrated here, fishing vessels.</w:t>
      </w:r>
      <w:commentRangeEnd w:id="151"/>
      <w:r w:rsidR="00432C42">
        <w:rPr>
          <w:rStyle w:val="CommentReference"/>
          <w:rFonts w:ascii="Arial" w:eastAsia="Arial" w:hAnsi="Arial" w:cs="Arial"/>
          <w:color w:val="000000"/>
          <w:lang w:val="en-US" w:eastAsia="en-US"/>
        </w:rPr>
        <w:commentReference w:id="151"/>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r w:rsidR="00E961D2" w:rsidRPr="00E961D2">
        <w:rPr>
          <w:highlight w:val="yellow"/>
        </w:rPr>
        <w:t xml:space="preserve">In Svalbard, Norway (XX degrees N), research vessels were found to pose one of the biggest risks to introductions in the near future </w:t>
      </w:r>
      <w:r w:rsidR="00E961D2" w:rsidRPr="00E961D2">
        <w:rPr>
          <w:highlight w:val="yellow"/>
        </w:rPr>
        <w:fldChar w:fldCharType="begin" w:fldLock="1"/>
      </w:r>
      <w:r w:rsidR="00CB43A8">
        <w:rPr>
          <w:highlight w:val="yellow"/>
        </w:rPr>
        <w:instrText>ADDIN CSL_CITATION { "citationItems" : [ { "id" : "ITEM-1",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"ITEM-1",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"(Ware et al. 2014)", "plainTextFormattedCitation" : "(Ware et al. 2014)", "previouslyFormattedCitation" : "(Ware et al. 2014)" }, "properties" : {  }, "schema" : "https://github.com/citation-style-language/schema/raw/master/csl-citation.json" }</w:instrText>
      </w:r>
      <w:r w:rsidR="00E961D2" w:rsidRPr="00E961D2">
        <w:rPr>
          <w:highlight w:val="yellow"/>
        </w:rPr>
        <w:fldChar w:fldCharType="separate"/>
      </w:r>
      <w:r w:rsidR="00E961D2" w:rsidRPr="00E961D2">
        <w:rPr>
          <w:noProof/>
          <w:highlight w:val="yellow"/>
        </w:rPr>
        <w:t>(Ware et al. 2014)</w:t>
      </w:r>
      <w:r w:rsidR="00E961D2" w:rsidRPr="00E961D2">
        <w:rPr>
          <w:highlight w:val="yellow"/>
        </w:rPr>
        <w:fldChar w:fldCharType="end"/>
      </w:r>
      <w:r w:rsidR="00E961D2" w:rsidRPr="00E961D2">
        <w:rPr>
          <w:highlight w:val="yellow"/>
        </w:rPr>
        <w:t>, but these vessel types are not included in our anlaysis</w:t>
      </w:r>
      <w:r w:rsidR="00E961D2">
        <w:t xml:space="preserve"> </w:t>
      </w:r>
      <w:r w:rsidR="00E25C44" w:rsidRPr="00CA4945">
        <w:t>Given this, future analyses of vessel traffic in the context of invasive species transport may benefit from analysis of Automatic Identification System (AIS) data, which are available for a greater portion of vessels traveling through Alaskan waters.</w:t>
      </w:r>
    </w:p>
    <w:p w14:paraId="66AE7335" w14:textId="00BB7BC6" w:rsidR="00EF5CA5" w:rsidRPr="00432C42" w:rsidRDefault="00EF5CA5" w:rsidP="00432C42">
      <w:pPr>
        <w:rPr>
          <w:ins w:id="152" w:author="Amanda Droghini" w:date="2018-03-12T08:06:00Z"/>
        </w:rPr>
      </w:pPr>
      <w:r>
        <w:t>W</w:t>
      </w:r>
      <w:r w:rsidR="00DD53F4" w:rsidRPr="00EF5CA5">
        <w:t>e assume</w:t>
      </w:r>
      <w:r w:rsidR="00DA3713" w:rsidRPr="00EF5CA5">
        <w:t>d</w:t>
      </w:r>
      <w:r w:rsidR="00DD53F4" w:rsidRPr="00EF5CA5">
        <w:t xml:space="preserve"> that high-traffic ports are more susceptible to receiving non-native species than low-traffic ports</w:t>
      </w:r>
      <w:r w:rsidR="00DA3713" w:rsidRPr="00EF5CA5">
        <w:t xml:space="preserve">, and that shipping traffic and ballast water discharge are adequate proxies of propagule pressure. </w:t>
      </w:r>
      <w:r w:rsidR="006A7E99" w:rsidRPr="00EF5CA5">
        <w:rPr>
          <w:highlight w:val="yellow"/>
        </w:rPr>
        <w:t xml:space="preserve">previous studies indicate that shipping traffic is correlated to non-native species richness </w:t>
      </w:r>
      <w:commentRangeStart w:id="153"/>
      <w:r w:rsidR="006A7E99" w:rsidRPr="00EF5CA5">
        <w:rPr>
          <w:highlight w:val="yellow"/>
        </w:rPr>
        <w:t>(e.g. Lord et al. 2015; Lacoursière-Roussel et al. 2016)</w:t>
      </w:r>
      <w:commentRangeEnd w:id="153"/>
      <w:r w:rsidR="006A7E99" w:rsidRPr="00EF5CA5">
        <w:rPr>
          <w:rStyle w:val="CommentReference"/>
          <w:b/>
          <w:highlight w:val="yellow"/>
        </w:rPr>
        <w:commentReference w:id="153"/>
      </w:r>
      <w:r w:rsidR="006A7E99" w:rsidRPr="00EF5CA5">
        <w:rPr>
          <w:highlight w:val="yellow"/>
        </w:rPr>
        <w:t>, and ballast water discharge volume has been shown to 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commentRangeStart w:id="154"/>
      <w:r w:rsidR="00DA3713" w:rsidRPr="00EF5CA5">
        <w:t xml:space="preserve">Both planktonic and fouling organisms that are transported from temperate to Arctic regions appear to have low survivorship </w:t>
      </w:r>
      <w:r w:rsidR="00DA3713" w:rsidRPr="00EF5CA5">
        <w:fldChar w:fldCharType="begin" w:fldLock="1"/>
      </w:r>
      <w:r w:rsidR="00794A46" w:rsidRPr="00EF5CA5">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"ITEM-3",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"ITEM-3", "issue" : "2", "issued" : { "date-parts" : [ [ "2016" ] ] }, "page" : "340-349", "title" : "Biological introduction risks from shipping in a warming Arctic", "type" : "article-journal", "volume" : "53" }, "uris" : [ "http://www.mendeley.com/documents/?uuid=95f41edb-c782-4016-863c-53d8a12640fe"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DA3713" w:rsidRPr="00EF5CA5">
        <w:fldChar w:fldCharType="separate"/>
      </w:r>
      <w:r w:rsidR="00DA3713" w:rsidRPr="00EF5CA5">
        <w:rPr>
          <w:noProof/>
        </w:rPr>
        <w:t>(Chan et al. 2014, 2016, Ware et al. 2016)</w:t>
      </w:r>
      <w:r w:rsidR="00DA3713" w:rsidRPr="00EF5CA5">
        <w:fldChar w:fldCharType="end"/>
      </w:r>
      <w:commentRangeEnd w:id="154"/>
      <w:r w:rsidR="006A7E99" w:rsidRPr="00EF5CA5">
        <w:rPr>
          <w:rStyle w:val="CommentReference"/>
          <w:rFonts w:ascii="Arial" w:eastAsia="Arial" w:hAnsi="Arial" w:cs="Arial"/>
          <w:b/>
          <w:color w:val="000000"/>
          <w:lang w:val="en-US" w:eastAsia="en-US"/>
        </w:rPr>
        <w:commentReference w:id="154"/>
      </w:r>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155" w:author="Amanda Droghini" w:date="2018-03-12T08:06:00Z">
        <w:r>
          <w:t xml:space="preserve"> </w:t>
        </w:r>
        <w:r w:rsidRPr="00EF5CA5">
          <w:t xml:space="preserve">In 2006, Ruiz et al. deployed fouling plates </w:t>
        </w:r>
        <w:r w:rsidRPr="00EF5CA5">
          <w:lastRenderedPageBreak/>
          <w:t>at several ports in Alaska, and found no non-native species on plates from Dutch Harbor (the only Bering Sea port considered in their stu</w:t>
        </w:r>
      </w:ins>
      <w:r>
        <w:t>dy) – none were found</w:t>
      </w:r>
      <w:ins w:id="156" w:author="Amanda Droghini" w:date="2018-03-12T08:06:00Z">
        <w:r w:rsidRPr="00EF5CA5">
          <w:t xml:space="preserve"> </w:t>
        </w:r>
      </w:ins>
    </w:p>
    <w:p w14:paraId="36347131" w14:textId="27B8A295" w:rsidR="00475A9D" w:rsidRPr="00EF5CA5" w:rsidDel="00EF5CA5" w:rsidRDefault="00B31FD6" w:rsidP="00B31FD6">
      <w:pPr>
        <w:pStyle w:val="Heading2"/>
        <w:rPr>
          <w:del w:id="157" w:author="Amanda Droghini" w:date="2018-03-12T08:06:00Z"/>
        </w:rPr>
      </w:pPr>
      <w:r>
        <w:t>Effects of climate change on invasion risk</w:t>
      </w:r>
      <w:del w:id="158"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680478C7"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w:t>
      </w:r>
      <w:bookmarkStart w:id="159" w:name="_GoBack"/>
      <w:bookmarkEnd w:id="159"/>
      <w:r>
        <w:t>n in</w:t>
      </w:r>
      <w:r w:rsidR="00B31FD6">
        <w:t xml:space="preserve"> suitable habitat </w:t>
      </w:r>
      <w:r w:rsidR="00B31FD6" w:rsidRPr="00EF5CA5">
        <w:rPr>
          <w:highlight w:val="yellow"/>
        </w:rPr>
        <w:t>(Fig. XX)</w:t>
      </w:r>
      <w:r>
        <w:t xml:space="preserve"> that would largely favour non-native taxa that already have the capacity to survive in the southern Bering Sea</w:t>
      </w:r>
      <w:r w:rsidR="00B31FD6">
        <w:t xml:space="preserve"> </w:t>
      </w:r>
      <w:r w:rsidRPr="00EF5CA5">
        <w:rPr>
          <w:highlight w:val="yellow"/>
        </w:rPr>
        <w:t>(Table XX)</w:t>
      </w:r>
      <w:r w:rsidR="002E3D84">
        <w:t xml:space="preserve">. </w:t>
      </w:r>
      <w:r w:rsidR="00A96D50" w:rsidRPr="00A96D50">
        <w:rPr>
          <w:highlight w:val="yellow"/>
        </w:rPr>
        <w:t>Contextualize degree change in temp. with % change in suitable habitat.</w:t>
      </w:r>
      <w:r w:rsidR="00A96D50">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B31FD6">
        <w:t xml:space="preserve">. </w:t>
      </w:r>
      <w:commentRangeStart w:id="160"/>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Crepidula fornicata</w:t>
      </w:r>
      <w:commentRangeEnd w:id="160"/>
      <w:r w:rsidR="00B31FD6">
        <w:rPr>
          <w:rStyle w:val="CommentReference"/>
        </w:rPr>
        <w:commentReference w:id="160"/>
      </w:r>
      <w:r w:rsidR="00B31FD6">
        <w:t xml:space="preserve"> </w:t>
      </w:r>
    </w:p>
    <w:p w14:paraId="39BDA107" w14:textId="7834E117" w:rsidR="005D39C3" w:rsidRDefault="002674FC" w:rsidP="00EF5CA5">
      <w:pPr>
        <w:spacing w:before="200" w:line="360" w:lineRule="auto"/>
        <w:contextualSpacing/>
      </w:pPr>
      <w:r w:rsidRPr="002F13A8">
        <w:rPr>
          <w:highlight w:val="yellow"/>
        </w:rPr>
        <w:t xml:space="preserve">Several studies have suggested that non-native species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 xml:space="preserve">survival (Groner?), </w:t>
      </w:r>
      <w:r w:rsidRPr="00C72753">
        <w:rPr>
          <w:highlight w:val="yellow"/>
        </w:rPr>
        <w:t xml:space="preserve">growth rates, reproductive output, and phenology of non-native taxa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161" w:author="Amanda Droghini" w:date="2018-03-03T19:08:00Z">
        <w:r w:rsidR="005D39C3">
          <w:t xml:space="preserve">((future climate change)) </w:t>
        </w:r>
      </w:ins>
      <w:del w:id="162"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Warmer winter water temperatures have been linked to the earlier onset of recruitment and increased recruitment of non-native taxa</w:t>
      </w:r>
      <w:r w:rsidR="00114E82">
        <w:t xml:space="preserve"> We did not consider possible </w:t>
      </w:r>
      <w:del w:id="163"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interactions between temperature, salinity, and 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34D0983B" w:rsidR="00B31FD6" w:rsidRDefault="00B31FD6" w:rsidP="00CE457C">
      <w:pPr>
        <w:pStyle w:val="NoSpacing"/>
        <w:spacing w:line="480" w:lineRule="auto"/>
      </w:pPr>
      <w:r>
        <w:t>The suitable temperature conditions of the southern Bering Sea are especially concerning considering the high vessel traffic in the region. T</w:t>
      </w:r>
      <w:r w:rsidRPr="00CA4945">
        <w:t xml:space="preserve">he Bering Sea </w:t>
      </w:r>
      <w:r>
        <w:t>receives</w:t>
      </w:r>
      <w:r w:rsidRPr="00CA4945">
        <w:t xml:space="preserve"> </w:t>
      </w:r>
      <w:r>
        <w:t>nearly</w:t>
      </w:r>
      <w:r w:rsidRPr="00CA4945">
        <w:t xml:space="preserve"> 50% </w:t>
      </w:r>
      <w:r w:rsidRPr="00CA4945">
        <w:lastRenderedPageBreak/>
        <w:t xml:space="preserve">of all traffic in the </w:t>
      </w:r>
      <w:r>
        <w:t xml:space="preserve">Arctic region, and </w:t>
      </w:r>
      <w:r w:rsidRPr="00CA4945">
        <w:t>an additional 600 to 900 vessels are expected to navigate the Bering Sea</w:t>
      </w:r>
      <w:r>
        <w:t xml:space="preserve"> by 2025</w:t>
      </w:r>
      <w:r w:rsidRPr="00CA4945">
        <w:t xml:space="preserve"> (Ellis and Brigham 2009).</w:t>
      </w:r>
    </w:p>
    <w:p w14:paraId="416CE0E2" w14:textId="77777777" w:rsidR="00B31FD6" w:rsidRDefault="00B31FD6" w:rsidP="00CE457C">
      <w:pPr>
        <w:pStyle w:val="NoSpacing"/>
        <w:spacing w:line="480" w:lineRule="auto"/>
        <w:rPr>
          <w:rFonts w:ascii="Times New Roman" w:hAnsi="Times New Roman" w:cs="Times New Roman"/>
          <w:sz w:val="24"/>
        </w:rPr>
      </w:pPr>
    </w:p>
    <w:p w14:paraId="709CCDD5" w14:textId="689E967C" w:rsidR="00CE457C" w:rsidRPr="00CE457C" w:rsidRDefault="00CE457C" w:rsidP="00CE457C">
      <w:pPr>
        <w:pStyle w:val="NoSpacing"/>
        <w:spacing w:line="480" w:lineRule="auto"/>
        <w:rPr>
          <w:rFonts w:ascii="Times New Roman" w:hAnsi="Times New Roman" w:cs="Times New Roman"/>
          <w:sz w:val="24"/>
        </w:rPr>
      </w:pPr>
      <w:r w:rsidRPr="00CE457C">
        <w:rPr>
          <w:rFonts w:ascii="Times New Roman" w:hAnsi="Times New Roman" w:cs="Times New Roman"/>
          <w:sz w:val="24"/>
        </w:rPr>
        <w:t xml:space="preserve">As the Arctic becomes an increasingly popular shortcut between the Pacific and Atlantic, the risk of non-native species introductions into the Bering </w:t>
      </w:r>
      <w:r w:rsidR="001D23FF">
        <w:rPr>
          <w:rFonts w:ascii="Times New Roman" w:hAnsi="Times New Roman" w:cs="Times New Roman"/>
          <w:sz w:val="24"/>
        </w:rPr>
        <w:t xml:space="preserve">Sea </w:t>
      </w:r>
      <w:r w:rsidRPr="00CE457C">
        <w:rPr>
          <w:rFonts w:ascii="Times New Roman" w:hAnsi="Times New Roman" w:cs="Times New Roman"/>
          <w:sz w:val="24"/>
        </w:rPr>
        <w:t>will likely increase. 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Alaska… 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p>
    <w:p w14:paraId="01895C1B" w14:textId="361577AC" w:rsidR="004D5A7F" w:rsidRPr="00CA4945" w:rsidRDefault="004D5A7F" w:rsidP="00BB5655">
      <w:pPr>
        <w:pStyle w:val="Heading1"/>
      </w:pPr>
      <w:r w:rsidRPr="00CA4945">
        <w:t>Acknowledgements</w:t>
      </w:r>
    </w:p>
    <w:p w14:paraId="0D9F2AEA" w14:textId="27F14CA7"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Gotthardt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164"/>
      <w:r w:rsidRPr="00CA4945">
        <w:t xml:space="preserve">Casey Greenstein, Lindsey Flagstad, </w:t>
      </w:r>
      <w:r w:rsidR="00A41DF2">
        <w:t xml:space="preserve">Bonnie Bernard, </w:t>
      </w:r>
      <w:r w:rsidRPr="00CA4945">
        <w:t xml:space="preserve">Jaime Weltfelt, and Curtis Whisman </w:t>
      </w:r>
      <w:r w:rsidR="00304FD5">
        <w:t>contributed</w:t>
      </w:r>
      <w:r w:rsidRPr="00CA4945">
        <w:t xml:space="preserve"> to the development of the ranking system and the species status reports. </w:t>
      </w:r>
      <w:commentRangeEnd w:id="164"/>
      <w:r w:rsidR="00304FD5">
        <w:rPr>
          <w:rStyle w:val="CommentReference"/>
          <w:rFonts w:ascii="Arial" w:eastAsia="Arial" w:hAnsi="Arial" w:cs="Arial"/>
          <w:color w:val="000000"/>
          <w:lang w:val="en-US" w:eastAsia="en-US"/>
        </w:rPr>
        <w:commentReference w:id="164"/>
      </w:r>
      <w:r w:rsidR="00F109AA" w:rsidRPr="00CA4945">
        <w:t>Additional thanks goes to Matt Carlson for initial feedback on this manuscript.</w:t>
      </w:r>
      <w:r w:rsidR="00F109AA">
        <w:t xml:space="preserve"> J.W. thanks</w:t>
      </w:r>
      <w:r w:rsidRPr="00CA4945">
        <w:t xml:space="preserve"> Jen Karnak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Bochenek and Dr. William Koeppen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0896236" w14:textId="77777777" w:rsidR="004D5A7F" w:rsidRPr="00CA4945" w:rsidRDefault="004D5A7F" w:rsidP="004D5A7F">
      <w:pPr>
        <w:spacing w:before="200" w:line="360" w:lineRule="auto"/>
        <w:contextualSpacing/>
      </w:pPr>
    </w:p>
    <w:p w14:paraId="198C9B51" w14:textId="353F26E6" w:rsidR="00723773" w:rsidRPr="00CA4945" w:rsidRDefault="00723773" w:rsidP="00CA4945">
      <w:pPr>
        <w:spacing w:line="360" w:lineRule="auto"/>
        <w:contextualSpacing/>
      </w:pPr>
    </w:p>
    <w:p w14:paraId="422F2A3F" w14:textId="2E3E01D7" w:rsidR="00723773" w:rsidRPr="00CA4945" w:rsidRDefault="00874591" w:rsidP="00CA4945">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5196D366" w14:textId="77777777" w:rsidR="00723773" w:rsidRPr="00CA4945" w:rsidRDefault="00874591" w:rsidP="00CA4945">
      <w:pPr>
        <w:spacing w:before="200" w:line="360" w:lineRule="auto"/>
        <w:contextualSpacing/>
        <w:rPr>
          <w:color w:val="FF0000"/>
          <w:highlight w:val="white"/>
        </w:rPr>
      </w:pPr>
      <w:bookmarkStart w:id="165" w:name="_j7rjor86myf4" w:colFirst="0" w:colLast="0"/>
      <w:bookmarkStart w:id="166" w:name="_wlyl2isgh4pt" w:colFirst="0" w:colLast="0"/>
      <w:bookmarkStart w:id="167" w:name="_9nos1ewn3on8" w:colFirst="0" w:colLast="0"/>
      <w:bookmarkStart w:id="168" w:name="_6eg1um4qsxm4" w:colFirst="0" w:colLast="0"/>
      <w:bookmarkEnd w:id="165"/>
      <w:bookmarkEnd w:id="166"/>
      <w:bookmarkEnd w:id="167"/>
      <w:bookmarkEnd w:id="168"/>
      <w:r w:rsidRPr="00CA4945">
        <w:rPr>
          <w:color w:val="FF0000"/>
          <w:highlight w:val="white"/>
        </w:rPr>
        <w:t>potential papers to cite:</w:t>
      </w:r>
    </w:p>
    <w:p w14:paraId="2238DC07" w14:textId="77777777" w:rsidR="00723773" w:rsidRPr="004D5A7F" w:rsidRDefault="00874591" w:rsidP="00CA4945">
      <w:pPr>
        <w:spacing w:before="200" w:line="360" w:lineRule="auto"/>
        <w:contextualSpacing/>
      </w:pPr>
      <w:r w:rsidRPr="004D5A7F">
        <w:rPr>
          <w:color w:val="222222"/>
          <w:shd w:val="clear" w:color="auto" w:fill="F9CB9C"/>
        </w:rPr>
        <w:lastRenderedPageBreak/>
        <w:t>The risk of nonindigenous species invasion in Prince William Sound associated with oil tanker traffic and ballast water management : pilot study / presented to Regional Citzens' Advisory Council of Prince William Sound ; presented by Gregory M. Ruiz and Anson H. Hines.</w:t>
      </w:r>
    </w:p>
    <w:p w14:paraId="53B13595" w14:textId="0907E771" w:rsidR="00E719FD" w:rsidRPr="006466BF" w:rsidRDefault="00E719FD" w:rsidP="006466BF">
      <w:pPr>
        <w:widowControl w:val="0"/>
        <w:autoSpaceDE w:val="0"/>
        <w:autoSpaceDN w:val="0"/>
        <w:adjustRightInd w:val="0"/>
        <w:ind w:firstLine="0"/>
        <w:rPr>
          <w:b/>
        </w:rPr>
      </w:pPr>
      <w:bookmarkStart w:id="169" w:name="_6u0eeeycv0oa" w:colFirst="0" w:colLast="0"/>
      <w:bookmarkEnd w:id="169"/>
      <w:r>
        <w:rPr>
          <w:b/>
        </w:rPr>
        <w:t>References</w:t>
      </w:r>
    </w:p>
    <w:p w14:paraId="561B43FC" w14:textId="05D45E23" w:rsidR="009E26BA" w:rsidRPr="009E26BA" w:rsidRDefault="004D5A7F" w:rsidP="009E26BA">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9E26BA" w:rsidRPr="009E26BA">
        <w:rPr>
          <w:noProof/>
        </w:rPr>
        <w:t>Ashton, G. V., E. I. Riedlecker, and G. M. Ruiz. 2008. First non-native crustacean established in coastal waters of Alaska. Aquatic Biology 3:133–137.</w:t>
      </w:r>
    </w:p>
    <w:p w14:paraId="6F0BF6A2" w14:textId="77777777" w:rsidR="009E26BA" w:rsidRPr="009E26BA" w:rsidRDefault="009E26BA" w:rsidP="009E26BA">
      <w:pPr>
        <w:widowControl w:val="0"/>
        <w:autoSpaceDE w:val="0"/>
        <w:autoSpaceDN w:val="0"/>
        <w:adjustRightInd w:val="0"/>
        <w:ind w:left="480" w:hanging="480"/>
        <w:rPr>
          <w:noProof/>
        </w:rPr>
      </w:pPr>
      <w:r w:rsidRPr="009E26BA">
        <w:rPr>
          <w:noProof/>
        </w:rPr>
        <w:t>Barry, S. C., K. R. Hayes, C. L. Hewitt, H. L. Behrens, E. Dragsund, and S. M. Bakke. 2008. Ballast water risk assessment: principles, processes, and methods. ICES Journal of Marine Science 65:121–131.</w:t>
      </w:r>
    </w:p>
    <w:p w14:paraId="390187C2" w14:textId="77777777" w:rsidR="009E26BA" w:rsidRPr="009E26BA" w:rsidRDefault="009E26BA" w:rsidP="009E26BA">
      <w:pPr>
        <w:widowControl w:val="0"/>
        <w:autoSpaceDE w:val="0"/>
        <w:autoSpaceDN w:val="0"/>
        <w:adjustRightInd w:val="0"/>
        <w:ind w:left="480" w:hanging="480"/>
        <w:rPr>
          <w:noProof/>
        </w:rPr>
      </w:pPr>
      <w:r w:rsidRPr="009E26BA">
        <w:rPr>
          <w:noProof/>
        </w:rPr>
        <w:t>Blackburn, T. M., P. Pyšek, S. Bacher, J. T. Carlton, R. P. Duncan, V. Jarošík, J. R. U. Wilson, and D. M. Richardson. 2011. A proposed unified framework for biological invasions. Trends in Ecology and Evolution 26:333–339.</w:t>
      </w:r>
    </w:p>
    <w:p w14:paraId="0AC1EE54" w14:textId="77777777" w:rsidR="009E26BA" w:rsidRPr="009E26BA" w:rsidRDefault="009E26BA" w:rsidP="009E26BA">
      <w:pPr>
        <w:widowControl w:val="0"/>
        <w:autoSpaceDE w:val="0"/>
        <w:autoSpaceDN w:val="0"/>
        <w:adjustRightInd w:val="0"/>
        <w:ind w:left="480" w:hanging="480"/>
        <w:rPr>
          <w:noProof/>
        </w:rPr>
      </w:pPr>
      <w:r w:rsidRPr="009E26BA">
        <w:rPr>
          <w:noProof/>
        </w:rPr>
        <w:t>Byrne, M., M. Gall, K. Wolfe, and A. Agüera. 2016. From pole to pole: the potential for the Arctic seastar Asterias amurensis to invade a warming Southern Ocean. Global Change Biology 22:3874–3887.</w:t>
      </w:r>
    </w:p>
    <w:p w14:paraId="4CE0BF9E" w14:textId="77777777" w:rsidR="009E26BA" w:rsidRPr="009E26BA" w:rsidRDefault="009E26BA" w:rsidP="009E26BA">
      <w:pPr>
        <w:widowControl w:val="0"/>
        <w:autoSpaceDE w:val="0"/>
        <w:autoSpaceDN w:val="0"/>
        <w:adjustRightInd w:val="0"/>
        <w:ind w:left="480" w:hanging="480"/>
        <w:rPr>
          <w:noProof/>
        </w:rPr>
      </w:pPr>
      <w:r w:rsidRPr="009E26BA">
        <w:rPr>
          <w:noProof/>
        </w:rPr>
        <w:t>Carlton, J. T. 1996. Pattern, process, and prediction in marine invasion ecology. Biological Conservation 78:97–106.</w:t>
      </w:r>
    </w:p>
    <w:p w14:paraId="6523E597" w14:textId="77777777" w:rsidR="009E26BA" w:rsidRPr="009E26BA" w:rsidRDefault="009E26BA" w:rsidP="009E26BA">
      <w:pPr>
        <w:widowControl w:val="0"/>
        <w:autoSpaceDE w:val="0"/>
        <w:autoSpaceDN w:val="0"/>
        <w:adjustRightInd w:val="0"/>
        <w:ind w:left="480" w:hanging="480"/>
        <w:rPr>
          <w:noProof/>
        </w:rPr>
      </w:pPr>
      <w:r w:rsidRPr="009E26BA">
        <w:rPr>
          <w:noProof/>
        </w:rPr>
        <w:t>Chan, F. T., E. Briski, S. A. Bailey, and H. J. MacIsaac. 2014. Richness–abundance relationships for zooplankton in ballast water: temperate versus Arctic comparisons. ICES Journal of Marine Science 71:1876–1884.</w:t>
      </w:r>
    </w:p>
    <w:p w14:paraId="2D2BBFDA" w14:textId="77777777" w:rsidR="009E26BA" w:rsidRPr="009E26BA" w:rsidRDefault="009E26BA" w:rsidP="009E26BA">
      <w:pPr>
        <w:widowControl w:val="0"/>
        <w:autoSpaceDE w:val="0"/>
        <w:autoSpaceDN w:val="0"/>
        <w:adjustRightInd w:val="0"/>
        <w:ind w:left="480" w:hanging="480"/>
        <w:rPr>
          <w:noProof/>
        </w:rPr>
      </w:pPr>
      <w:r w:rsidRPr="009E26BA">
        <w:rPr>
          <w:noProof/>
        </w:rPr>
        <w:t>Chan, F. T., H. J. MacIsaac, and S. A. Bailey. 2016. Survival of ship biofouling assemblages during and after voyages to the Canadian Arctic. Marine Biology 163:250.</w:t>
      </w:r>
    </w:p>
    <w:p w14:paraId="026BDA8D" w14:textId="77777777" w:rsidR="009E26BA" w:rsidRPr="009E26BA" w:rsidRDefault="009E26BA" w:rsidP="009E26BA">
      <w:pPr>
        <w:widowControl w:val="0"/>
        <w:autoSpaceDE w:val="0"/>
        <w:autoSpaceDN w:val="0"/>
        <w:adjustRightInd w:val="0"/>
        <w:ind w:left="480" w:hanging="480"/>
        <w:rPr>
          <w:noProof/>
        </w:rPr>
      </w:pPr>
      <w:r w:rsidRPr="009E26BA">
        <w:rPr>
          <w:noProof/>
        </w:rPr>
        <w:t>Colautti, R. I., I. A. Grigorovich, and H. J. MacIsaac. 2006. Propagule pressure: A null model for biological invasions. Biological Invasions 8:1023–1037.</w:t>
      </w:r>
    </w:p>
    <w:p w14:paraId="7EAC0A37" w14:textId="77777777" w:rsidR="009E26BA" w:rsidRPr="009E26BA" w:rsidRDefault="009E26BA" w:rsidP="009E26BA">
      <w:pPr>
        <w:widowControl w:val="0"/>
        <w:autoSpaceDE w:val="0"/>
        <w:autoSpaceDN w:val="0"/>
        <w:adjustRightInd w:val="0"/>
        <w:ind w:left="480" w:hanging="480"/>
        <w:rPr>
          <w:noProof/>
        </w:rPr>
      </w:pPr>
      <w:r w:rsidRPr="009E26BA">
        <w:rPr>
          <w:noProof/>
        </w:rPr>
        <w:lastRenderedPageBreak/>
        <w:t>Fetzer, I., and W. E. Arntz. 2008. Reproductive strategies of benthic invertebrates in the Kara Sea (Russian Arctic): Adaptation of reproduction modes to cold water. Marine Ecology Progress Series 356:189–202.</w:t>
      </w:r>
    </w:p>
    <w:p w14:paraId="2910ECA0" w14:textId="77777777" w:rsidR="009E26BA" w:rsidRPr="009E26BA" w:rsidRDefault="009E26BA" w:rsidP="009E26BA">
      <w:pPr>
        <w:widowControl w:val="0"/>
        <w:autoSpaceDE w:val="0"/>
        <w:autoSpaceDN w:val="0"/>
        <w:adjustRightInd w:val="0"/>
        <w:ind w:left="480" w:hanging="480"/>
        <w:rPr>
          <w:noProof/>
        </w:rPr>
      </w:pPr>
      <w:r w:rsidRPr="009E26BA">
        <w:rPr>
          <w:noProof/>
        </w:rPr>
        <w:t>Grebmeier, J. M., L. W. Cooper, H. M. Feder, and B. I. Sirenko. 2006a. Ecosystem dynamics of the Pacific-influenced Northern Bering and Chukchi Seas in the Amerasian Arctic. Progress in Oceanography 71:331–361.</w:t>
      </w:r>
    </w:p>
    <w:p w14:paraId="09527E49" w14:textId="77777777" w:rsidR="009E26BA" w:rsidRPr="009E26BA" w:rsidRDefault="009E26BA" w:rsidP="009E26BA">
      <w:pPr>
        <w:widowControl w:val="0"/>
        <w:autoSpaceDE w:val="0"/>
        <w:autoSpaceDN w:val="0"/>
        <w:adjustRightInd w:val="0"/>
        <w:ind w:left="480" w:hanging="480"/>
        <w:rPr>
          <w:noProof/>
        </w:rPr>
      </w:pPr>
      <w:r w:rsidRPr="009E26BA">
        <w:rPr>
          <w:noProof/>
        </w:rPr>
        <w:t>Grebmeier, J. M., J. E. Overland, S. E. Moore, E. V Farley, E. C. Carmack, L. W. Cooper, K. E. Frey, J. H. Helle, F. A. McLaughlin, and S. L. McNutt. 2006b. A major ecosystem shift in the Northern Bering Sea. Science 311:1461–1464.</w:t>
      </w:r>
    </w:p>
    <w:p w14:paraId="3CC366EC" w14:textId="77777777" w:rsidR="009E26BA" w:rsidRPr="009E26BA" w:rsidRDefault="009E26BA" w:rsidP="009E26BA">
      <w:pPr>
        <w:widowControl w:val="0"/>
        <w:autoSpaceDE w:val="0"/>
        <w:autoSpaceDN w:val="0"/>
        <w:adjustRightInd w:val="0"/>
        <w:ind w:left="480" w:hanging="480"/>
        <w:rPr>
          <w:noProof/>
        </w:rPr>
      </w:pPr>
      <w:r w:rsidRPr="009E26BA">
        <w:rPr>
          <w:noProof/>
        </w:rPr>
        <w:t>Hermann, A. J., G. A. Gibson, N. A. Bond, E. N. Curchitser, K. Hedstrom, W. Cheng, M. Wang, E. D. Cokelet, P. J. Stabeno, and K. Aydin. 2016. Projected future biophysical states of the Bering Sea. Deep-Sea Research Part II: Topical Studies in Oceanography 134:30–47.</w:t>
      </w:r>
    </w:p>
    <w:p w14:paraId="2F50529D" w14:textId="77777777" w:rsidR="009E26BA" w:rsidRPr="009E26BA" w:rsidRDefault="009E26BA" w:rsidP="009E26BA">
      <w:pPr>
        <w:widowControl w:val="0"/>
        <w:autoSpaceDE w:val="0"/>
        <w:autoSpaceDN w:val="0"/>
        <w:adjustRightInd w:val="0"/>
        <w:ind w:left="480" w:hanging="480"/>
        <w:rPr>
          <w:noProof/>
        </w:rPr>
      </w:pPr>
      <w:r w:rsidRPr="009E26BA">
        <w:rPr>
          <w:noProof/>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377E1393" w14:textId="77777777" w:rsidR="009E26BA" w:rsidRPr="009E26BA" w:rsidRDefault="009E26BA" w:rsidP="009E26BA">
      <w:pPr>
        <w:widowControl w:val="0"/>
        <w:autoSpaceDE w:val="0"/>
        <w:autoSpaceDN w:val="0"/>
        <w:adjustRightInd w:val="0"/>
        <w:ind w:left="480" w:hanging="480"/>
        <w:rPr>
          <w:noProof/>
        </w:rPr>
      </w:pPr>
      <w:r w:rsidRPr="009E26BA">
        <w:rPr>
          <w:noProof/>
        </w:rPr>
        <w:t>Hewitt, C. L., and K. R. Hayes. 2002. Risk assessment of marine biological invasions. Pages 456–466</w:t>
      </w:r>
      <w:r w:rsidRPr="009E26BA">
        <w:rPr>
          <w:i/>
          <w:iCs/>
          <w:noProof/>
        </w:rPr>
        <w:t>in</w:t>
      </w:r>
      <w:r w:rsidRPr="009E26BA">
        <w:rPr>
          <w:noProof/>
        </w:rPr>
        <w:t xml:space="preserve"> E. Leppäkoski, S. Gollasch, and S. Olenin, editors.Invasive Aquatic Species of Europe. Distribution, Impacts and Management. Springer Netherlands.</w:t>
      </w:r>
    </w:p>
    <w:p w14:paraId="7AC1AD44" w14:textId="77777777" w:rsidR="009E26BA" w:rsidRPr="009E26BA" w:rsidRDefault="009E26BA" w:rsidP="009E26BA">
      <w:pPr>
        <w:widowControl w:val="0"/>
        <w:autoSpaceDE w:val="0"/>
        <w:autoSpaceDN w:val="0"/>
        <w:adjustRightInd w:val="0"/>
        <w:ind w:left="480" w:hanging="480"/>
        <w:rPr>
          <w:noProof/>
        </w:rPr>
      </w:pPr>
      <w:r w:rsidRPr="009E26BA">
        <w:rPr>
          <w:noProof/>
        </w:rPr>
        <w:t>Hines, A. H., G. M. Ruiz, N. G. Hitchcock, and C. E. de Rivera. 2004. Projecting range expansion of invasive European green crabs (Carcinus maenas) to Alaska: temperature and salinity tolerance of larvae. Edgewater, MD.</w:t>
      </w:r>
    </w:p>
    <w:p w14:paraId="7320F2C0" w14:textId="77777777" w:rsidR="009E26BA" w:rsidRPr="009E26BA" w:rsidRDefault="009E26BA" w:rsidP="009E26BA">
      <w:pPr>
        <w:widowControl w:val="0"/>
        <w:autoSpaceDE w:val="0"/>
        <w:autoSpaceDN w:val="0"/>
        <w:adjustRightInd w:val="0"/>
        <w:ind w:left="480" w:hanging="480"/>
        <w:rPr>
          <w:noProof/>
        </w:rPr>
      </w:pPr>
      <w:r w:rsidRPr="009E26BA">
        <w:rPr>
          <w:noProof/>
        </w:rPr>
        <w:lastRenderedPageBreak/>
        <w:t>Huang, X., S. Li, P. Ni, Y. Gao, J. Bei, Z. Zhou, and A. Zhan. 2017. Rapid response to changing environments during biological invasions: DNA methylation perspectives. Molecular Ecology 12:3218–3221.</w:t>
      </w:r>
    </w:p>
    <w:p w14:paraId="520DA310" w14:textId="77777777" w:rsidR="009E26BA" w:rsidRPr="009E26BA" w:rsidRDefault="009E26BA" w:rsidP="009E26BA">
      <w:pPr>
        <w:widowControl w:val="0"/>
        <w:autoSpaceDE w:val="0"/>
        <w:autoSpaceDN w:val="0"/>
        <w:adjustRightInd w:val="0"/>
        <w:ind w:left="480" w:hanging="480"/>
        <w:rPr>
          <w:noProof/>
        </w:rPr>
      </w:pPr>
      <w:r w:rsidRPr="009E26BA">
        <w:rPr>
          <w:noProof/>
        </w:rPr>
        <w:t>Kassahn, K. S., R. H. Crozier, H. O. Pörtner, and M. J. Caley. 2009. Animal performance and stress: Responses and tolerance limits at different levels of biological organisation. Biological Reviews 84:277–292.</w:t>
      </w:r>
    </w:p>
    <w:p w14:paraId="70358BA1" w14:textId="77777777" w:rsidR="009E26BA" w:rsidRPr="009E26BA" w:rsidRDefault="009E26BA" w:rsidP="009E26BA">
      <w:pPr>
        <w:widowControl w:val="0"/>
        <w:autoSpaceDE w:val="0"/>
        <w:autoSpaceDN w:val="0"/>
        <w:adjustRightInd w:val="0"/>
        <w:ind w:left="480" w:hanging="480"/>
        <w:rPr>
          <w:noProof/>
        </w:rPr>
      </w:pPr>
      <w:r w:rsidRPr="009E26BA">
        <w:rPr>
          <w:noProof/>
        </w:rPr>
        <w:t>Kotwicki, S., and R. R. Lauth. 2013. Detecting temporal trends and environmentally-driven changes in the spatial distribution of bottom fishes and crabs on the eastern Bering Sea shelf. Deep-Sea Research Part II: Topical Studies in Oceanography 94:231–243.</w:t>
      </w:r>
    </w:p>
    <w:p w14:paraId="513A9221" w14:textId="77777777" w:rsidR="009E26BA" w:rsidRPr="009E26BA" w:rsidRDefault="009E26BA" w:rsidP="009E26BA">
      <w:pPr>
        <w:widowControl w:val="0"/>
        <w:autoSpaceDE w:val="0"/>
        <w:autoSpaceDN w:val="0"/>
        <w:adjustRightInd w:val="0"/>
        <w:ind w:left="480" w:hanging="480"/>
        <w:rPr>
          <w:noProof/>
        </w:rPr>
      </w:pPr>
      <w:r w:rsidRPr="009E26BA">
        <w:rPr>
          <w:noProof/>
        </w:rPr>
        <w:t>Lemke, P., J. Ren, R. B. Alley, I. Allison, J. Carrasco, G. Flato, Y. Fujii, G. Kaser, P. Mote, R. H. Thomas, and T. Zhang. 2007. Observations: Changes in snow, ice and frozen ground. Pages 337–383</w:t>
      </w:r>
      <w:r w:rsidRPr="009E26BA">
        <w:rPr>
          <w:i/>
          <w:iCs/>
          <w:noProof/>
        </w:rPr>
        <w:t>in</w:t>
      </w:r>
      <w:r w:rsidRPr="009E26BA">
        <w:rPr>
          <w:noProof/>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4F04D288" w14:textId="77777777" w:rsidR="009E26BA" w:rsidRPr="009E26BA" w:rsidRDefault="009E26BA" w:rsidP="009E26BA">
      <w:pPr>
        <w:widowControl w:val="0"/>
        <w:autoSpaceDE w:val="0"/>
        <w:autoSpaceDN w:val="0"/>
        <w:adjustRightInd w:val="0"/>
        <w:ind w:left="480" w:hanging="480"/>
        <w:rPr>
          <w:noProof/>
        </w:rPr>
      </w:pPr>
      <w:r w:rsidRPr="009E26BA">
        <w:rPr>
          <w:noProof/>
        </w:rPr>
        <w:t>Lord, J. P. 2017. Impact of seawater temperature on growth and recruitment of invasive fouling species at the global scale. Marine Ecology 38:1–10.</w:t>
      </w:r>
    </w:p>
    <w:p w14:paraId="070D7D62" w14:textId="77777777" w:rsidR="009E26BA" w:rsidRPr="009E26BA" w:rsidRDefault="009E26BA" w:rsidP="009E26BA">
      <w:pPr>
        <w:widowControl w:val="0"/>
        <w:autoSpaceDE w:val="0"/>
        <w:autoSpaceDN w:val="0"/>
        <w:adjustRightInd w:val="0"/>
        <w:ind w:left="480" w:hanging="480"/>
        <w:rPr>
          <w:noProof/>
        </w:rPr>
      </w:pPr>
      <w:r w:rsidRPr="009E26BA">
        <w:rPr>
          <w:noProof/>
        </w:rPr>
        <w:t>Lord, J. P., J. M. Calini, and R. B. Whitlatch. 2015. Influence of seawater temperature and shipping on the spread and establishment of marine fouling species. Marine Biology 162:2481–2492.</w:t>
      </w:r>
    </w:p>
    <w:p w14:paraId="2B8FC124" w14:textId="77777777" w:rsidR="009E26BA" w:rsidRPr="009E26BA" w:rsidRDefault="009E26BA" w:rsidP="009E26BA">
      <w:pPr>
        <w:widowControl w:val="0"/>
        <w:autoSpaceDE w:val="0"/>
        <w:autoSpaceDN w:val="0"/>
        <w:adjustRightInd w:val="0"/>
        <w:ind w:left="480" w:hanging="480"/>
        <w:rPr>
          <w:noProof/>
        </w:rPr>
      </w:pPr>
      <w:r w:rsidRPr="009E26BA">
        <w:rPr>
          <w:noProof/>
        </w:rPr>
        <w:t>Matsuno, K., A. Yamaguchi, T. Hirawake, and I. Imai. 2011. Year-to-year changes of the mesozooplankton community in the Chukchi Sea during summers of 1991, 1992 and 2007, 2008. Polar Biology 34:1349–1360.</w:t>
      </w:r>
    </w:p>
    <w:p w14:paraId="44F13FD2" w14:textId="77777777" w:rsidR="009E26BA" w:rsidRPr="009E26BA" w:rsidRDefault="009E26BA" w:rsidP="009E26BA">
      <w:pPr>
        <w:widowControl w:val="0"/>
        <w:autoSpaceDE w:val="0"/>
        <w:autoSpaceDN w:val="0"/>
        <w:adjustRightInd w:val="0"/>
        <w:ind w:left="480" w:hanging="480"/>
        <w:rPr>
          <w:noProof/>
        </w:rPr>
      </w:pPr>
      <w:r w:rsidRPr="009E26BA">
        <w:rPr>
          <w:noProof/>
        </w:rPr>
        <w:lastRenderedPageBreak/>
        <w:t>Miller, A. W., and G. M. Ruiz. 2014. Arctic shipping and marine invaders. Nature Climate Change 4:413–416.</w:t>
      </w:r>
    </w:p>
    <w:p w14:paraId="762A288A" w14:textId="77777777" w:rsidR="009E26BA" w:rsidRPr="009E26BA" w:rsidRDefault="009E26BA" w:rsidP="009E26BA">
      <w:pPr>
        <w:widowControl w:val="0"/>
        <w:autoSpaceDE w:val="0"/>
        <w:autoSpaceDN w:val="0"/>
        <w:adjustRightInd w:val="0"/>
        <w:ind w:left="480" w:hanging="480"/>
        <w:rPr>
          <w:noProof/>
        </w:rPr>
      </w:pPr>
      <w:r w:rsidRPr="009E26BA">
        <w:rPr>
          <w:noProof/>
        </w:rPr>
        <w:t>Miller, K. B. 2016. Forecasting at the edge of the niche: Didemnum vexillum in Southeast Alaska. Marine Biology 163:1–12.</w:t>
      </w:r>
    </w:p>
    <w:p w14:paraId="4A621A63" w14:textId="77777777" w:rsidR="009E26BA" w:rsidRPr="009E26BA" w:rsidRDefault="009E26BA" w:rsidP="009E26BA">
      <w:pPr>
        <w:widowControl w:val="0"/>
        <w:autoSpaceDE w:val="0"/>
        <w:autoSpaceDN w:val="0"/>
        <w:adjustRightInd w:val="0"/>
        <w:ind w:left="480" w:hanging="480"/>
        <w:rPr>
          <w:noProof/>
        </w:rPr>
      </w:pPr>
      <w:r w:rsidRPr="009E26BA">
        <w:rPr>
          <w:noProof/>
        </w:rPr>
        <w:t>Molnar, J. L., R. L. Gamboa, C. Revenga, and M. D. Spalding. 2008. Assessing the global threat of invasive species to marine biodiversity. Frontiers in Ecology and the Environment 6:485–492.</w:t>
      </w:r>
    </w:p>
    <w:p w14:paraId="309B234E" w14:textId="77777777" w:rsidR="009E26BA" w:rsidRPr="009E26BA" w:rsidRDefault="009E26BA" w:rsidP="009E26BA">
      <w:pPr>
        <w:widowControl w:val="0"/>
        <w:autoSpaceDE w:val="0"/>
        <w:autoSpaceDN w:val="0"/>
        <w:adjustRightInd w:val="0"/>
        <w:ind w:left="480" w:hanging="480"/>
        <w:rPr>
          <w:noProof/>
        </w:rPr>
      </w:pPr>
      <w:r w:rsidRPr="009E26BA">
        <w:rPr>
          <w:noProof/>
        </w:rPr>
        <w:t>Monaco, C. J., and B. Helmuth. 2011. Tipping Points, Thresholds and the Keystone Role of Physiology in Marine Climate Change Research. Page Advances in Marine Biology.</w:t>
      </w:r>
    </w:p>
    <w:p w14:paraId="4AA62AEC" w14:textId="77777777" w:rsidR="009E26BA" w:rsidRPr="009E26BA" w:rsidRDefault="009E26BA" w:rsidP="009E26BA">
      <w:pPr>
        <w:widowControl w:val="0"/>
        <w:autoSpaceDE w:val="0"/>
        <w:autoSpaceDN w:val="0"/>
        <w:adjustRightInd w:val="0"/>
        <w:ind w:left="480" w:hanging="480"/>
        <w:rPr>
          <w:noProof/>
        </w:rPr>
      </w:pPr>
      <w:r w:rsidRPr="009E26BA">
        <w:rPr>
          <w:noProof/>
        </w:rPr>
        <w:t>Mueter, F. J., and M. A. Litzow. 2008. Sea ice retreat alters the biogeography of the Bering Sea continental shelf. Ecological Applications 18:309–320.</w:t>
      </w:r>
    </w:p>
    <w:p w14:paraId="63C9736D" w14:textId="77777777" w:rsidR="009E26BA" w:rsidRPr="009E26BA" w:rsidRDefault="009E26BA" w:rsidP="009E26BA">
      <w:pPr>
        <w:widowControl w:val="0"/>
        <w:autoSpaceDE w:val="0"/>
        <w:autoSpaceDN w:val="0"/>
        <w:adjustRightInd w:val="0"/>
        <w:ind w:left="480" w:hanging="480"/>
        <w:rPr>
          <w:noProof/>
        </w:rPr>
      </w:pPr>
      <w:r w:rsidRPr="009E26BA">
        <w:rPr>
          <w:noProof/>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425E18AE" w14:textId="77777777" w:rsidR="009E26BA" w:rsidRPr="009E26BA" w:rsidRDefault="009E26BA" w:rsidP="009E26BA">
      <w:pPr>
        <w:widowControl w:val="0"/>
        <w:autoSpaceDE w:val="0"/>
        <w:autoSpaceDN w:val="0"/>
        <w:adjustRightInd w:val="0"/>
        <w:ind w:left="480" w:hanging="480"/>
        <w:rPr>
          <w:noProof/>
        </w:rPr>
      </w:pPr>
      <w:r w:rsidRPr="009E26BA">
        <w:rPr>
          <w:noProof/>
        </w:rPr>
        <w:t>Pörtner, H. 2001. Climate change and temperature-dependent biogeography: Oxygen limitation of thermal tolerance in animals. Naturwissenschaften 88:137–146.</w:t>
      </w:r>
    </w:p>
    <w:p w14:paraId="2EE59D42" w14:textId="77777777" w:rsidR="009E26BA" w:rsidRPr="009E26BA" w:rsidRDefault="009E26BA" w:rsidP="009E26BA">
      <w:pPr>
        <w:widowControl w:val="0"/>
        <w:autoSpaceDE w:val="0"/>
        <w:autoSpaceDN w:val="0"/>
        <w:adjustRightInd w:val="0"/>
        <w:ind w:left="480" w:hanging="480"/>
        <w:rPr>
          <w:noProof/>
        </w:rPr>
      </w:pPr>
      <w:r w:rsidRPr="009E26BA">
        <w:rPr>
          <w:noProof/>
        </w:rPr>
        <w:t>Powers, S. P., M. A. Bishop, J. H. Grabowski, and C. H. Peterson. 2006. Distribution of the invasive bivalve Mya arenaria L. on intertidal flats of southcentral Alaska. Journal of Sea Research 55:207–216.</w:t>
      </w:r>
    </w:p>
    <w:p w14:paraId="39CEC2D8"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Reid, P. C., D. G. Johns, M. Edwards, M. Starr, M. Poulin, and P. Snoeijs. 2007. A biological consequence of reducing Arctic ice cover: Arrival of the Pacific diatom Neodenticula seminae in the North Atlantic for the first time in 800000 years. Global Change Biology </w:t>
      </w:r>
      <w:r w:rsidRPr="009E26BA">
        <w:rPr>
          <w:noProof/>
        </w:rPr>
        <w:lastRenderedPageBreak/>
        <w:t>13:1910–1921.</w:t>
      </w:r>
    </w:p>
    <w:p w14:paraId="4C15B874" w14:textId="77777777" w:rsidR="009E26BA" w:rsidRPr="009E26BA" w:rsidRDefault="009E26BA" w:rsidP="009E26BA">
      <w:pPr>
        <w:widowControl w:val="0"/>
        <w:autoSpaceDE w:val="0"/>
        <w:autoSpaceDN w:val="0"/>
        <w:adjustRightInd w:val="0"/>
        <w:ind w:left="480" w:hanging="480"/>
        <w:rPr>
          <w:noProof/>
        </w:rPr>
      </w:pPr>
      <w:r w:rsidRPr="009E26BA">
        <w:rPr>
          <w:noProof/>
        </w:rPr>
        <w:t>Renaud, P. E., M. K. Sejr, B. A. Bluhm, B. Sirenko, and I. H. Ellingsen. 2015. The future of Arctic benthos: Expansion, invasion, and biodiversity. Progress in Oceanography 139:244–257.</w:t>
      </w:r>
    </w:p>
    <w:p w14:paraId="785207C3" w14:textId="77777777" w:rsidR="009E26BA" w:rsidRPr="009E26BA" w:rsidRDefault="009E26BA" w:rsidP="009E26BA">
      <w:pPr>
        <w:widowControl w:val="0"/>
        <w:autoSpaceDE w:val="0"/>
        <w:autoSpaceDN w:val="0"/>
        <w:adjustRightInd w:val="0"/>
        <w:ind w:left="480" w:hanging="480"/>
        <w:rPr>
          <w:noProof/>
        </w:rPr>
      </w:pPr>
      <w:r w:rsidRPr="009E26BA">
        <w:rPr>
          <w:noProof/>
        </w:rPr>
        <w:t>de Rivera, C. E., N. G. Hitchcock, S. J. Teck, B. P. Steves, A. H. Hines, and G. M. Ruiz. 2007. Larval development rate predicts range expansion of an introduced crab. Marine Biology 150:1275–1288.</w:t>
      </w:r>
    </w:p>
    <w:p w14:paraId="7E00CAEF" w14:textId="77777777" w:rsidR="009E26BA" w:rsidRPr="009E26BA" w:rsidRDefault="009E26BA" w:rsidP="009E26BA">
      <w:pPr>
        <w:widowControl w:val="0"/>
        <w:autoSpaceDE w:val="0"/>
        <w:autoSpaceDN w:val="0"/>
        <w:adjustRightInd w:val="0"/>
        <w:ind w:left="480" w:hanging="480"/>
        <w:rPr>
          <w:noProof/>
        </w:rPr>
      </w:pPr>
      <w:r w:rsidRPr="009E26BA">
        <w:rPr>
          <w:noProof/>
        </w:rPr>
        <w:t>de Rivera, C. E., B. P. Steves, P. W. Fofonoff, A. H. Hines, and G. M. Ruiz. 2011. Potential for high-latitude marine invasions along western North America. Diversity and Distributions 17:1198–1209.</w:t>
      </w:r>
    </w:p>
    <w:p w14:paraId="7F761FD7" w14:textId="77777777" w:rsidR="009E26BA" w:rsidRPr="009E26BA" w:rsidRDefault="009E26BA" w:rsidP="009E26BA">
      <w:pPr>
        <w:widowControl w:val="0"/>
        <w:autoSpaceDE w:val="0"/>
        <w:autoSpaceDN w:val="0"/>
        <w:adjustRightInd w:val="0"/>
        <w:ind w:left="480" w:hanging="480"/>
        <w:rPr>
          <w:noProof/>
        </w:rPr>
      </w:pPr>
      <w:r w:rsidRPr="009E26BA">
        <w:rPr>
          <w:noProof/>
        </w:rPr>
        <w:t>Ruiz, G. M., J. T. Carlton, E. D. Grosholz, and A. H. Hines. 1997. Global invasions of marine and estuarine habitats by non-indigenous species: Mechanisms, extent, and consequences. American Zoologist 37:621–632.</w:t>
      </w:r>
    </w:p>
    <w:p w14:paraId="71B08665" w14:textId="77777777" w:rsidR="009E26BA" w:rsidRPr="009E26BA" w:rsidRDefault="009E26BA" w:rsidP="009E26BA">
      <w:pPr>
        <w:widowControl w:val="0"/>
        <w:autoSpaceDE w:val="0"/>
        <w:autoSpaceDN w:val="0"/>
        <w:adjustRightInd w:val="0"/>
        <w:ind w:left="480" w:hanging="480"/>
        <w:rPr>
          <w:noProof/>
        </w:rPr>
      </w:pPr>
      <w:r w:rsidRPr="009E26BA">
        <w:rPr>
          <w:noProof/>
        </w:rPr>
        <w:t>Ruiz, G. M., P. W. Fofonoff, and J. T. Carlton. 2015. Invasion history and vector dynamics in coastal marine ecosystems: a North American perspective. Aquatic Ecosystem Health &amp; Management 18:299–311.</w:t>
      </w:r>
    </w:p>
    <w:p w14:paraId="1C20C44F" w14:textId="77777777" w:rsidR="009E26BA" w:rsidRPr="009E26BA" w:rsidRDefault="009E26BA" w:rsidP="009E26BA">
      <w:pPr>
        <w:widowControl w:val="0"/>
        <w:autoSpaceDE w:val="0"/>
        <w:autoSpaceDN w:val="0"/>
        <w:adjustRightInd w:val="0"/>
        <w:ind w:left="480" w:hanging="480"/>
        <w:rPr>
          <w:noProof/>
        </w:rPr>
      </w:pPr>
      <w:r w:rsidRPr="009E26BA">
        <w:rPr>
          <w:noProof/>
        </w:rPr>
        <w:t>Ruiz, G. M., and C. L. Hewitt. 2009. Latitudinal patterns of biological invasions in marine ecosystems: a polar perspective. Pages 347–358</w:t>
      </w:r>
      <w:r w:rsidRPr="009E26BA">
        <w:rPr>
          <w:i/>
          <w:iCs/>
          <w:noProof/>
        </w:rPr>
        <w:t>in</w:t>
      </w:r>
      <w:r w:rsidRPr="009E26BA">
        <w:rPr>
          <w:noProof/>
        </w:rPr>
        <w:t xml:space="preserve"> I. Krupnik, M. A. Lang, and S. E. Miller, editors.Smithsonian at the Poles: Contributions to International Polar Year Science. Smithsonian Institution Scholarly Press, Washington, DC.</w:t>
      </w:r>
    </w:p>
    <w:p w14:paraId="3017C8AB" w14:textId="77777777" w:rsidR="009E26BA" w:rsidRPr="009E26BA" w:rsidRDefault="009E26BA" w:rsidP="009E26BA">
      <w:pPr>
        <w:widowControl w:val="0"/>
        <w:autoSpaceDE w:val="0"/>
        <w:autoSpaceDN w:val="0"/>
        <w:adjustRightInd w:val="0"/>
        <w:ind w:left="480" w:hanging="480"/>
        <w:rPr>
          <w:noProof/>
        </w:rPr>
      </w:pPr>
      <w:r w:rsidRPr="009E26BA">
        <w:rPr>
          <w:noProof/>
        </w:rPr>
        <w:t>Saunders, M., and A. Metaxas. 2007. Temperature explains settlement patterns of the introduced bryozoan Membranipora membranacea in Nova Scotia, Canada. Marine Ecology Progress Series 344:95–106.</w:t>
      </w:r>
    </w:p>
    <w:p w14:paraId="1B7A03EB" w14:textId="77777777" w:rsidR="009E26BA" w:rsidRPr="009E26BA" w:rsidRDefault="009E26BA" w:rsidP="009E26BA">
      <w:pPr>
        <w:widowControl w:val="0"/>
        <w:autoSpaceDE w:val="0"/>
        <w:autoSpaceDN w:val="0"/>
        <w:adjustRightInd w:val="0"/>
        <w:ind w:left="480" w:hanging="480"/>
        <w:rPr>
          <w:noProof/>
        </w:rPr>
      </w:pPr>
      <w:r w:rsidRPr="009E26BA">
        <w:rPr>
          <w:noProof/>
        </w:rPr>
        <w:lastRenderedPageBreak/>
        <w:t>Sorte, C. J. B. 2014. Synergies between climate change and species invasions: Evidence from marine systems. Invasive Species and Global Climate Change:101–116.</w:t>
      </w:r>
    </w:p>
    <w:p w14:paraId="32F4FFE6" w14:textId="77777777" w:rsidR="009E26BA" w:rsidRPr="009E26BA" w:rsidRDefault="009E26BA" w:rsidP="009E26BA">
      <w:pPr>
        <w:widowControl w:val="0"/>
        <w:autoSpaceDE w:val="0"/>
        <w:autoSpaceDN w:val="0"/>
        <w:adjustRightInd w:val="0"/>
        <w:ind w:left="480" w:hanging="480"/>
        <w:rPr>
          <w:noProof/>
        </w:rPr>
      </w:pPr>
      <w:r w:rsidRPr="009E26BA">
        <w:rPr>
          <w:noProof/>
        </w:rPr>
        <w:t>Sorte, C. J. B., S. J. Jones, and L. P. Miller. 2011. Geographic variation in temperature tolerance as an indicator of potential population responses to climate change. Journal of Experimental Marine Biology and Ecology 400:209–217.</w:t>
      </w:r>
    </w:p>
    <w:p w14:paraId="7C09F6DD" w14:textId="77777777" w:rsidR="009E26BA" w:rsidRPr="009E26BA" w:rsidRDefault="009E26BA" w:rsidP="009E26BA">
      <w:pPr>
        <w:widowControl w:val="0"/>
        <w:autoSpaceDE w:val="0"/>
        <w:autoSpaceDN w:val="0"/>
        <w:adjustRightInd w:val="0"/>
        <w:ind w:left="480" w:hanging="480"/>
        <w:rPr>
          <w:noProof/>
        </w:rPr>
      </w:pPr>
      <w:r w:rsidRPr="009E26BA">
        <w:rPr>
          <w:noProof/>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25507419" w14:textId="77777777" w:rsidR="009E26BA" w:rsidRPr="009E26BA" w:rsidRDefault="009E26BA" w:rsidP="009E26BA">
      <w:pPr>
        <w:widowControl w:val="0"/>
        <w:autoSpaceDE w:val="0"/>
        <w:autoSpaceDN w:val="0"/>
        <w:adjustRightInd w:val="0"/>
        <w:ind w:left="480" w:hanging="480"/>
        <w:rPr>
          <w:noProof/>
        </w:rPr>
      </w:pPr>
      <w:r w:rsidRPr="009E26BA">
        <w:rPr>
          <w:noProof/>
        </w:rPr>
        <w:t>Stabeno, P. J., N. A. Bond, and S. A. Salo. 2007. On the recent warming of the southeastern Bering Sea shelf. Deep-Sea Research Part II: Topical Studies in Oceanography 54:2599–2618.</w:t>
      </w:r>
    </w:p>
    <w:p w14:paraId="1A82A7A5" w14:textId="77777777" w:rsidR="009E26BA" w:rsidRPr="009E26BA" w:rsidRDefault="009E26BA" w:rsidP="009E26BA">
      <w:pPr>
        <w:widowControl w:val="0"/>
        <w:autoSpaceDE w:val="0"/>
        <w:autoSpaceDN w:val="0"/>
        <w:adjustRightInd w:val="0"/>
        <w:ind w:left="480" w:hanging="480"/>
        <w:rPr>
          <w:noProof/>
        </w:rPr>
      </w:pPr>
      <w:r w:rsidRPr="009E26BA">
        <w:rPr>
          <w:noProof/>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21662023" w14:textId="77777777" w:rsidR="009E26BA" w:rsidRPr="009E26BA" w:rsidRDefault="009E26BA" w:rsidP="009E26BA">
      <w:pPr>
        <w:widowControl w:val="0"/>
        <w:autoSpaceDE w:val="0"/>
        <w:autoSpaceDN w:val="0"/>
        <w:adjustRightInd w:val="0"/>
        <w:ind w:left="480" w:hanging="480"/>
        <w:rPr>
          <w:noProof/>
        </w:rPr>
      </w:pPr>
      <w:r w:rsidRPr="009E26BA">
        <w:rPr>
          <w:noProof/>
        </w:rPr>
        <w:t>Stabeno, P. J., J. D. Schumacher, and K. Ohtani. 1999. The physical oceanography of the Bering Sea. Pages 1–28</w:t>
      </w:r>
      <w:r w:rsidRPr="009E26BA">
        <w:rPr>
          <w:i/>
          <w:iCs/>
          <w:noProof/>
        </w:rPr>
        <w:t>in</w:t>
      </w:r>
      <w:r w:rsidRPr="009E26BA">
        <w:rPr>
          <w:noProof/>
        </w:rPr>
        <w:t xml:space="preserve"> T. R. Loughlin and K. Ohtani, editors.Dynamics of the Bering Sea. University of Alaska Sea Grant, Fairbanks, AK.</w:t>
      </w:r>
    </w:p>
    <w:p w14:paraId="65EBA538" w14:textId="77777777" w:rsidR="009E26BA" w:rsidRPr="009E26BA" w:rsidRDefault="009E26BA" w:rsidP="009E26BA">
      <w:pPr>
        <w:widowControl w:val="0"/>
        <w:autoSpaceDE w:val="0"/>
        <w:autoSpaceDN w:val="0"/>
        <w:adjustRightInd w:val="0"/>
        <w:ind w:left="480" w:hanging="480"/>
        <w:rPr>
          <w:noProof/>
        </w:rPr>
      </w:pPr>
      <w:r w:rsidRPr="009E26BA">
        <w:rPr>
          <w:noProof/>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1C2E52A0" w14:textId="77777777" w:rsidR="009E26BA" w:rsidRPr="009E26BA" w:rsidRDefault="009E26BA" w:rsidP="009E26BA">
      <w:pPr>
        <w:widowControl w:val="0"/>
        <w:autoSpaceDE w:val="0"/>
        <w:autoSpaceDN w:val="0"/>
        <w:adjustRightInd w:val="0"/>
        <w:ind w:left="480" w:hanging="480"/>
        <w:rPr>
          <w:noProof/>
        </w:rPr>
      </w:pPr>
      <w:r w:rsidRPr="009E26BA">
        <w:rPr>
          <w:noProof/>
        </w:rPr>
        <w:lastRenderedPageBreak/>
        <w:t>Stroeve, J. C., M. C. Serreze, M. M. Holland, J. E. Kay, J. Malanik, and A. P. Barrett. 2012. The Arctic’s rapidly shrinking sea ice cover: A research synthesis. Climatic Change 110:1005–1027.</w:t>
      </w:r>
    </w:p>
    <w:p w14:paraId="38249293" w14:textId="77777777" w:rsidR="009E26BA" w:rsidRPr="009E26BA" w:rsidRDefault="009E26BA" w:rsidP="009E26BA">
      <w:pPr>
        <w:widowControl w:val="0"/>
        <w:autoSpaceDE w:val="0"/>
        <w:autoSpaceDN w:val="0"/>
        <w:adjustRightInd w:val="0"/>
        <w:ind w:left="480" w:hanging="480"/>
        <w:rPr>
          <w:noProof/>
        </w:rPr>
      </w:pPr>
      <w:r w:rsidRPr="009E26BA">
        <w:rPr>
          <w:noProof/>
        </w:rPr>
        <w:t>Valdizan, A., P. G. Beninger, P. Decottignies, M. Chantrel, and B. Cognie. 2011. Evidence that rising coastal seawater temperatures increase reproductive output of the invasive gastropod Crepidula fornicata. Marine Ecology Progress Series 438:153–165.</w:t>
      </w:r>
    </w:p>
    <w:p w14:paraId="6E17F20F" w14:textId="77777777" w:rsidR="009E26BA" w:rsidRPr="009E26BA" w:rsidRDefault="009E26BA" w:rsidP="009E26BA">
      <w:pPr>
        <w:widowControl w:val="0"/>
        <w:autoSpaceDE w:val="0"/>
        <w:autoSpaceDN w:val="0"/>
        <w:adjustRightInd w:val="0"/>
        <w:ind w:left="480" w:hanging="480"/>
        <w:rPr>
          <w:noProof/>
        </w:rPr>
      </w:pPr>
      <w:r w:rsidRPr="009E26BA">
        <w:rPr>
          <w:noProof/>
        </w:rPr>
        <w:t>Verling, E., G. M. Ruiz, L. D. Smith, B. Galil, A. W. Miller, and K. R. Murphy. 2005. Supply-side invasion ecology: characterizing propagule pressure in coastal ecosystems. Proceedings of the Royal Society B: Biological Sciences 272:1249–1257.</w:t>
      </w:r>
    </w:p>
    <w:p w14:paraId="27AE0F6E" w14:textId="77777777" w:rsidR="009E26BA" w:rsidRPr="009E26BA" w:rsidRDefault="009E26BA" w:rsidP="009E26BA">
      <w:pPr>
        <w:widowControl w:val="0"/>
        <w:autoSpaceDE w:val="0"/>
        <w:autoSpaceDN w:val="0"/>
        <w:adjustRightInd w:val="0"/>
        <w:ind w:left="480" w:hanging="480"/>
        <w:rPr>
          <w:noProof/>
        </w:rPr>
      </w:pPr>
      <w:r w:rsidRPr="009E26BA">
        <w:rPr>
          <w:noProof/>
        </w:rPr>
        <w:t>Verna, D., B. Harris, K. Holzer, and M. Minton. 2016. Ballast-borne marine invasive species: exploring the risk to coastal Alaska, USA. Management of Biological Invasions 7:199–211.</w:t>
      </w:r>
    </w:p>
    <w:p w14:paraId="5B92AAAD" w14:textId="77777777" w:rsidR="009E26BA" w:rsidRPr="009E26BA" w:rsidRDefault="009E26BA" w:rsidP="009E26BA">
      <w:pPr>
        <w:widowControl w:val="0"/>
        <w:autoSpaceDE w:val="0"/>
        <w:autoSpaceDN w:val="0"/>
        <w:adjustRightInd w:val="0"/>
        <w:ind w:left="480" w:hanging="480"/>
        <w:rPr>
          <w:noProof/>
        </w:rPr>
      </w:pPr>
      <w:r w:rsidRPr="009E26BA">
        <w:rPr>
          <w:noProof/>
        </w:rPr>
        <w:t>Wang, M., J. E. Overland, and N. A. Bond. 2010. Climate projections for selected large marine ecosystems. Journal of Marine Systems 79:258–266.</w:t>
      </w:r>
    </w:p>
    <w:p w14:paraId="24AAA623" w14:textId="77777777" w:rsidR="009E26BA" w:rsidRPr="009E26BA" w:rsidRDefault="009E26BA" w:rsidP="009E26BA">
      <w:pPr>
        <w:widowControl w:val="0"/>
        <w:autoSpaceDE w:val="0"/>
        <w:autoSpaceDN w:val="0"/>
        <w:adjustRightInd w:val="0"/>
        <w:ind w:left="480" w:hanging="480"/>
        <w:rPr>
          <w:noProof/>
        </w:rPr>
      </w:pPr>
      <w:r w:rsidRPr="009E26BA">
        <w:rPr>
          <w:noProof/>
        </w:rPr>
        <w:t>Wang, M., J. E. Overland, and P. Stabeno. 2012. Future climate of the Bering and Chukchi Seas projected by global climate models. Deep-Sea Research Part II: Topical Studies in Oceanography 65–70:46–57.</w:t>
      </w:r>
    </w:p>
    <w:p w14:paraId="41B446C9" w14:textId="77777777" w:rsidR="009E26BA" w:rsidRPr="009E26BA" w:rsidRDefault="009E26BA" w:rsidP="009E26BA">
      <w:pPr>
        <w:widowControl w:val="0"/>
        <w:autoSpaceDE w:val="0"/>
        <w:autoSpaceDN w:val="0"/>
        <w:adjustRightInd w:val="0"/>
        <w:ind w:left="480" w:hanging="480"/>
        <w:rPr>
          <w:noProof/>
        </w:rPr>
      </w:pPr>
      <w:r w:rsidRPr="009E26BA">
        <w:rPr>
          <w:noProof/>
        </w:rPr>
        <w:t>Ware, C., J. Berge, A. Jelmert, S. M. Olsen, L. Pellissier, M. Wisz, D. Kriticos, G. Semenov, S. Kwaśniewski, and I. G. Alsos. 2016. Biological introduction risks from shipping in a warming Arctic. Journal of Applied Ecology 53:340–349.</w:t>
      </w:r>
    </w:p>
    <w:p w14:paraId="3C0C5E18" w14:textId="77777777" w:rsidR="009E26BA" w:rsidRPr="009E26BA" w:rsidRDefault="009E26BA" w:rsidP="009E26BA">
      <w:pPr>
        <w:widowControl w:val="0"/>
        <w:autoSpaceDE w:val="0"/>
        <w:autoSpaceDN w:val="0"/>
        <w:adjustRightInd w:val="0"/>
        <w:ind w:left="480" w:hanging="480"/>
        <w:rPr>
          <w:noProof/>
        </w:rPr>
      </w:pPr>
      <w:r w:rsidRPr="009E26BA">
        <w:rPr>
          <w:noProof/>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418286BA" w14:textId="77777777" w:rsidR="009E26BA" w:rsidRPr="009E26BA" w:rsidRDefault="009E26BA" w:rsidP="009E26BA">
      <w:pPr>
        <w:widowControl w:val="0"/>
        <w:autoSpaceDE w:val="0"/>
        <w:autoSpaceDN w:val="0"/>
        <w:adjustRightInd w:val="0"/>
        <w:ind w:left="480" w:hanging="480"/>
        <w:rPr>
          <w:noProof/>
        </w:rPr>
      </w:pPr>
      <w:r w:rsidRPr="009E26BA">
        <w:rPr>
          <w:noProof/>
        </w:rPr>
        <w:lastRenderedPageBreak/>
        <w:t>Watson, J. T., and A. C. Haynie. 2016. Using vessel monitoring system data to identify and characterize trips made by fishing vessels in the United States North Pacific. PLoS ONE 11:1–20.</w:t>
      </w:r>
    </w:p>
    <w:p w14:paraId="47775667" w14:textId="77777777" w:rsidR="009E26BA" w:rsidRPr="009E26BA" w:rsidRDefault="009E26BA" w:rsidP="009E26BA">
      <w:pPr>
        <w:widowControl w:val="0"/>
        <w:autoSpaceDE w:val="0"/>
        <w:autoSpaceDN w:val="0"/>
        <w:adjustRightInd w:val="0"/>
        <w:ind w:left="480" w:hanging="480"/>
        <w:rPr>
          <w:noProof/>
        </w:rPr>
      </w:pPr>
      <w:r w:rsidRPr="009E26BA">
        <w:rPr>
          <w:noProof/>
        </w:rPr>
        <w:t>Witte, S., C. Buschbaum, J. E. E. van Beusekom, and K. Reise. 2010. Does climatic warming explain why an introduced barnacle finally takes over after a lag of more than 50 years? Biological Invasions 12:3579–3589.</w:t>
      </w:r>
    </w:p>
    <w:p w14:paraId="483A762C" w14:textId="77777777" w:rsidR="009E26BA" w:rsidRPr="009E26BA" w:rsidRDefault="009E26BA" w:rsidP="009E26BA">
      <w:pPr>
        <w:widowControl w:val="0"/>
        <w:autoSpaceDE w:val="0"/>
        <w:autoSpaceDN w:val="0"/>
        <w:adjustRightInd w:val="0"/>
        <w:ind w:left="480" w:hanging="480"/>
        <w:rPr>
          <w:noProof/>
        </w:rPr>
      </w:pPr>
      <w:r w:rsidRPr="009E26BA">
        <w:rPr>
          <w:noProof/>
        </w:rPr>
        <w:t>Wyllie-Echeverria, T., and W. S. Wooster. 1998. Year-to-year variations in Bering Sea ice cover and some consequences for fish distributions. Fisheries Oceanography 7:159–170.</w:t>
      </w:r>
    </w:p>
    <w:p w14:paraId="54B3EFE2" w14:textId="1ECEA12B" w:rsidR="004D5A7F" w:rsidRDefault="004D5A7F" w:rsidP="009E26BA">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r w:rsidRPr="00CA4945">
        <w:t>Floerl, O., Inglis, G.J., Dey,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r w:rsidRPr="00CA4945">
        <w:t>Fofonoff, P.W., G.M. Ruiz, B. Steves, C. Simkanin,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r w:rsidRPr="00CA4945">
        <w:rPr>
          <w:color w:val="333333"/>
          <w:highlight w:val="white"/>
        </w:rPr>
        <w:t xml:space="preserve">Gu, Z. (2014) circlize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Wasson, K., Zabin, C.J., Bedinger, L., Cristina Diaz, M., and Pearse,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Whitehouse, A., and S. Zador. (2016). Preliminary assessment of the Alaska Arctic. In: Zador, S., and Siddon, E, eds.. Ecosystem Considerations 2016: Status of the Eastern Bering Sea Marine Ecosystem, Stock Assessment and Fishery Evaluation Report, North Pacific Fishery Management Council, Anchorage, AK.</w:t>
      </w:r>
    </w:p>
    <w:p w14:paraId="669979B1" w14:textId="77777777" w:rsidR="00723773" w:rsidRPr="00CA4945" w:rsidRDefault="00723773" w:rsidP="00CA4945">
      <w:pPr>
        <w:spacing w:line="360" w:lineRule="auto"/>
        <w:ind w:left="255" w:hanging="285"/>
        <w:contextualSpacing/>
      </w:pPr>
    </w:p>
    <w:p w14:paraId="555FC1D2" w14:textId="77777777" w:rsidR="00A85C6F" w:rsidRDefault="00A85C6F" w:rsidP="00A85C6F">
      <w:pPr>
        <w:pBdr>
          <w:top w:val="nil"/>
          <w:left w:val="nil"/>
          <w:bottom w:val="nil"/>
          <w:right w:val="nil"/>
          <w:between w:val="nil"/>
        </w:pBdr>
        <w:spacing w:line="276" w:lineRule="auto"/>
        <w:ind w:firstLine="0"/>
      </w:pPr>
      <w:bookmarkStart w:id="170" w:name="_91zzxnwcm8d4" w:colFirst="0" w:colLast="0"/>
      <w:bookmarkStart w:id="171" w:name="OLE_LINK1"/>
      <w:bookmarkStart w:id="172" w:name="OLE_LINK2"/>
      <w:bookmarkEnd w:id="170"/>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1</w:t>
      </w:r>
      <w:r w:rsidRPr="00CA4945">
        <w:rPr>
          <w:noProof/>
        </w:rPr>
        <w:fldChar w:fldCharType="end"/>
      </w:r>
      <w:r w:rsidRPr="00CA4945">
        <w:t>. Change in the number of species and percent area projected to have year-round suitable habitat for non-native marine species (42 assessed) between current (2003-2012) and mid-century (2030-2039).</w:t>
      </w:r>
    </w:p>
    <w:p w14:paraId="559B7486" w14:textId="77777777" w:rsidR="00A85C6F" w:rsidRDefault="00A85C6F" w:rsidP="00A85C6F">
      <w:pPr>
        <w:pBdr>
          <w:top w:val="nil"/>
          <w:left w:val="nil"/>
          <w:bottom w:val="nil"/>
          <w:right w:val="nil"/>
          <w:between w:val="nil"/>
        </w:pBdr>
        <w:spacing w:line="276" w:lineRule="auto"/>
        <w:ind w:firstLine="0"/>
      </w:pPr>
    </w:p>
    <w:tbl>
      <w:tblPr>
        <w:tblW w:w="7910" w:type="dxa"/>
        <w:tblLook w:val="04A0" w:firstRow="1" w:lastRow="0" w:firstColumn="1" w:lastColumn="0" w:noHBand="0" w:noVBand="1"/>
      </w:tblPr>
      <w:tblGrid>
        <w:gridCol w:w="1400"/>
        <w:gridCol w:w="1570"/>
        <w:gridCol w:w="1840"/>
        <w:gridCol w:w="1560"/>
        <w:gridCol w:w="1540"/>
      </w:tblGrid>
      <w:tr w:rsidR="00A85C6F" w:rsidRPr="00CA4945" w14:paraId="7846D4AA" w14:textId="77777777" w:rsidTr="000B0DC8">
        <w:trPr>
          <w:trHeight w:val="615"/>
        </w:trPr>
        <w:tc>
          <w:tcPr>
            <w:tcW w:w="1400" w:type="dxa"/>
            <w:tcBorders>
              <w:top w:val="single" w:sz="8" w:space="0" w:color="auto"/>
              <w:left w:val="nil"/>
              <w:bottom w:val="single" w:sz="8" w:space="0" w:color="auto"/>
              <w:right w:val="nil"/>
            </w:tcBorders>
            <w:shd w:val="clear" w:color="auto" w:fill="auto"/>
            <w:vAlign w:val="center"/>
            <w:hideMark/>
          </w:tcPr>
          <w:p w14:paraId="47D20D59" w14:textId="77777777" w:rsidR="00A85C6F" w:rsidRPr="00CA4945" w:rsidRDefault="00A85C6F" w:rsidP="000B0DC8">
            <w:pPr>
              <w:spacing w:line="360" w:lineRule="auto"/>
              <w:ind w:firstLine="0"/>
              <w:contextualSpacing/>
              <w:rPr>
                <w:b/>
                <w:bCs/>
              </w:rPr>
            </w:pPr>
            <w:r w:rsidRPr="00CA4945">
              <w:rPr>
                <w:b/>
                <w:bCs/>
              </w:rPr>
              <w:t>Model</w:t>
            </w:r>
          </w:p>
        </w:tc>
        <w:tc>
          <w:tcPr>
            <w:tcW w:w="1570" w:type="dxa"/>
            <w:tcBorders>
              <w:top w:val="single" w:sz="8" w:space="0" w:color="auto"/>
              <w:left w:val="nil"/>
              <w:bottom w:val="single" w:sz="8" w:space="0" w:color="auto"/>
              <w:right w:val="nil"/>
            </w:tcBorders>
            <w:shd w:val="clear" w:color="auto" w:fill="auto"/>
            <w:vAlign w:val="center"/>
            <w:hideMark/>
          </w:tcPr>
          <w:p w14:paraId="6056F2E9" w14:textId="77777777" w:rsidR="00A85C6F" w:rsidRPr="00CA4945" w:rsidRDefault="00A85C6F" w:rsidP="000B0DC8">
            <w:pPr>
              <w:spacing w:line="360" w:lineRule="auto"/>
              <w:ind w:firstLine="0"/>
              <w:contextualSpacing/>
              <w:rPr>
                <w:b/>
                <w:bCs/>
              </w:rPr>
            </w:pPr>
            <w:r w:rsidRPr="00CA4945">
              <w:rPr>
                <w:b/>
                <w:bCs/>
              </w:rPr>
              <w:t>Current species count</w:t>
            </w:r>
          </w:p>
        </w:tc>
        <w:tc>
          <w:tcPr>
            <w:tcW w:w="1840" w:type="dxa"/>
            <w:tcBorders>
              <w:top w:val="single" w:sz="8" w:space="0" w:color="auto"/>
              <w:left w:val="nil"/>
              <w:bottom w:val="single" w:sz="8" w:space="0" w:color="auto"/>
              <w:right w:val="nil"/>
            </w:tcBorders>
            <w:shd w:val="clear" w:color="auto" w:fill="auto"/>
            <w:vAlign w:val="center"/>
            <w:hideMark/>
          </w:tcPr>
          <w:p w14:paraId="02B1BDD9" w14:textId="77777777" w:rsidR="00A85C6F" w:rsidRPr="00CA4945" w:rsidRDefault="00A85C6F" w:rsidP="000B0DC8">
            <w:pPr>
              <w:spacing w:line="360" w:lineRule="auto"/>
              <w:ind w:firstLine="0"/>
              <w:contextualSpacing/>
              <w:rPr>
                <w:b/>
                <w:bCs/>
              </w:rPr>
            </w:pPr>
            <w:r w:rsidRPr="00CA4945">
              <w:rPr>
                <w:b/>
                <w:bCs/>
              </w:rPr>
              <w:t>Mid-century species count</w:t>
            </w:r>
          </w:p>
        </w:tc>
        <w:tc>
          <w:tcPr>
            <w:tcW w:w="1560" w:type="dxa"/>
            <w:tcBorders>
              <w:top w:val="single" w:sz="8" w:space="0" w:color="auto"/>
              <w:left w:val="nil"/>
              <w:bottom w:val="single" w:sz="8" w:space="0" w:color="auto"/>
              <w:right w:val="nil"/>
            </w:tcBorders>
            <w:shd w:val="clear" w:color="auto" w:fill="auto"/>
            <w:vAlign w:val="center"/>
            <w:hideMark/>
          </w:tcPr>
          <w:p w14:paraId="77CCE234" w14:textId="77777777" w:rsidR="00A85C6F" w:rsidRPr="00CA4945" w:rsidRDefault="00A85C6F" w:rsidP="000B0DC8">
            <w:pPr>
              <w:spacing w:line="360" w:lineRule="auto"/>
              <w:ind w:firstLine="0"/>
              <w:contextualSpacing/>
              <w:rPr>
                <w:b/>
                <w:bCs/>
              </w:rPr>
            </w:pPr>
            <w:r w:rsidRPr="00CA4945">
              <w:rPr>
                <w:b/>
                <w:bCs/>
              </w:rPr>
              <w:t>Habitat gained</w:t>
            </w:r>
          </w:p>
        </w:tc>
        <w:tc>
          <w:tcPr>
            <w:tcW w:w="1540" w:type="dxa"/>
            <w:tcBorders>
              <w:top w:val="single" w:sz="8" w:space="0" w:color="auto"/>
              <w:left w:val="nil"/>
              <w:bottom w:val="single" w:sz="8" w:space="0" w:color="auto"/>
              <w:right w:val="nil"/>
            </w:tcBorders>
            <w:shd w:val="clear" w:color="auto" w:fill="auto"/>
            <w:vAlign w:val="center"/>
            <w:hideMark/>
          </w:tcPr>
          <w:p w14:paraId="0A0EE3D3" w14:textId="77777777" w:rsidR="00A85C6F" w:rsidRPr="00CA4945" w:rsidRDefault="00A85C6F" w:rsidP="000B0DC8">
            <w:pPr>
              <w:spacing w:line="360" w:lineRule="auto"/>
              <w:ind w:firstLine="0"/>
              <w:contextualSpacing/>
              <w:rPr>
                <w:b/>
                <w:bCs/>
              </w:rPr>
            </w:pPr>
            <w:r w:rsidRPr="00CA4945">
              <w:rPr>
                <w:b/>
                <w:bCs/>
              </w:rPr>
              <w:t>Habitat lost</w:t>
            </w:r>
          </w:p>
        </w:tc>
      </w:tr>
      <w:tr w:rsidR="00A85C6F" w:rsidRPr="00CA4945" w14:paraId="42C81441" w14:textId="77777777" w:rsidTr="000B0DC8">
        <w:trPr>
          <w:trHeight w:val="300"/>
        </w:trPr>
        <w:tc>
          <w:tcPr>
            <w:tcW w:w="1400" w:type="dxa"/>
            <w:tcBorders>
              <w:top w:val="nil"/>
              <w:left w:val="nil"/>
              <w:bottom w:val="nil"/>
              <w:right w:val="nil"/>
            </w:tcBorders>
            <w:shd w:val="clear" w:color="000000" w:fill="F2F2F2"/>
            <w:vAlign w:val="center"/>
            <w:hideMark/>
          </w:tcPr>
          <w:p w14:paraId="505974BE" w14:textId="77777777" w:rsidR="00A85C6F" w:rsidRPr="00CA4945" w:rsidRDefault="00A85C6F" w:rsidP="000B0DC8">
            <w:pPr>
              <w:spacing w:line="360" w:lineRule="auto"/>
              <w:ind w:firstLine="0"/>
              <w:contextualSpacing/>
            </w:pPr>
            <w:r w:rsidRPr="00CA4945">
              <w:t>CGCM3-t47</w:t>
            </w:r>
          </w:p>
        </w:tc>
        <w:tc>
          <w:tcPr>
            <w:tcW w:w="1570" w:type="dxa"/>
            <w:tcBorders>
              <w:top w:val="nil"/>
              <w:left w:val="nil"/>
              <w:bottom w:val="nil"/>
              <w:right w:val="nil"/>
            </w:tcBorders>
            <w:shd w:val="clear" w:color="000000" w:fill="F2F2F2"/>
            <w:vAlign w:val="center"/>
            <w:hideMark/>
          </w:tcPr>
          <w:p w14:paraId="12E087F3" w14:textId="77777777" w:rsidR="00A85C6F" w:rsidRPr="00CA4945" w:rsidRDefault="00A85C6F" w:rsidP="000B0DC8">
            <w:pPr>
              <w:spacing w:line="360" w:lineRule="auto"/>
              <w:ind w:firstLine="0"/>
              <w:contextualSpacing/>
            </w:pPr>
            <w:r w:rsidRPr="00CA4945">
              <w:t>35</w:t>
            </w:r>
          </w:p>
        </w:tc>
        <w:tc>
          <w:tcPr>
            <w:tcW w:w="1840" w:type="dxa"/>
            <w:tcBorders>
              <w:top w:val="nil"/>
              <w:left w:val="nil"/>
              <w:bottom w:val="nil"/>
              <w:right w:val="nil"/>
            </w:tcBorders>
            <w:shd w:val="clear" w:color="000000" w:fill="F2F2F2"/>
            <w:vAlign w:val="center"/>
            <w:hideMark/>
          </w:tcPr>
          <w:p w14:paraId="4ACC3078" w14:textId="77777777" w:rsidR="00A85C6F" w:rsidRPr="00CA4945" w:rsidRDefault="00A85C6F" w:rsidP="000B0DC8">
            <w:pPr>
              <w:spacing w:line="360" w:lineRule="auto"/>
              <w:ind w:firstLine="0"/>
              <w:contextualSpacing/>
            </w:pPr>
            <w:r w:rsidRPr="00CA4945">
              <w:t>36</w:t>
            </w:r>
          </w:p>
        </w:tc>
        <w:tc>
          <w:tcPr>
            <w:tcW w:w="1560" w:type="dxa"/>
            <w:tcBorders>
              <w:top w:val="nil"/>
              <w:left w:val="nil"/>
              <w:bottom w:val="nil"/>
              <w:right w:val="nil"/>
            </w:tcBorders>
            <w:shd w:val="clear" w:color="000000" w:fill="F2F2F2"/>
            <w:vAlign w:val="center"/>
            <w:hideMark/>
          </w:tcPr>
          <w:p w14:paraId="166C5878" w14:textId="77777777" w:rsidR="00A85C6F" w:rsidRPr="00CA4945" w:rsidRDefault="00A85C6F" w:rsidP="000B0DC8">
            <w:pPr>
              <w:spacing w:line="360" w:lineRule="auto"/>
              <w:ind w:firstLine="0"/>
              <w:contextualSpacing/>
            </w:pPr>
            <w:r w:rsidRPr="00CA4945">
              <w:t>59.88%</w:t>
            </w:r>
          </w:p>
        </w:tc>
        <w:tc>
          <w:tcPr>
            <w:tcW w:w="1540" w:type="dxa"/>
            <w:tcBorders>
              <w:top w:val="nil"/>
              <w:left w:val="nil"/>
              <w:bottom w:val="nil"/>
              <w:right w:val="nil"/>
            </w:tcBorders>
            <w:shd w:val="clear" w:color="000000" w:fill="F2F2F2"/>
            <w:vAlign w:val="center"/>
            <w:hideMark/>
          </w:tcPr>
          <w:p w14:paraId="558AA425" w14:textId="77777777" w:rsidR="00A85C6F" w:rsidRPr="00CA4945" w:rsidRDefault="00A85C6F" w:rsidP="000B0DC8">
            <w:pPr>
              <w:spacing w:line="360" w:lineRule="auto"/>
              <w:ind w:firstLine="0"/>
              <w:contextualSpacing/>
            </w:pPr>
            <w:r w:rsidRPr="00CA4945">
              <w:t>6.70%</w:t>
            </w:r>
          </w:p>
        </w:tc>
      </w:tr>
      <w:tr w:rsidR="00A85C6F" w:rsidRPr="00CA4945" w14:paraId="237B1809" w14:textId="77777777" w:rsidTr="000B0DC8">
        <w:trPr>
          <w:trHeight w:val="300"/>
        </w:trPr>
        <w:tc>
          <w:tcPr>
            <w:tcW w:w="1400" w:type="dxa"/>
            <w:tcBorders>
              <w:top w:val="nil"/>
              <w:left w:val="nil"/>
              <w:bottom w:val="nil"/>
              <w:right w:val="nil"/>
            </w:tcBorders>
            <w:shd w:val="clear" w:color="auto" w:fill="auto"/>
            <w:vAlign w:val="center"/>
            <w:hideMark/>
          </w:tcPr>
          <w:p w14:paraId="10BDE246" w14:textId="77777777" w:rsidR="00A85C6F" w:rsidRPr="00CA4945" w:rsidRDefault="00A85C6F" w:rsidP="000B0DC8">
            <w:pPr>
              <w:spacing w:line="360" w:lineRule="auto"/>
              <w:ind w:firstLine="0"/>
              <w:contextualSpacing/>
            </w:pPr>
            <w:r w:rsidRPr="00CA4945">
              <w:t>ECHO-G</w:t>
            </w:r>
          </w:p>
        </w:tc>
        <w:tc>
          <w:tcPr>
            <w:tcW w:w="1570" w:type="dxa"/>
            <w:tcBorders>
              <w:top w:val="nil"/>
              <w:left w:val="nil"/>
              <w:bottom w:val="nil"/>
              <w:right w:val="nil"/>
            </w:tcBorders>
            <w:shd w:val="clear" w:color="auto" w:fill="auto"/>
            <w:vAlign w:val="center"/>
            <w:hideMark/>
          </w:tcPr>
          <w:p w14:paraId="5F9E570B" w14:textId="77777777" w:rsidR="00A85C6F" w:rsidRPr="00CA4945" w:rsidRDefault="00A85C6F" w:rsidP="000B0DC8">
            <w:pPr>
              <w:spacing w:line="360" w:lineRule="auto"/>
              <w:ind w:firstLine="0"/>
              <w:contextualSpacing/>
            </w:pPr>
            <w:r w:rsidRPr="00CA4945">
              <w:t>33</w:t>
            </w:r>
          </w:p>
        </w:tc>
        <w:tc>
          <w:tcPr>
            <w:tcW w:w="1840" w:type="dxa"/>
            <w:tcBorders>
              <w:top w:val="nil"/>
              <w:left w:val="nil"/>
              <w:bottom w:val="nil"/>
              <w:right w:val="nil"/>
            </w:tcBorders>
            <w:shd w:val="clear" w:color="auto" w:fill="auto"/>
            <w:vAlign w:val="center"/>
            <w:hideMark/>
          </w:tcPr>
          <w:p w14:paraId="587E2300" w14:textId="77777777" w:rsidR="00A85C6F" w:rsidRPr="00CA4945" w:rsidRDefault="00A85C6F" w:rsidP="000B0DC8">
            <w:pPr>
              <w:spacing w:line="360" w:lineRule="auto"/>
              <w:ind w:firstLine="0"/>
              <w:contextualSpacing/>
            </w:pPr>
            <w:r w:rsidRPr="00CA4945">
              <w:t>33</w:t>
            </w:r>
          </w:p>
        </w:tc>
        <w:tc>
          <w:tcPr>
            <w:tcW w:w="1560" w:type="dxa"/>
            <w:tcBorders>
              <w:top w:val="nil"/>
              <w:left w:val="nil"/>
              <w:bottom w:val="nil"/>
              <w:right w:val="nil"/>
            </w:tcBorders>
            <w:shd w:val="clear" w:color="auto" w:fill="auto"/>
            <w:vAlign w:val="center"/>
            <w:hideMark/>
          </w:tcPr>
          <w:p w14:paraId="7A11A750" w14:textId="77777777" w:rsidR="00A85C6F" w:rsidRPr="00CA4945" w:rsidRDefault="00A85C6F" w:rsidP="000B0DC8">
            <w:pPr>
              <w:spacing w:line="360" w:lineRule="auto"/>
              <w:ind w:firstLine="0"/>
              <w:contextualSpacing/>
            </w:pPr>
            <w:r w:rsidRPr="00CA4945">
              <w:t>36.78%</w:t>
            </w:r>
          </w:p>
        </w:tc>
        <w:tc>
          <w:tcPr>
            <w:tcW w:w="1540" w:type="dxa"/>
            <w:tcBorders>
              <w:top w:val="nil"/>
              <w:left w:val="nil"/>
              <w:bottom w:val="nil"/>
              <w:right w:val="nil"/>
            </w:tcBorders>
            <w:shd w:val="clear" w:color="auto" w:fill="auto"/>
            <w:vAlign w:val="center"/>
            <w:hideMark/>
          </w:tcPr>
          <w:p w14:paraId="124CB2FC" w14:textId="77777777" w:rsidR="00A85C6F" w:rsidRPr="00CA4945" w:rsidRDefault="00A85C6F" w:rsidP="000B0DC8">
            <w:pPr>
              <w:spacing w:line="360" w:lineRule="auto"/>
              <w:ind w:firstLine="0"/>
              <w:contextualSpacing/>
            </w:pPr>
            <w:r w:rsidRPr="00CA4945">
              <w:t>6.17%</w:t>
            </w:r>
          </w:p>
        </w:tc>
      </w:tr>
      <w:tr w:rsidR="00A85C6F" w:rsidRPr="00CA4945" w14:paraId="6C120F4B" w14:textId="77777777" w:rsidTr="000B0DC8">
        <w:trPr>
          <w:trHeight w:val="315"/>
        </w:trPr>
        <w:tc>
          <w:tcPr>
            <w:tcW w:w="1400" w:type="dxa"/>
            <w:tcBorders>
              <w:top w:val="nil"/>
              <w:left w:val="nil"/>
              <w:bottom w:val="single" w:sz="8" w:space="0" w:color="auto"/>
              <w:right w:val="nil"/>
            </w:tcBorders>
            <w:shd w:val="clear" w:color="000000" w:fill="F2F2F2"/>
            <w:vAlign w:val="center"/>
            <w:hideMark/>
          </w:tcPr>
          <w:p w14:paraId="4455C45F" w14:textId="77777777" w:rsidR="00A85C6F" w:rsidRPr="00CA4945" w:rsidRDefault="00A85C6F" w:rsidP="000B0DC8">
            <w:pPr>
              <w:spacing w:line="360" w:lineRule="auto"/>
              <w:ind w:firstLine="0"/>
              <w:contextualSpacing/>
            </w:pPr>
            <w:r w:rsidRPr="00CA4945">
              <w:t>MIROC3.2</w:t>
            </w:r>
          </w:p>
        </w:tc>
        <w:tc>
          <w:tcPr>
            <w:tcW w:w="1570" w:type="dxa"/>
            <w:tcBorders>
              <w:top w:val="nil"/>
              <w:left w:val="nil"/>
              <w:bottom w:val="single" w:sz="8" w:space="0" w:color="auto"/>
              <w:right w:val="nil"/>
            </w:tcBorders>
            <w:shd w:val="clear" w:color="000000" w:fill="F2F2F2"/>
            <w:vAlign w:val="center"/>
            <w:hideMark/>
          </w:tcPr>
          <w:p w14:paraId="295B45B5" w14:textId="77777777" w:rsidR="00A85C6F" w:rsidRPr="00CA4945" w:rsidRDefault="00A85C6F" w:rsidP="000B0DC8">
            <w:pPr>
              <w:spacing w:line="360" w:lineRule="auto"/>
              <w:ind w:firstLine="0"/>
              <w:contextualSpacing/>
            </w:pPr>
            <w:r w:rsidRPr="00CA4945">
              <w:t>34</w:t>
            </w:r>
          </w:p>
        </w:tc>
        <w:tc>
          <w:tcPr>
            <w:tcW w:w="1840" w:type="dxa"/>
            <w:tcBorders>
              <w:top w:val="nil"/>
              <w:left w:val="nil"/>
              <w:bottom w:val="single" w:sz="8" w:space="0" w:color="auto"/>
              <w:right w:val="nil"/>
            </w:tcBorders>
            <w:shd w:val="clear" w:color="000000" w:fill="F2F2F2"/>
            <w:vAlign w:val="center"/>
            <w:hideMark/>
          </w:tcPr>
          <w:p w14:paraId="2D8DF863" w14:textId="77777777" w:rsidR="00A85C6F" w:rsidRPr="00CA4945" w:rsidRDefault="00A85C6F" w:rsidP="000B0DC8">
            <w:pPr>
              <w:spacing w:line="360" w:lineRule="auto"/>
              <w:ind w:firstLine="0"/>
              <w:contextualSpacing/>
            </w:pPr>
            <w:r w:rsidRPr="00CA4945">
              <w:t>35</w:t>
            </w:r>
          </w:p>
        </w:tc>
        <w:tc>
          <w:tcPr>
            <w:tcW w:w="1560" w:type="dxa"/>
            <w:tcBorders>
              <w:top w:val="nil"/>
              <w:left w:val="nil"/>
              <w:bottom w:val="single" w:sz="8" w:space="0" w:color="auto"/>
              <w:right w:val="nil"/>
            </w:tcBorders>
            <w:shd w:val="clear" w:color="000000" w:fill="F2F2F2"/>
            <w:vAlign w:val="center"/>
            <w:hideMark/>
          </w:tcPr>
          <w:p w14:paraId="3A7EBA51" w14:textId="77777777" w:rsidR="00A85C6F" w:rsidRPr="00CA4945" w:rsidRDefault="00A85C6F" w:rsidP="000B0DC8">
            <w:pPr>
              <w:spacing w:line="360" w:lineRule="auto"/>
              <w:ind w:firstLine="0"/>
              <w:contextualSpacing/>
            </w:pPr>
            <w:r w:rsidRPr="00CA4945">
              <w:t>52.52%</w:t>
            </w:r>
          </w:p>
        </w:tc>
        <w:tc>
          <w:tcPr>
            <w:tcW w:w="1540" w:type="dxa"/>
            <w:tcBorders>
              <w:top w:val="nil"/>
              <w:left w:val="nil"/>
              <w:bottom w:val="single" w:sz="8" w:space="0" w:color="auto"/>
              <w:right w:val="nil"/>
            </w:tcBorders>
            <w:shd w:val="clear" w:color="000000" w:fill="F2F2F2"/>
            <w:vAlign w:val="center"/>
            <w:hideMark/>
          </w:tcPr>
          <w:p w14:paraId="2ABE92CA" w14:textId="77777777" w:rsidR="00A85C6F" w:rsidRPr="00CA4945" w:rsidRDefault="00A85C6F" w:rsidP="000B0DC8">
            <w:pPr>
              <w:spacing w:line="360" w:lineRule="auto"/>
              <w:ind w:firstLine="0"/>
              <w:contextualSpacing/>
            </w:pPr>
            <w:r w:rsidRPr="00CA4945">
              <w:t>3.65%</w:t>
            </w:r>
          </w:p>
        </w:tc>
      </w:tr>
    </w:tbl>
    <w:p w14:paraId="0BE1AE21" w14:textId="77777777" w:rsidR="00A85C6F" w:rsidRDefault="00A85C6F" w:rsidP="00A85C6F">
      <w:pPr>
        <w:pBdr>
          <w:top w:val="nil"/>
          <w:left w:val="nil"/>
          <w:bottom w:val="nil"/>
          <w:right w:val="nil"/>
          <w:between w:val="nil"/>
        </w:pBdr>
        <w:spacing w:line="276" w:lineRule="auto"/>
        <w:ind w:firstLine="0"/>
        <w:rPr>
          <w:b/>
          <w:highlight w:val="yellow"/>
        </w:rPr>
      </w:pPr>
    </w:p>
    <w:p w14:paraId="6BE1E175"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 xml:space="preserve">. </w:t>
      </w:r>
      <w:r w:rsidRPr="00CA4945">
        <w:rPr>
          <w:shd w:val="clear" w:color="auto" w:fill="FFFFFF"/>
        </w:rPr>
        <w:t xml:space="preserve">Average number of weeks </w:t>
      </w:r>
      <w:r w:rsidRPr="00CA4945">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CA4945" w:rsidRDefault="00A85C6F" w:rsidP="000B0DC8">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0B0DC8">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0B0DC8">
        <w:trPr>
          <w:trHeight w:val="233"/>
        </w:trPr>
        <w:tc>
          <w:tcPr>
            <w:tcW w:w="1871" w:type="dxa"/>
            <w:vMerge/>
            <w:tcBorders>
              <w:top w:val="nil"/>
              <w:bottom w:val="nil"/>
            </w:tcBorders>
            <w:shd w:val="clear" w:color="auto" w:fill="auto"/>
          </w:tcPr>
          <w:p w14:paraId="23C17F32"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0B0DC8">
        <w:trPr>
          <w:trHeight w:val="242"/>
        </w:trPr>
        <w:tc>
          <w:tcPr>
            <w:tcW w:w="1871" w:type="dxa"/>
            <w:vMerge/>
            <w:tcBorders>
              <w:top w:val="nil"/>
              <w:bottom w:val="nil"/>
            </w:tcBorders>
          </w:tcPr>
          <w:p w14:paraId="1B7BC2F5"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0B0DC8">
        <w:trPr>
          <w:trHeight w:val="143"/>
        </w:trPr>
        <w:tc>
          <w:tcPr>
            <w:tcW w:w="1871" w:type="dxa"/>
            <w:vMerge/>
            <w:tcBorders>
              <w:top w:val="nil"/>
              <w:bottom w:val="single" w:sz="4" w:space="0" w:color="auto"/>
            </w:tcBorders>
          </w:tcPr>
          <w:p w14:paraId="454A0919"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A94BAC">
        <w:rPr>
          <w:b/>
          <w:highlight w:val="yellow"/>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77777777" w:rsidR="00A85C6F" w:rsidRDefault="00A85C6F" w:rsidP="00A85C6F">
      <w:pPr>
        <w:spacing w:before="200" w:line="360" w:lineRule="auto"/>
        <w:ind w:firstLine="0"/>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future (2030-2039) climate conditions, as predicted by the 3 ROMS models we analysed (CGCM3-t47, ECHO-G, and MIROC 3.2). Values represent the predicted change in the number of species, relative to current (2003-2012) conditions. </w:t>
      </w:r>
    </w:p>
    <w:p w14:paraId="40550535" w14:textId="77777777" w:rsidR="00A85C6F" w:rsidRDefault="00A85C6F" w:rsidP="00A85C6F">
      <w:pPr>
        <w:spacing w:before="200" w:line="360" w:lineRule="auto"/>
        <w:ind w:firstLine="0"/>
        <w:contextualSpacing/>
        <w:rPr>
          <w:color w:val="222222"/>
          <w:highlight w:val="white"/>
        </w:rPr>
      </w:pPr>
    </w:p>
    <w:p w14:paraId="18B59BDF"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 xml:space="preserve">Figure 3. </w:t>
      </w:r>
      <w:r>
        <w:rPr>
          <w:b/>
          <w:color w:val="000000" w:themeColor="text1"/>
          <w:highlight w:val="white"/>
        </w:rPr>
        <w:t>Number of taxa with year-round survival as a function of latitude.</w:t>
      </w:r>
    </w:p>
    <w:p w14:paraId="0A2976C8" w14:textId="77777777" w:rsidR="00A85C6F" w:rsidRPr="003E696D" w:rsidRDefault="00A85C6F" w:rsidP="00A85C6F">
      <w:pPr>
        <w:spacing w:before="200" w:line="360" w:lineRule="auto"/>
        <w:ind w:firstLine="0"/>
        <w:contextualSpacing/>
        <w:rPr>
          <w:color w:val="000000" w:themeColor="text1"/>
          <w:highlight w:val="white"/>
        </w:rPr>
      </w:pPr>
    </w:p>
    <w:p w14:paraId="73BE960B" w14:textId="77777777" w:rsidR="00A85C6F" w:rsidRDefault="00A85C6F" w:rsidP="00A85C6F">
      <w:pPr>
        <w:spacing w:before="200" w:line="360" w:lineRule="auto"/>
        <w:ind w:firstLine="0"/>
        <w:contextualSpacing/>
        <w:rPr>
          <w:color w:val="000000" w:themeColor="text1"/>
          <w:highlight w:val="white"/>
        </w:rPr>
      </w:pPr>
      <w:r w:rsidRPr="00FF15DD">
        <w:rPr>
          <w:color w:val="000000" w:themeColor="text1"/>
          <w:highlight w:val="white"/>
        </w:rPr>
        <w:t xml:space="preserve">Figure </w:t>
      </w:r>
      <w:r>
        <w:rPr>
          <w:color w:val="000000" w:themeColor="text1"/>
          <w:highlight w:val="white"/>
        </w:rPr>
        <w:t>4</w:t>
      </w:r>
      <w:r w:rsidRPr="00FF15DD">
        <w:rPr>
          <w:color w:val="000000" w:themeColor="text1"/>
          <w:highlight w:val="white"/>
        </w:rPr>
        <w:t>: Weekly temperature chart for species with no year-round survival?</w:t>
      </w:r>
    </w:p>
    <w:p w14:paraId="718F1775" w14:textId="77777777" w:rsidR="00A85C6F" w:rsidRDefault="00A85C6F" w:rsidP="00A85C6F">
      <w:pPr>
        <w:spacing w:before="200" w:line="360" w:lineRule="auto"/>
        <w:ind w:firstLine="0"/>
        <w:contextualSpacing/>
        <w:rPr>
          <w:color w:val="222222"/>
          <w:highlight w:val="white"/>
        </w:rPr>
      </w:pPr>
    </w:p>
    <w:p w14:paraId="1983E043" w14:textId="77777777" w:rsidR="00A85C6F" w:rsidRPr="00A82EE4" w:rsidRDefault="00A85C6F" w:rsidP="00A85C6F">
      <w:pPr>
        <w:spacing w:before="200" w:line="360" w:lineRule="auto"/>
        <w:ind w:firstLine="0"/>
        <w:contextualSpacing/>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 Based on taxa tolerances, can either average across models or separate out? Is it wrong to do this as a line graph? (Should it be a scatterplot??)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Figure 6. Commercial + fishing vessel chord diagrams (2 figures).</w:t>
      </w:r>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15F5813F"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066C10BA" w14:textId="77777777" w:rsidR="00A85C6F" w:rsidRDefault="00A85C6F" w:rsidP="00A85C6F">
      <w:pPr>
        <w:spacing w:before="200" w:line="360" w:lineRule="auto"/>
        <w:ind w:firstLine="0"/>
        <w:contextualSpacing/>
        <w:rPr>
          <w:color w:val="000000" w:themeColor="text1"/>
          <w:highlight w:val="white"/>
        </w:rPr>
      </w:pPr>
    </w:p>
    <w:p w14:paraId="7ACA63F1" w14:textId="77777777" w:rsidR="00A85C6F" w:rsidRPr="00FF15DD" w:rsidRDefault="00A85C6F" w:rsidP="00A85C6F">
      <w:pPr>
        <w:spacing w:before="200" w:line="360" w:lineRule="auto"/>
        <w:contextualSpacing/>
        <w:rPr>
          <w:color w:val="000000" w:themeColor="text1"/>
          <w:highlight w:val="white"/>
        </w:rPr>
      </w:pPr>
      <w:r>
        <w:rPr>
          <w:color w:val="000000" w:themeColor="text1"/>
          <w:highlight w:val="white"/>
        </w:rPr>
        <w:t>-weekly suitability maps?</w:t>
      </w:r>
    </w:p>
    <w:p w14:paraId="4169137B" w14:textId="77777777" w:rsidR="00A85C6F" w:rsidRDefault="00A85C6F" w:rsidP="00A85C6F">
      <w:pPr>
        <w:spacing w:before="200" w:line="360" w:lineRule="auto"/>
        <w:ind w:firstLine="0"/>
        <w:contextualSpacing/>
        <w:rPr>
          <w:color w:val="222222"/>
          <w:highlight w:val="white"/>
        </w:rPr>
      </w:pP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w:t>
      </w:r>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173"/>
      <w:r w:rsidRPr="00CA4945">
        <w:rPr>
          <w:color w:val="222222"/>
          <w:highlight w:val="white"/>
        </w:rPr>
        <w:t xml:space="preserve">Figure XXBallast. Amounts of ballast water (mt) transported to the Bering Sea (bolded ports, above dashed line) and their regions of origin (unbolded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173"/>
      <w:r w:rsidRPr="00CA4945">
        <w:commentReference w:id="173"/>
      </w:r>
      <w:bookmarkEnd w:id="171"/>
      <w:bookmarkEnd w:id="172"/>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manda Droghini" w:date="2017-10-19T16:53:00Z" w:initials="">
    <w:p w14:paraId="21F1014E" w14:textId="77777777" w:rsidR="00D8384C" w:rsidRDefault="00D8384C">
      <w:pPr>
        <w:widowControl w:val="0"/>
      </w:pPr>
      <w:r>
        <w:t>Preferences?</w:t>
      </w:r>
    </w:p>
  </w:comment>
  <w:comment w:id="2" w:author="Amanda Droghini" w:date="2018-02-07T15:50:00Z" w:initials="AD">
    <w:p w14:paraId="4CB7667E" w14:textId="2D088ACD" w:rsidR="00D8384C" w:rsidRDefault="00D8384C">
      <w:pPr>
        <w:pStyle w:val="CommentText"/>
      </w:pPr>
      <w:r>
        <w:rPr>
          <w:rStyle w:val="CommentReference"/>
        </w:rPr>
        <w:annotationRef/>
      </w:r>
      <w:r>
        <w:t>What limits invasion in arctic marine systems?: Investigating the role of temperature on survival and reproduction across a strong?? latitudinal gradient</w:t>
      </w:r>
    </w:p>
  </w:comment>
  <w:comment w:id="3" w:author="Amanda Droghini" w:date="2017-10-19T16:50:00Z" w:initials="">
    <w:p w14:paraId="4B7A938A" w14:textId="77777777" w:rsidR="00D8384C" w:rsidRDefault="00D8384C">
      <w:pPr>
        <w:widowControl w:val="0"/>
      </w:pPr>
      <w:r>
        <w:t>Other authors on this? Author order?</w:t>
      </w:r>
    </w:p>
  </w:comment>
  <w:comment w:id="4" w:author="Amanda Droghini" w:date="2018-03-16T09:17:00Z" w:initials="AD">
    <w:p w14:paraId="12C77586" w14:textId="5C8BCC2E" w:rsidR="00D8384C" w:rsidRDefault="00D8384C">
      <w:pPr>
        <w:pStyle w:val="CommentText"/>
      </w:pPr>
      <w:r>
        <w:rPr>
          <w:rStyle w:val="CommentReference"/>
        </w:rPr>
        <w:annotationRef/>
      </w:r>
      <w:r>
        <w:t>ASF: Can we fill out a formal contributions section as is done in JWM or PLOS?</w:t>
      </w:r>
    </w:p>
  </w:comment>
  <w:comment w:id="9" w:author="Amanda Droghini" w:date="2018-02-10T09:27:00Z" w:initials="AD">
    <w:p w14:paraId="40E74B83" w14:textId="2E60CE69" w:rsidR="00D8384C" w:rsidRDefault="00D8384C">
      <w:pPr>
        <w:pStyle w:val="CommentText"/>
      </w:pPr>
      <w:r>
        <w:rPr>
          <w:rStyle w:val="CommentReference"/>
        </w:rPr>
        <w:annotationRef/>
      </w:r>
      <w:r w:rsidR="0064363B">
        <w:t>Word count: 298</w:t>
      </w:r>
    </w:p>
  </w:comment>
  <w:comment w:id="24" w:author="Amanda Droghini" w:date="2018-03-17T18:36:00Z" w:initials="AD">
    <w:p w14:paraId="690DF08D" w14:textId="5A67B1E3" w:rsidR="006466BF" w:rsidRDefault="006466BF">
      <w:pPr>
        <w:pStyle w:val="CommentText"/>
      </w:pPr>
      <w:r>
        <w:rPr>
          <w:rStyle w:val="CommentReference"/>
        </w:rPr>
        <w:annotationRef/>
      </w:r>
      <w:r>
        <w:t>Standardize entire text to read “NIS”</w:t>
      </w:r>
    </w:p>
  </w:comment>
  <w:comment w:id="26" w:author="Amanda Droghini" w:date="2018-03-14T07:16:00Z" w:initials="AD">
    <w:p w14:paraId="62A1653D" w14:textId="119C79CC" w:rsidR="00D8384C" w:rsidRDefault="00D8384C">
      <w:pPr>
        <w:pStyle w:val="CommentText"/>
      </w:pPr>
      <w:r>
        <w:rPr>
          <w:rStyle w:val="CommentReference"/>
        </w:rPr>
        <w:annotationRef/>
      </w:r>
      <w:r>
        <w:t>Need to fix citations for entire paragraph</w:t>
      </w:r>
    </w:p>
  </w:comment>
  <w:comment w:id="27" w:author="Amanda Droghini" w:date="2018-03-13T08:12:00Z" w:initials="AD">
    <w:p w14:paraId="4CBFD47C" w14:textId="58A9F741" w:rsidR="00D8384C" w:rsidRDefault="00D8384C">
      <w:pPr>
        <w:pStyle w:val="CommentText"/>
      </w:pPr>
      <w:r>
        <w:rPr>
          <w:rStyle w:val="CommentReference"/>
        </w:rPr>
        <w:annotationRef/>
      </w:r>
      <w:r>
        <w:t>Other citation for this? Hop and Gjosaeter 2013??</w:t>
      </w:r>
    </w:p>
  </w:comment>
  <w:comment w:id="28" w:author="Amanda Droghini" w:date="2018-03-07T07:55:00Z" w:initials="AD">
    <w:p w14:paraId="031AF4C5" w14:textId="7D007620" w:rsidR="00D8384C" w:rsidRDefault="00D8384C">
      <w:pPr>
        <w:pStyle w:val="CommentText"/>
      </w:pPr>
      <w:r>
        <w:rPr>
          <w:rStyle w:val="CommentReference"/>
        </w:rPr>
        <w:annotationRef/>
      </w:r>
      <w:r>
        <w:t>Need more citations</w:t>
      </w:r>
    </w:p>
  </w:comment>
  <w:comment w:id="29" w:author="Amanda Droghini" w:date="2018-03-16T09:36:00Z" w:initials="AD">
    <w:p w14:paraId="476ED5EF" w14:textId="61A8C5C4" w:rsidR="00D8384C" w:rsidRDefault="00D8384C">
      <w:pPr>
        <w:pStyle w:val="CommentText"/>
      </w:pPr>
      <w:r>
        <w:rPr>
          <w:rStyle w:val="CommentReference"/>
        </w:rPr>
        <w:annotationRef/>
      </w:r>
      <w:r>
        <w:t>ASF: Why, does de Rivera not generally address these statements?</w:t>
      </w:r>
    </w:p>
  </w:comment>
  <w:comment w:id="30" w:author="Amanda Droghini" w:date="2018-02-19T06:57:00Z" w:initials="AD">
    <w:p w14:paraId="0194CAA3" w14:textId="2B6FC23F" w:rsidR="00D8384C" w:rsidRDefault="00D8384C">
      <w:pPr>
        <w:pStyle w:val="CommentText"/>
      </w:pPr>
      <w:r>
        <w:rPr>
          <w:rStyle w:val="CommentReference"/>
        </w:rPr>
        <w:annotationRef/>
      </w:r>
      <w:r>
        <w:t>Need citations for this whole section</w:t>
      </w:r>
    </w:p>
  </w:comment>
  <w:comment w:id="37" w:author="Amanda Droghini" w:date="2018-03-08T07:32:00Z" w:initials="AD">
    <w:p w14:paraId="3BD84A3A" w14:textId="57D0D6E4" w:rsidR="00D8384C" w:rsidRDefault="00D8384C">
      <w:pPr>
        <w:pStyle w:val="CommentText"/>
      </w:pPr>
      <w:r>
        <w:rPr>
          <w:rStyle w:val="CommentReference"/>
        </w:rPr>
        <w:annotationRef/>
      </w:r>
      <w:r>
        <w:t>Add mini lit review on transport mechanisms here</w:t>
      </w:r>
    </w:p>
  </w:comment>
  <w:comment w:id="40" w:author="Amanda Droghini" w:date="2018-03-16T09:52:00Z" w:initials="AD">
    <w:p w14:paraId="1A495C67" w14:textId="66AAD34B" w:rsidR="00D8384C" w:rsidRDefault="00D8384C">
      <w:pPr>
        <w:pStyle w:val="CommentText"/>
      </w:pPr>
      <w:r>
        <w:rPr>
          <w:rStyle w:val="CommentReference"/>
        </w:rPr>
        <w:annotationRef/>
      </w:r>
      <w:r>
        <w:t>ASF: Is this correct?</w:t>
      </w:r>
    </w:p>
    <w:p w14:paraId="5E7FC74B" w14:textId="477F555F" w:rsidR="00D8384C" w:rsidRDefault="00D8384C">
      <w:pPr>
        <w:pStyle w:val="CommentText"/>
      </w:pPr>
      <w:r>
        <w:t>If it is actually been found here in the Bering Sea, can we still make a strong case that we are contributing new knowledge that temperatures matters for marine invasive invasions?</w:t>
      </w:r>
    </w:p>
  </w:comment>
  <w:comment w:id="41" w:author="Amanda Droghini" w:date="2018-03-17T18:30:00Z" w:initials="AD">
    <w:p w14:paraId="7A228909" w14:textId="6306A037" w:rsidR="0064363B" w:rsidRDefault="0064363B">
      <w:pPr>
        <w:pStyle w:val="CommentText"/>
      </w:pPr>
      <w:r>
        <w:rPr>
          <w:rStyle w:val="CommentReference"/>
        </w:rPr>
        <w:annotationRef/>
      </w:r>
      <w:r>
        <w:t>I should double-check these citations &amp; fix the geography. Reid et al. (2007) is from the Arctic Atlantic. I have loads of citations for northern Europe (North Sea, etc.)</w:t>
      </w:r>
    </w:p>
  </w:comment>
  <w:comment w:id="42" w:author="Microsoft Office User" w:date="2018-02-20T08:24:00Z" w:initials="MOU">
    <w:p w14:paraId="71105839" w14:textId="76ACEC00" w:rsidR="00D8384C" w:rsidRDefault="00D8384C" w:rsidP="006244EA">
      <w:pPr>
        <w:pStyle w:val="CommentText"/>
      </w:pPr>
      <w:r>
        <w:rPr>
          <w:rStyle w:val="CommentReference"/>
        </w:rPr>
        <w:annotationRef/>
      </w:r>
      <w:r>
        <w:t xml:space="preserve">Need citations for northwest passage see Melia et al. 2016; </w:t>
      </w:r>
      <w:hyperlink r:id="rId1" w:history="1">
        <w:r w:rsidRPr="00481AA4">
          <w:rPr>
            <w:rStyle w:val="Hyperlink"/>
          </w:rPr>
          <w:t>http://www.enr.gov.nt.ca/en/state-environment/73-trends-shipping-northwest-passage-and-beaufort-sea</w:t>
        </w:r>
      </w:hyperlink>
    </w:p>
    <w:p w14:paraId="1B1565B1" w14:textId="77777777" w:rsidR="00D8384C" w:rsidRDefault="00D8384C" w:rsidP="006244EA">
      <w:pPr>
        <w:pStyle w:val="CommentText"/>
      </w:pPr>
      <w:r>
        <w:t>Farré et al. 2014</w:t>
      </w:r>
    </w:p>
    <w:p w14:paraId="1EEAE8D5" w14:textId="77777777" w:rsidR="00D8384C" w:rsidRDefault="00D8384C" w:rsidP="006244EA">
      <w:pPr>
        <w:pStyle w:val="CommentText"/>
      </w:pPr>
    </w:p>
  </w:comment>
  <w:comment w:id="43" w:author="Amanda Droghini" w:date="2018-02-24T15:35:00Z" w:initials="AD">
    <w:p w14:paraId="5A222526" w14:textId="5A77535E" w:rsidR="00D8384C" w:rsidRDefault="00D8384C">
      <w:pPr>
        <w:pStyle w:val="CommentText"/>
      </w:pPr>
      <w:r>
        <w:rPr>
          <w:rStyle w:val="CommentReference"/>
        </w:rPr>
        <w:annotationRef/>
      </w:r>
      <w:r>
        <w:t>See melia et al 2016 for stats on how much faster arctic route are</w:t>
      </w:r>
    </w:p>
  </w:comment>
  <w:comment w:id="44" w:author="Amanda Droghini" w:date="2018-02-05T07:29:00Z" w:initials="AD">
    <w:p w14:paraId="57EC4D09" w14:textId="77777777" w:rsidR="00D8384C" w:rsidRDefault="00D8384C" w:rsidP="006244EA">
      <w:pPr>
        <w:pStyle w:val="CommentText"/>
      </w:pPr>
      <w:r>
        <w:rPr>
          <w:rStyle w:val="CommentReference"/>
        </w:rPr>
        <w:annotationRef/>
      </w:r>
      <w:r>
        <w:t>Missing reference</w:t>
      </w:r>
    </w:p>
  </w:comment>
  <w:comment w:id="45" w:author="Amanda Droghini" w:date="2018-03-16T09:56:00Z" w:initials="AD">
    <w:p w14:paraId="517531A4" w14:textId="51FF788C" w:rsidR="00D8384C" w:rsidRDefault="00D8384C">
      <w:pPr>
        <w:pStyle w:val="CommentText"/>
      </w:pPr>
      <w:r>
        <w:rPr>
          <w:rStyle w:val="CommentReference"/>
        </w:rPr>
        <w:annotationRef/>
      </w:r>
      <w:r>
        <w:t>ASF: Ask Fischbach for references on this.</w:t>
      </w:r>
    </w:p>
  </w:comment>
  <w:comment w:id="54" w:author="Amanda Droghini" w:date="2018-02-18T10:10:00Z" w:initials="AD">
    <w:p w14:paraId="2991A3C9" w14:textId="77777777" w:rsidR="006466BF" w:rsidRDefault="00D8384C">
      <w:pPr>
        <w:pStyle w:val="CommentText"/>
        <w:rPr>
          <w:noProof/>
        </w:rPr>
      </w:pPr>
      <w:r>
        <w:rPr>
          <w:rStyle w:val="CommentReference"/>
        </w:rPr>
        <w:annotationRef/>
      </w:r>
      <w:r>
        <w:t xml:space="preserve">don’t think we need an entire paragraph dedicated to </w:t>
      </w:r>
      <w:r w:rsidR="00C64054">
        <w:rPr>
          <w:noProof/>
        </w:rPr>
        <w:t>esults</w:t>
      </w:r>
    </w:p>
    <w:p w14:paraId="7575D2C0" w14:textId="333F9707" w:rsidR="00D8384C" w:rsidRDefault="00D8384C">
      <w:pPr>
        <w:pStyle w:val="CommentText"/>
      </w:pPr>
      <w:r>
        <w:t>methods intro?</w:t>
      </w:r>
    </w:p>
  </w:comment>
  <w:comment w:id="65" w:author="Amanda Droghini" w:date="2018-02-17T08:31:00Z" w:initials="AD">
    <w:p w14:paraId="0935B76E" w14:textId="366C5730" w:rsidR="00D8384C" w:rsidRDefault="00D8384C">
      <w:pPr>
        <w:pStyle w:val="CommentText"/>
      </w:pPr>
      <w:r>
        <w:rPr>
          <w:rStyle w:val="CommentReference"/>
        </w:rPr>
        <w:annotationRef/>
      </w:r>
      <w:r>
        <w:t>Needs reworking</w:t>
      </w:r>
    </w:p>
  </w:comment>
  <w:comment w:id="67" w:author="Amanda Droghini" w:date="2018-03-08T07:19:00Z" w:initials="AD">
    <w:p w14:paraId="728CEE87" w14:textId="49E37471" w:rsidR="00D8384C" w:rsidRDefault="00D8384C">
      <w:pPr>
        <w:pStyle w:val="CommentText"/>
      </w:pPr>
      <w:r>
        <w:rPr>
          <w:rStyle w:val="CommentReference"/>
        </w:rPr>
        <w:annotationRef/>
      </w:r>
      <w:r w:rsidR="006466BF">
        <w:t>Just write up to 40…. I don’</w:t>
      </w:r>
      <w:r>
        <w:t>t think the model can actually predict &lt;10m</w:t>
      </w:r>
    </w:p>
  </w:comment>
  <w:comment w:id="68" w:author="Amanda Droghini" w:date="2018-01-31T07:24:00Z" w:initials="AD">
    <w:p w14:paraId="30497116" w14:textId="4A06224A" w:rsidR="00D8384C" w:rsidRDefault="00D8384C">
      <w:pPr>
        <w:pStyle w:val="CommentText"/>
      </w:pPr>
      <w:r>
        <w:rPr>
          <w:rStyle w:val="CommentReference"/>
        </w:rPr>
        <w:annotationRef/>
      </w:r>
      <w:r>
        <w:t>Tony do you prefer “mid-century”?</w:t>
      </w:r>
    </w:p>
  </w:comment>
  <w:comment w:id="71" w:author="Amanda Droghini" w:date="2018-02-17T08:32:00Z" w:initials="AD">
    <w:p w14:paraId="383BDECE" w14:textId="178ACACB" w:rsidR="00D8384C" w:rsidRDefault="00D8384C">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73" w:author="Amanda Droghini" w:date="2018-01-31T07:34:00Z" w:initials="AD">
    <w:p w14:paraId="7C871970" w14:textId="3D1B072D" w:rsidR="00D8384C" w:rsidRDefault="00D8384C">
      <w:pPr>
        <w:pStyle w:val="CommentText"/>
      </w:pPr>
      <w:r>
        <w:rPr>
          <w:rStyle w:val="CommentReference"/>
        </w:rPr>
        <w:annotationRef/>
      </w:r>
      <w:r>
        <w:t>Whether to include this sentence + the next ones depends on what figures we are included in final MS. Should we use an ensemble approach?</w:t>
      </w:r>
    </w:p>
  </w:comment>
  <w:comment w:id="74" w:author="Amanda Droghini" w:date="2018-01-31T07:37:00Z" w:initials="AD">
    <w:p w14:paraId="7A0EF1F0" w14:textId="4659B9B4" w:rsidR="00D8384C" w:rsidRDefault="00D8384C">
      <w:pPr>
        <w:pStyle w:val="CommentText"/>
      </w:pPr>
      <w:r>
        <w:rPr>
          <w:rStyle w:val="CommentReference"/>
        </w:rPr>
        <w:annotationRef/>
      </w:r>
      <w:r>
        <w:t>Do we talk about “percent no change” in the results??</w:t>
      </w:r>
    </w:p>
  </w:comment>
  <w:comment w:id="78" w:author="Amanda Droghini" w:date="2018-02-08T21:45:00Z" w:initials="AD">
    <w:p w14:paraId="6A6279A6" w14:textId="77777777" w:rsidR="00D8384C" w:rsidRDefault="00D8384C"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83" w:author="Amanda Droghini" w:date="2018-02-17T08:35:00Z" w:initials="AD">
    <w:p w14:paraId="46CB7DE5" w14:textId="7E2CE28F" w:rsidR="00D8384C" w:rsidRDefault="00D8384C">
      <w:pPr>
        <w:pStyle w:val="CommentText"/>
      </w:pPr>
      <w:r>
        <w:rPr>
          <w:rStyle w:val="CommentReference"/>
        </w:rPr>
        <w:annotationRef/>
      </w:r>
      <w:r>
        <w:t>Combine year-round with weekly. (1) most can survive year-round; (2) of those that can’t, summer is suitable for all (weekly survival); (3) suitable habitat largely in southern Bering Sea (show temp graph by latitude + latitude chart); (4) future predictions of expansion</w:t>
      </w:r>
    </w:p>
  </w:comment>
  <w:comment w:id="85" w:author="Amanda Droghini" w:date="2017-11-12T22:06:00Z" w:initials="">
    <w:p w14:paraId="045112CC" w14:textId="77777777" w:rsidR="00D8384C" w:rsidRDefault="00D8384C" w:rsidP="000C2CEA">
      <w:pPr>
        <w:widowControl w:val="0"/>
      </w:pPr>
      <w:r>
        <w:t>Graph of # of species x Week</w:t>
      </w:r>
    </w:p>
  </w:comment>
  <w:comment w:id="88" w:author="Amanda Droghini" w:date="2017-11-12T21:47:00Z" w:initials="">
    <w:p w14:paraId="3C5256F8" w14:textId="77777777" w:rsidR="00D8384C" w:rsidRDefault="00D8384C" w:rsidP="00125B66">
      <w:pPr>
        <w:widowControl w:val="0"/>
      </w:pPr>
      <w:r>
        <w:t>Not sure how to explain this + not sure if that is geographically correct?</w:t>
      </w:r>
    </w:p>
  </w:comment>
  <w:comment w:id="90" w:author="Amanda Droghini" w:date="2017-11-12T21:47:00Z" w:initials="">
    <w:p w14:paraId="7B1A96D3" w14:textId="77777777" w:rsidR="00D8384C" w:rsidRDefault="00D8384C">
      <w:pPr>
        <w:widowControl w:val="0"/>
      </w:pPr>
      <w:r>
        <w:t>Current/Future panel</w:t>
      </w:r>
    </w:p>
  </w:comment>
  <w:comment w:id="93" w:author="Amanda Droghini" w:date="2017-11-12T21:51:00Z" w:initials="">
    <w:p w14:paraId="5D62411C" w14:textId="77777777" w:rsidR="00D8384C" w:rsidRDefault="00D8384C" w:rsidP="008D29CF">
      <w:pPr>
        <w:widowControl w:val="0"/>
      </w:pPr>
      <w:r>
        <w:t>Change panels</w:t>
      </w:r>
    </w:p>
  </w:comment>
  <w:comment w:id="95" w:author="Amanda Droghini" w:date="2018-03-16T10:24:00Z" w:initials="AD">
    <w:p w14:paraId="1999A026" w14:textId="7CF54F2D" w:rsidR="00D8384C" w:rsidRDefault="00D8384C">
      <w:pPr>
        <w:pStyle w:val="CommentText"/>
      </w:pPr>
      <w:r>
        <w:rPr>
          <w:rStyle w:val="CommentReference"/>
        </w:rPr>
        <w:annotationRef/>
      </w:r>
      <w:r>
        <w:t>ASF: Where does this belong?  Do we want to state this, indicating how many of the 42 NIS considered are classified as having a low salt tolerance?</w:t>
      </w:r>
    </w:p>
  </w:comment>
  <w:comment w:id="101" w:author="Amanda Droghini" w:date="2018-02-17T09:03:00Z" w:initials="AD">
    <w:p w14:paraId="0910F67F" w14:textId="1E8F6327" w:rsidR="00D8384C" w:rsidRDefault="00D8384C">
      <w:pPr>
        <w:pStyle w:val="CommentText"/>
      </w:pPr>
      <w:r>
        <w:rPr>
          <w:rStyle w:val="CommentReference"/>
        </w:rPr>
        <w:annotationRef/>
      </w:r>
      <w:r>
        <w:t>can you graph frequency distribution for this? # of species by # of consec weeks</w:t>
      </w:r>
    </w:p>
  </w:comment>
  <w:comment w:id="103" w:author="Amanda Droghini" w:date="2018-03-16T10:27:00Z" w:initials="AD">
    <w:p w14:paraId="69EB6004" w14:textId="45C69674" w:rsidR="00D8384C" w:rsidRDefault="00D8384C">
      <w:pPr>
        <w:pStyle w:val="CommentText"/>
      </w:pPr>
      <w:r>
        <w:rPr>
          <w:rStyle w:val="CommentReference"/>
        </w:rPr>
        <w:annotationRef/>
      </w:r>
      <w:r>
        <w:t>ASF: detail why this is not n = 42.  Was this because we only had detailed reproductive habitat tolerance information for 29 NIS under consideration?</w:t>
      </w:r>
    </w:p>
  </w:comment>
  <w:comment w:id="104" w:author="Amanda Droghini" w:date="2018-03-11T10:23:00Z" w:initials="AD">
    <w:p w14:paraId="30CF82E1" w14:textId="77777777" w:rsidR="00D8384C" w:rsidRDefault="00D8384C" w:rsidP="004E6C5F">
      <w:pPr>
        <w:pStyle w:val="CommentText"/>
      </w:pPr>
      <w:r>
        <w:rPr>
          <w:rStyle w:val="CommentReference"/>
        </w:rPr>
        <w:annotationRef/>
      </w:r>
      <w:r>
        <w:t>Need to flesh out results for repro. Hone in on the temperature thresholds – how many weeks if you need 10C, etc. etc.</w:t>
      </w:r>
    </w:p>
  </w:comment>
  <w:comment w:id="118" w:author="Amanda Droghini" w:date="2018-02-17T08:54:00Z" w:initials="AD">
    <w:p w14:paraId="429B70D9" w14:textId="77777777" w:rsidR="00D8384C" w:rsidRDefault="00D8384C"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19" w:author="Amanda Droghini" w:date="2018-02-17T08:55:00Z" w:initials="AD">
    <w:p w14:paraId="604503BB" w14:textId="77777777" w:rsidR="00D8384C" w:rsidRDefault="00D8384C" w:rsidP="0034065B">
      <w:pPr>
        <w:pStyle w:val="CommentText"/>
      </w:pPr>
      <w:r>
        <w:rPr>
          <w:rStyle w:val="CommentReference"/>
        </w:rPr>
        <w:annotationRef/>
      </w:r>
      <w:r>
        <w:t>do all 3 models agree on these 6? if so, say that insead.</w:t>
      </w:r>
    </w:p>
  </w:comment>
  <w:comment w:id="125" w:author="Amanda Droghini" w:date="2017-11-12T22:38:00Z" w:initials="">
    <w:p w14:paraId="62A7E6D0" w14:textId="1A1BA0E3" w:rsidR="00D8384C" w:rsidRDefault="00D8384C" w:rsidP="0034065B">
      <w:pPr>
        <w:widowControl w:val="0"/>
      </w:pPr>
      <w:r>
        <w:t xml:space="preserve">Alaska or Bering Sea? </w:t>
      </w:r>
    </w:p>
  </w:comment>
  <w:comment w:id="127" w:author="Amanda Droghini" w:date="2018-02-17T09:01:00Z" w:initials="AD">
    <w:p w14:paraId="7D70480F" w14:textId="77777777" w:rsidR="00D8384C" w:rsidRDefault="00D8384C"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128" w:author="Amanda Droghini" w:date="2017-11-12T22:41:00Z" w:initials="">
    <w:p w14:paraId="358C5A9B" w14:textId="77777777" w:rsidR="00D8384C" w:rsidRDefault="00D8384C" w:rsidP="0034065B">
      <w:pPr>
        <w:widowControl w:val="0"/>
      </w:pPr>
      <w:r>
        <w:t>Chord diagram - ballast water</w:t>
      </w:r>
    </w:p>
  </w:comment>
  <w:comment w:id="129" w:author="Amanda Droghini" w:date="2017-11-12T22:20:00Z" w:initials="">
    <w:p w14:paraId="4605BA59" w14:textId="77777777" w:rsidR="00D8384C" w:rsidRDefault="00D8384C" w:rsidP="0034065B">
      <w:pPr>
        <w:widowControl w:val="0"/>
      </w:pPr>
      <w:r>
        <w:t>Assuming I interpreted this right?</w:t>
      </w:r>
    </w:p>
  </w:comment>
  <w:comment w:id="130" w:author="Amanda Droghini" w:date="2017-11-12T22:27:00Z" w:initials="">
    <w:p w14:paraId="64CAC5C5" w14:textId="77777777" w:rsidR="00D8384C" w:rsidRDefault="00D8384C" w:rsidP="0034065B">
      <w:pPr>
        <w:widowControl w:val="0"/>
      </w:pPr>
      <w:r>
        <w:t>Chord diagram - ship arrivals</w:t>
      </w:r>
    </w:p>
  </w:comment>
  <w:comment w:id="132" w:author="Amanda Droghini" w:date="2018-03-16T10:57:00Z" w:initials="AD">
    <w:p w14:paraId="14143BE2" w14:textId="39B33E99" w:rsidR="00D8384C" w:rsidRDefault="00D8384C">
      <w:pPr>
        <w:pStyle w:val="CommentText"/>
      </w:pPr>
      <w:r>
        <w:rPr>
          <w:rStyle w:val="CommentReference"/>
        </w:rPr>
        <w:annotationRef/>
      </w:r>
      <w:r>
        <w:t>ASF: Restructure paragraph below to support this general statement, highlighting the geographic intersection of regions with greater potential NIS habitat and greater potential propagule pressure.</w:t>
      </w:r>
    </w:p>
  </w:comment>
  <w:comment w:id="133" w:author="Amanda Droghini" w:date="2018-03-08T07:44:00Z" w:initials="AD">
    <w:p w14:paraId="241EFCE1" w14:textId="357175F7" w:rsidR="00D8384C" w:rsidRDefault="00D8384C">
      <w:pPr>
        <w:pStyle w:val="CommentText"/>
      </w:pPr>
      <w:r>
        <w:rPr>
          <w:rStyle w:val="CommentReference"/>
        </w:rPr>
        <w:annotationRef/>
      </w:r>
      <w:r>
        <w:t>Maybe move to different part</w:t>
      </w:r>
    </w:p>
  </w:comment>
  <w:comment w:id="135" w:author="Amanda Droghini" w:date="2018-03-06T07:44:00Z" w:initials="AD">
    <w:p w14:paraId="1235C04F" w14:textId="77777777" w:rsidR="00D8384C" w:rsidRDefault="00D8384C" w:rsidP="008F5B16">
      <w:pPr>
        <w:pStyle w:val="CommentText"/>
      </w:pPr>
      <w:r>
        <w:rPr>
          <w:rStyle w:val="CommentReference"/>
        </w:rPr>
        <w:annotationRef/>
      </w:r>
      <w:r>
        <w:t>Not sure where to put this? I want to put it at the beginning but then I feel like it diminishes our findngs?!?</w:t>
      </w:r>
    </w:p>
  </w:comment>
  <w:comment w:id="139" w:author="Amanda Droghini" w:date="2018-03-07T08:30:00Z" w:initials="AD">
    <w:p w14:paraId="223E7107" w14:textId="77777777" w:rsidR="00D8384C" w:rsidRDefault="00D8384C" w:rsidP="00114E82">
      <w:pPr>
        <w:pStyle w:val="CommentText"/>
      </w:pPr>
      <w:r>
        <w:rPr>
          <w:rStyle w:val="CommentReference"/>
        </w:rPr>
        <w:annotationRef/>
      </w:r>
      <w:r>
        <w:t xml:space="preserve">as high as 19C on MODIS (2017) </w:t>
      </w:r>
      <w:r w:rsidRPr="009D2B00">
        <w:t>https://neo.sci.gsfc.nasa.gov/analysis/index.php</w:t>
      </w:r>
    </w:p>
  </w:comment>
  <w:comment w:id="140" w:author="Amanda Droghini" w:date="2018-03-07T08:20:00Z" w:initials="AD">
    <w:p w14:paraId="5082D051" w14:textId="77777777" w:rsidR="00D8384C" w:rsidRDefault="00D8384C" w:rsidP="00114E82">
      <w:pPr>
        <w:pStyle w:val="CommentText"/>
      </w:pPr>
      <w:r>
        <w:rPr>
          <w:rStyle w:val="CommentReference"/>
        </w:rPr>
        <w:annotationRef/>
      </w:r>
      <w:r>
        <w:t>Need to actually read Fetzer paper</w:t>
      </w:r>
    </w:p>
  </w:comment>
  <w:comment w:id="151" w:author="Amanda Droghini" w:date="2018-03-12T08:23:00Z" w:initials="AD">
    <w:p w14:paraId="7C1DAED8" w14:textId="44CFBCF3" w:rsidR="00D8384C" w:rsidRDefault="00D8384C">
      <w:pPr>
        <w:pStyle w:val="CommentText"/>
      </w:pPr>
      <w:r>
        <w:rPr>
          <w:rStyle w:val="CommentReference"/>
        </w:rPr>
        <w:annotationRef/>
      </w:r>
      <w:r>
        <w:t xml:space="preserve">Cite Floerl et al. 2009 </w:t>
      </w:r>
      <w:r w:rsidRPr="00CA4945">
        <w:t>The importance of transport hubs in stepping-stone invasions</w:t>
      </w:r>
    </w:p>
    <w:p w14:paraId="70908626" w14:textId="1AD73EF8" w:rsidR="00D8384C" w:rsidRDefault="00D8384C">
      <w:pPr>
        <w:pStyle w:val="CommentText"/>
      </w:pPr>
      <w:r>
        <w:t>Cite Wasson et a. 2001 Biological invasions of estuaries without international shipping: the importance of intraregional transport</w:t>
      </w:r>
    </w:p>
  </w:comment>
  <w:comment w:id="153" w:author="Amanda Droghini" w:date="2018-02-06T05:47:00Z" w:initials="AD">
    <w:p w14:paraId="1AEE5B5C" w14:textId="77777777" w:rsidR="00D8384C" w:rsidRDefault="00D8384C" w:rsidP="006A7E99">
      <w:pPr>
        <w:pStyle w:val="CommentText"/>
      </w:pPr>
      <w:r>
        <w:rPr>
          <w:rStyle w:val="CommentReference"/>
        </w:rPr>
        <w:annotationRef/>
      </w:r>
      <w:r>
        <w:t>More references needed + check that these say what you want them to say. L-R is for fouling species</w:t>
      </w:r>
    </w:p>
  </w:comment>
  <w:comment w:id="154" w:author="Amanda Droghini" w:date="2018-03-05T07:34:00Z" w:initials="AD">
    <w:p w14:paraId="2BF6D9EB" w14:textId="51753112" w:rsidR="00D8384C" w:rsidRDefault="00D8384C">
      <w:pPr>
        <w:pStyle w:val="CommentText"/>
      </w:pPr>
      <w:r>
        <w:rPr>
          <w:rStyle w:val="CommentReference"/>
        </w:rPr>
        <w:annotationRef/>
      </w:r>
      <w:r>
        <w:t xml:space="preserve">Need to work on this. I think Ware found high survivorship? Chan 2014 cited ballast age as relevant, like Verna et al. 2016. What are the other reasons for low survivorship? </w:t>
      </w:r>
    </w:p>
    <w:p w14:paraId="17E86EA9" w14:textId="4AEA0B2E" w:rsidR="00D8384C" w:rsidRDefault="00D8384C">
      <w:pPr>
        <w:pStyle w:val="CommentText"/>
      </w:pPr>
    </w:p>
    <w:p w14:paraId="0FBBCFFC" w14:textId="3B25B524" w:rsidR="00D8384C" w:rsidRDefault="00D8384C">
      <w:pPr>
        <w:pStyle w:val="CommentText"/>
      </w:pPr>
      <w:r>
        <w:t>**From these studies + ours which shows broad survival, the transport stage may be the most limiting??</w:t>
      </w:r>
    </w:p>
  </w:comment>
  <w:comment w:id="160" w:author="Amanda Droghini" w:date="2018-02-06T12:55:00Z" w:initials="AD">
    <w:p w14:paraId="57CE005C" w14:textId="77777777" w:rsidR="00D8384C" w:rsidRDefault="00D8384C" w:rsidP="00B31FD6">
      <w:pPr>
        <w:pStyle w:val="CommentText"/>
      </w:pPr>
      <w:r>
        <w:rPr>
          <w:rStyle w:val="CommentReference"/>
        </w:rPr>
        <w:annotationRef/>
      </w:r>
      <w:r>
        <w:t>Thieltges et al 2004 ++ see who cites them!</w:t>
      </w:r>
    </w:p>
    <w:p w14:paraId="14F0A1EA" w14:textId="77777777" w:rsidR="00D8384C" w:rsidRDefault="00D8384C" w:rsidP="00B31FD6">
      <w:pPr>
        <w:pStyle w:val="CommentText"/>
      </w:pPr>
    </w:p>
    <w:p w14:paraId="6E805556" w14:textId="77777777" w:rsidR="00D8384C" w:rsidRDefault="00D8384C"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D8384C" w:rsidRDefault="00D8384C" w:rsidP="00B31FD6">
      <w:pPr>
        <w:pStyle w:val="CommentText"/>
      </w:pPr>
    </w:p>
    <w:p w14:paraId="37482056" w14:textId="77777777" w:rsidR="00D8384C" w:rsidRPr="00453DA1" w:rsidRDefault="00D8384C" w:rsidP="00B31FD6">
      <w:r>
        <w:t xml:space="preserve">Nehls et al. </w:t>
      </w:r>
      <w:r w:rsidRPr="00453DA1">
        <w:rPr>
          <w:b/>
          <w:bCs/>
          <w:color w:val="333333"/>
          <w:sz w:val="30"/>
          <w:szCs w:val="30"/>
          <w:shd w:val="clear" w:color="auto" w:fill="F8F8F8"/>
        </w:rPr>
        <w:t>Wadden Sea mussel beds invaded by oysters and slipper limpets: competition or climate control?</w:t>
      </w:r>
    </w:p>
    <w:p w14:paraId="650D48A0" w14:textId="77777777" w:rsidR="00D8384C" w:rsidRDefault="00D8384C" w:rsidP="00B31FD6">
      <w:pPr>
        <w:pStyle w:val="CommentText"/>
      </w:pPr>
    </w:p>
    <w:p w14:paraId="49A8039B" w14:textId="77777777" w:rsidR="00D8384C" w:rsidRPr="00453DA1" w:rsidRDefault="00D8384C"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D8384C" w:rsidRDefault="00D8384C" w:rsidP="00B31FD6">
      <w:pPr>
        <w:pStyle w:val="CommentText"/>
      </w:pPr>
    </w:p>
    <w:p w14:paraId="7015EDA7" w14:textId="77777777" w:rsidR="00D8384C" w:rsidRPr="00DF1768" w:rsidRDefault="00D8384C" w:rsidP="00B31FD6">
      <w:r>
        <w:t xml:space="preserve">Hinz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D8384C" w:rsidRDefault="00D8384C" w:rsidP="00B31FD6">
      <w:pPr>
        <w:pStyle w:val="CommentText"/>
      </w:pPr>
    </w:p>
    <w:p w14:paraId="1F4F3424" w14:textId="77777777" w:rsidR="00D8384C" w:rsidRPr="00DF1768" w:rsidRDefault="00D8384C" w:rsidP="00B31FD6">
      <w:r>
        <w:t xml:space="preserve">Valdizan et al </w:t>
      </w:r>
      <w:r w:rsidRPr="00DF1768">
        <w:rPr>
          <w:b/>
          <w:bCs/>
          <w:color w:val="333333"/>
          <w:sz w:val="30"/>
          <w:szCs w:val="30"/>
          <w:shd w:val="clear" w:color="auto" w:fill="F8F8F8"/>
        </w:rPr>
        <w:t>Evidence that rising coastal seawater temperatures increase reproductive output of the invasive gastropod Crepidula fornicata</w:t>
      </w:r>
    </w:p>
    <w:p w14:paraId="3C9004DF" w14:textId="77777777" w:rsidR="00D8384C" w:rsidRDefault="00D8384C" w:rsidP="00B31FD6">
      <w:pPr>
        <w:pStyle w:val="CommentText"/>
      </w:pPr>
    </w:p>
  </w:comment>
  <w:comment w:id="164" w:author="Amanda Droghini" w:date="2018-03-12T08:26:00Z" w:initials="AD">
    <w:p w14:paraId="326093C0" w14:textId="07DC7638" w:rsidR="00D8384C" w:rsidRDefault="00D8384C">
      <w:pPr>
        <w:pStyle w:val="CommentText"/>
      </w:pPr>
      <w:r>
        <w:rPr>
          <w:rStyle w:val="CommentReference"/>
        </w:rPr>
        <w:annotationRef/>
      </w:r>
      <w:r>
        <w:t>Reword to omit ranking system?</w:t>
      </w:r>
    </w:p>
  </w:comment>
  <w:comment w:id="173" w:author="Jordan Watson - NOAA Federal" w:date="2017-10-02T17:35:00Z" w:initials="">
    <w:p w14:paraId="70283FEF" w14:textId="77777777" w:rsidR="00D8384C" w:rsidRDefault="00D8384C"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4CB7667E" w15:done="0"/>
  <w15:commentEx w15:paraId="4B7A938A" w15:done="0"/>
  <w15:commentEx w15:paraId="12C77586" w15:paraIdParent="4B7A938A" w15:done="0"/>
  <w15:commentEx w15:paraId="40E74B83" w15:done="0"/>
  <w15:commentEx w15:paraId="690DF08D" w15:done="0"/>
  <w15:commentEx w15:paraId="62A1653D" w15:done="0"/>
  <w15:commentEx w15:paraId="4CBFD47C" w15:done="0"/>
  <w15:commentEx w15:paraId="031AF4C5" w15:done="0"/>
  <w15:commentEx w15:paraId="476ED5EF" w15:paraIdParent="031AF4C5" w15:done="0"/>
  <w15:commentEx w15:paraId="0194CAA3" w15:done="0"/>
  <w15:commentEx w15:paraId="3BD84A3A" w15:done="0"/>
  <w15:commentEx w15:paraId="5E7FC74B" w15:done="0"/>
  <w15:commentEx w15:paraId="7A228909" w15:paraIdParent="5E7FC74B" w15:done="0"/>
  <w15:commentEx w15:paraId="1EEAE8D5" w15:done="0"/>
  <w15:commentEx w15:paraId="5A222526" w15:done="0"/>
  <w15:commentEx w15:paraId="57EC4D09" w15:done="0"/>
  <w15:commentEx w15:paraId="517531A4" w15:paraIdParent="57EC4D09" w15:done="0"/>
  <w15:commentEx w15:paraId="7575D2C0" w15:done="0"/>
  <w15:commentEx w15:paraId="0935B76E" w15:done="0"/>
  <w15:commentEx w15:paraId="728CEE87" w15:done="0"/>
  <w15:commentEx w15:paraId="30497116" w15:done="0"/>
  <w15:commentEx w15:paraId="383BDECE" w15:done="0"/>
  <w15:commentEx w15:paraId="7C871970" w15:done="0"/>
  <w15:commentEx w15:paraId="7A0EF1F0" w15:done="0"/>
  <w15:commentEx w15:paraId="6A6279A6" w15:done="0"/>
  <w15:commentEx w15:paraId="46CB7DE5" w15:done="0"/>
  <w15:commentEx w15:paraId="045112CC" w15:done="0"/>
  <w15:commentEx w15:paraId="3C5256F8" w15:done="0"/>
  <w15:commentEx w15:paraId="7B1A96D3" w15:done="0"/>
  <w15:commentEx w15:paraId="5D62411C" w15:done="0"/>
  <w15:commentEx w15:paraId="1999A026" w15:done="0"/>
  <w15:commentEx w15:paraId="0910F67F" w15:done="0"/>
  <w15:commentEx w15:paraId="69EB6004"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14143BE2" w15:done="0"/>
  <w15:commentEx w15:paraId="241EFCE1" w15:done="0"/>
  <w15:commentEx w15:paraId="1235C04F" w15:done="0"/>
  <w15:commentEx w15:paraId="223E7107" w15:done="0"/>
  <w15:commentEx w15:paraId="5082D051" w15:done="0"/>
  <w15:commentEx w15:paraId="70908626" w15:done="0"/>
  <w15:commentEx w15:paraId="1AEE5B5C" w15:done="0"/>
  <w15:commentEx w15:paraId="0FBBCFF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4CB7667E" w16cid:durableId="1E364EA7"/>
  <w16cid:commentId w16cid:paraId="4B7A938A" w16cid:durableId="1E364EA8"/>
  <w16cid:commentId w16cid:paraId="12C77586" w16cid:durableId="1E560A11"/>
  <w16cid:commentId w16cid:paraId="40E74B83" w16cid:durableId="1E364EA9"/>
  <w16cid:commentId w16cid:paraId="690DF08D" w16cid:durableId="1E57DEB0"/>
  <w16cid:commentId w16cid:paraId="62A1653D" w16cid:durableId="1E534AB2"/>
  <w16cid:commentId w16cid:paraId="4CBFD47C" w16cid:durableId="1E520686"/>
  <w16cid:commentId w16cid:paraId="031AF4C5" w16cid:durableId="1E4A1957"/>
  <w16cid:commentId w16cid:paraId="476ED5EF" w16cid:durableId="1E560E85"/>
  <w16cid:commentId w16cid:paraId="0194CAA3" w16cid:durableId="1E364EAF"/>
  <w16cid:commentId w16cid:paraId="3BD84A3A" w16cid:durableId="1E4B659A"/>
  <w16cid:commentId w16cid:paraId="5E7FC74B" w16cid:durableId="1E561272"/>
  <w16cid:commentId w16cid:paraId="7A228909" w16cid:durableId="1E57DD43"/>
  <w16cid:commentId w16cid:paraId="1EEAE8D5" w16cid:durableId="1E3659BD"/>
  <w16cid:commentId w16cid:paraId="5A222526" w16cid:durableId="1E3C04D3"/>
  <w16cid:commentId w16cid:paraId="7575D2C0" w16cid:durableId="1E364EB2"/>
  <w16cid:commentId w16cid:paraId="0935B76E" w16cid:durableId="1E364EB4"/>
  <w16cid:commentId w16cid:paraId="728CEE87" w16cid:durableId="1E4B6274"/>
  <w16cid:commentId w16cid:paraId="30497116" w16cid:durableId="1E364EB5"/>
  <w16cid:commentId w16cid:paraId="383BDECE" w16cid:durableId="1E364EB6"/>
  <w16cid:commentId w16cid:paraId="7C871970" w16cid:durableId="1E364EB7"/>
  <w16cid:commentId w16cid:paraId="7A0EF1F0" w16cid:durableId="1E364EB8"/>
  <w16cid:commentId w16cid:paraId="6A6279A6" w16cid:durableId="1E364EBA"/>
  <w16cid:commentId w16cid:paraId="46CB7DE5" w16cid:durableId="1E364EBB"/>
  <w16cid:commentId w16cid:paraId="045112CC" w16cid:durableId="1E364EBC"/>
  <w16cid:commentId w16cid:paraId="3C5256F8" w16cid:durableId="1E364EBD"/>
  <w16cid:commentId w16cid:paraId="7B1A96D3" w16cid:durableId="1E364EBE"/>
  <w16cid:commentId w16cid:paraId="5D62411C" w16cid:durableId="1E364EBF"/>
  <w16cid:commentId w16cid:paraId="1999A026" w16cid:durableId="1E5619E3"/>
  <w16cid:commentId w16cid:paraId="0910F67F" w16cid:durableId="1E364EC0"/>
  <w16cid:commentId w16cid:paraId="69EB6004" w16cid:durableId="1E561A88"/>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14143BE2" w16cid:durableId="1E5621B5"/>
  <w16cid:commentId w16cid:paraId="241EFCE1" w16cid:durableId="1E4B6859"/>
  <w16cid:commentId w16cid:paraId="1235C04F" w16cid:durableId="1E48C558"/>
  <w16cid:commentId w16cid:paraId="223E7107" w16cid:durableId="1E4A21B2"/>
  <w16cid:commentId w16cid:paraId="5082D051" w16cid:durableId="1E4A1F36"/>
  <w16cid:commentId w16cid:paraId="70908626" w16cid:durableId="1E50B79C"/>
  <w16cid:commentId w16cid:paraId="1AEE5B5C" w16cid:durableId="1E364ECA"/>
  <w16cid:commentId w16cid:paraId="0FBBCFFC" w16cid:durableId="1E477168"/>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9F8C2C" w14:textId="77777777" w:rsidR="005515DE" w:rsidRDefault="005515DE">
      <w:r>
        <w:separator/>
      </w:r>
    </w:p>
  </w:endnote>
  <w:endnote w:type="continuationSeparator" w:id="0">
    <w:p w14:paraId="2991A792" w14:textId="77777777" w:rsidR="005515DE" w:rsidRDefault="00551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B5FC0" w14:textId="77777777" w:rsidR="00D8384C" w:rsidRDefault="00D838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70263" w14:textId="77777777" w:rsidR="00D8384C" w:rsidRDefault="00D838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003D0" w14:textId="77777777" w:rsidR="00D8384C" w:rsidRDefault="00D838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6F0E3" w14:textId="77777777" w:rsidR="005515DE" w:rsidRDefault="005515DE">
      <w:r>
        <w:separator/>
      </w:r>
    </w:p>
  </w:footnote>
  <w:footnote w:type="continuationSeparator" w:id="0">
    <w:p w14:paraId="67CA9B0E" w14:textId="77777777" w:rsidR="005515DE" w:rsidRDefault="005515DE">
      <w:r>
        <w:continuationSeparator/>
      </w:r>
    </w:p>
  </w:footnote>
  <w:footnote w:id="1">
    <w:p w14:paraId="074BAA2A" w14:textId="27B1433F" w:rsidR="00D8384C" w:rsidRPr="006466BF" w:rsidRDefault="00D8384C" w:rsidP="006466BF">
      <w:pPr>
        <w:rPr>
          <w:rFonts w:ascii="Calibri" w:eastAsia="Calibri" w:hAnsi="Calibri" w:cs="Calibri"/>
          <w:sz w:val="20"/>
          <w:szCs w:val="20"/>
          <w:highlight w:val="white"/>
        </w:rPr>
      </w:pPr>
      <w:r>
        <w:rPr>
          <w:vertAlign w:val="superscript"/>
        </w:rPr>
        <w:footnoteRef/>
      </w:r>
      <w:r>
        <w:rPr>
          <w:sz w:val="20"/>
          <w:szCs w:val="20"/>
        </w:rPr>
        <w:t xml:space="preserve"> </w:t>
      </w:r>
      <w:r>
        <w:rPr>
          <w:rFonts w:ascii="Calibri" w:eastAsia="Calibri" w:hAnsi="Calibri" w:cs="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23941" w14:textId="77777777" w:rsidR="00D8384C" w:rsidRDefault="00D838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A8D8A" w14:textId="77777777" w:rsidR="00D8384C" w:rsidRDefault="00D838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3CE28" w14:textId="77777777" w:rsidR="00D8384C" w:rsidRDefault="00D838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0633C"/>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3D00"/>
    <w:rsid w:val="00064B8D"/>
    <w:rsid w:val="00072C07"/>
    <w:rsid w:val="00073FE7"/>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20E6"/>
    <w:rsid w:val="00122499"/>
    <w:rsid w:val="00125B66"/>
    <w:rsid w:val="0013288A"/>
    <w:rsid w:val="001404CD"/>
    <w:rsid w:val="00145144"/>
    <w:rsid w:val="0015147A"/>
    <w:rsid w:val="001532D3"/>
    <w:rsid w:val="001564A4"/>
    <w:rsid w:val="00157A7E"/>
    <w:rsid w:val="00161A9A"/>
    <w:rsid w:val="00164C65"/>
    <w:rsid w:val="0018334C"/>
    <w:rsid w:val="00187CB4"/>
    <w:rsid w:val="0019053F"/>
    <w:rsid w:val="001927F5"/>
    <w:rsid w:val="00195255"/>
    <w:rsid w:val="00196A25"/>
    <w:rsid w:val="001A349A"/>
    <w:rsid w:val="001A5234"/>
    <w:rsid w:val="001A77BE"/>
    <w:rsid w:val="001A7D7E"/>
    <w:rsid w:val="001B0CB7"/>
    <w:rsid w:val="001C0CBC"/>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847"/>
    <w:rsid w:val="002C0D16"/>
    <w:rsid w:val="002C22E2"/>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B1120"/>
    <w:rsid w:val="003C502A"/>
    <w:rsid w:val="003D4812"/>
    <w:rsid w:val="003D7A91"/>
    <w:rsid w:val="003E257A"/>
    <w:rsid w:val="003E2B38"/>
    <w:rsid w:val="003E3EA5"/>
    <w:rsid w:val="003E4928"/>
    <w:rsid w:val="003E6B44"/>
    <w:rsid w:val="003F406F"/>
    <w:rsid w:val="003F4971"/>
    <w:rsid w:val="003F73D7"/>
    <w:rsid w:val="003F748B"/>
    <w:rsid w:val="00403F47"/>
    <w:rsid w:val="004043B8"/>
    <w:rsid w:val="00411758"/>
    <w:rsid w:val="00412EE5"/>
    <w:rsid w:val="00417A0C"/>
    <w:rsid w:val="00420358"/>
    <w:rsid w:val="00421111"/>
    <w:rsid w:val="00424288"/>
    <w:rsid w:val="004261C9"/>
    <w:rsid w:val="00426251"/>
    <w:rsid w:val="00432C42"/>
    <w:rsid w:val="00433E19"/>
    <w:rsid w:val="004342F6"/>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4297"/>
    <w:rsid w:val="004958C4"/>
    <w:rsid w:val="004A259C"/>
    <w:rsid w:val="004A49E0"/>
    <w:rsid w:val="004A54A8"/>
    <w:rsid w:val="004B1228"/>
    <w:rsid w:val="004B1A2D"/>
    <w:rsid w:val="004B585F"/>
    <w:rsid w:val="004B7925"/>
    <w:rsid w:val="004C4732"/>
    <w:rsid w:val="004D0D7C"/>
    <w:rsid w:val="004D0EA5"/>
    <w:rsid w:val="004D442F"/>
    <w:rsid w:val="004D5A7F"/>
    <w:rsid w:val="004D68B2"/>
    <w:rsid w:val="004E13B4"/>
    <w:rsid w:val="004E1D0A"/>
    <w:rsid w:val="004E5AE9"/>
    <w:rsid w:val="004E6C5F"/>
    <w:rsid w:val="004F6FD9"/>
    <w:rsid w:val="00511752"/>
    <w:rsid w:val="00513CC1"/>
    <w:rsid w:val="00514A02"/>
    <w:rsid w:val="00515D8C"/>
    <w:rsid w:val="005213A8"/>
    <w:rsid w:val="00530190"/>
    <w:rsid w:val="00533AAB"/>
    <w:rsid w:val="00533C35"/>
    <w:rsid w:val="00535E2F"/>
    <w:rsid w:val="00536169"/>
    <w:rsid w:val="00536FE6"/>
    <w:rsid w:val="00541F5A"/>
    <w:rsid w:val="005515DE"/>
    <w:rsid w:val="00552912"/>
    <w:rsid w:val="00552F17"/>
    <w:rsid w:val="00571CAF"/>
    <w:rsid w:val="00573D3C"/>
    <w:rsid w:val="0057401D"/>
    <w:rsid w:val="005767A4"/>
    <w:rsid w:val="005803B1"/>
    <w:rsid w:val="00582D22"/>
    <w:rsid w:val="00583530"/>
    <w:rsid w:val="005859D3"/>
    <w:rsid w:val="00590D8C"/>
    <w:rsid w:val="00594BED"/>
    <w:rsid w:val="005B5C48"/>
    <w:rsid w:val="005B7D82"/>
    <w:rsid w:val="005C0F38"/>
    <w:rsid w:val="005C0F8E"/>
    <w:rsid w:val="005C6D70"/>
    <w:rsid w:val="005D39C3"/>
    <w:rsid w:val="005D4867"/>
    <w:rsid w:val="005D5F3A"/>
    <w:rsid w:val="005E3B17"/>
    <w:rsid w:val="00605DD9"/>
    <w:rsid w:val="00616D82"/>
    <w:rsid w:val="006173A1"/>
    <w:rsid w:val="0062084E"/>
    <w:rsid w:val="006244EA"/>
    <w:rsid w:val="00630A01"/>
    <w:rsid w:val="00631367"/>
    <w:rsid w:val="006344A4"/>
    <w:rsid w:val="00636605"/>
    <w:rsid w:val="00640B2B"/>
    <w:rsid w:val="00641ABE"/>
    <w:rsid w:val="0064363B"/>
    <w:rsid w:val="0064468A"/>
    <w:rsid w:val="00646038"/>
    <w:rsid w:val="006466BF"/>
    <w:rsid w:val="006506EF"/>
    <w:rsid w:val="00652AE1"/>
    <w:rsid w:val="00653028"/>
    <w:rsid w:val="00665095"/>
    <w:rsid w:val="006660B7"/>
    <w:rsid w:val="00666D29"/>
    <w:rsid w:val="0067391E"/>
    <w:rsid w:val="00673D74"/>
    <w:rsid w:val="006754F0"/>
    <w:rsid w:val="0069134C"/>
    <w:rsid w:val="006914F3"/>
    <w:rsid w:val="0069782D"/>
    <w:rsid w:val="006A7E99"/>
    <w:rsid w:val="006A7F55"/>
    <w:rsid w:val="006B471D"/>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2A0C"/>
    <w:rsid w:val="007437AB"/>
    <w:rsid w:val="00752FCF"/>
    <w:rsid w:val="007535BA"/>
    <w:rsid w:val="00754182"/>
    <w:rsid w:val="00756904"/>
    <w:rsid w:val="00757DB6"/>
    <w:rsid w:val="007652B7"/>
    <w:rsid w:val="00767A1D"/>
    <w:rsid w:val="00772381"/>
    <w:rsid w:val="0077242A"/>
    <w:rsid w:val="00775293"/>
    <w:rsid w:val="0077738C"/>
    <w:rsid w:val="00781DE5"/>
    <w:rsid w:val="00782669"/>
    <w:rsid w:val="00787DC1"/>
    <w:rsid w:val="00794004"/>
    <w:rsid w:val="00794A46"/>
    <w:rsid w:val="007B1D53"/>
    <w:rsid w:val="007B2C89"/>
    <w:rsid w:val="007B4533"/>
    <w:rsid w:val="007B56BF"/>
    <w:rsid w:val="007C7BB9"/>
    <w:rsid w:val="007C7CAD"/>
    <w:rsid w:val="007D01E0"/>
    <w:rsid w:val="007D06A2"/>
    <w:rsid w:val="007E07D5"/>
    <w:rsid w:val="007E4A99"/>
    <w:rsid w:val="007F1753"/>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791D"/>
    <w:rsid w:val="00870B02"/>
    <w:rsid w:val="00874591"/>
    <w:rsid w:val="00882E74"/>
    <w:rsid w:val="0088341A"/>
    <w:rsid w:val="00884B5E"/>
    <w:rsid w:val="008876C2"/>
    <w:rsid w:val="00893CA2"/>
    <w:rsid w:val="00895F4F"/>
    <w:rsid w:val="008A4770"/>
    <w:rsid w:val="008A5823"/>
    <w:rsid w:val="008A6F2B"/>
    <w:rsid w:val="008B4029"/>
    <w:rsid w:val="008B55CA"/>
    <w:rsid w:val="008B7E7F"/>
    <w:rsid w:val="008C2D70"/>
    <w:rsid w:val="008C40EA"/>
    <w:rsid w:val="008C5BFA"/>
    <w:rsid w:val="008C61BC"/>
    <w:rsid w:val="008C7427"/>
    <w:rsid w:val="008D10E9"/>
    <w:rsid w:val="008D29CF"/>
    <w:rsid w:val="008D7766"/>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77402"/>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2D8B"/>
    <w:rsid w:val="00A42F5D"/>
    <w:rsid w:val="00A430E8"/>
    <w:rsid w:val="00A430F8"/>
    <w:rsid w:val="00A431FA"/>
    <w:rsid w:val="00A51E49"/>
    <w:rsid w:val="00A53CE0"/>
    <w:rsid w:val="00A60002"/>
    <w:rsid w:val="00A605D0"/>
    <w:rsid w:val="00A64CFB"/>
    <w:rsid w:val="00A76D27"/>
    <w:rsid w:val="00A85C6F"/>
    <w:rsid w:val="00A86D06"/>
    <w:rsid w:val="00A86F2C"/>
    <w:rsid w:val="00A93919"/>
    <w:rsid w:val="00A94BAC"/>
    <w:rsid w:val="00A9669C"/>
    <w:rsid w:val="00A96D50"/>
    <w:rsid w:val="00AB1A7E"/>
    <w:rsid w:val="00AB3956"/>
    <w:rsid w:val="00AC2995"/>
    <w:rsid w:val="00AC39F9"/>
    <w:rsid w:val="00AD0B6C"/>
    <w:rsid w:val="00AD715F"/>
    <w:rsid w:val="00AE0872"/>
    <w:rsid w:val="00AE4D8E"/>
    <w:rsid w:val="00AE625C"/>
    <w:rsid w:val="00AF3FE2"/>
    <w:rsid w:val="00AF4943"/>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C1DC4"/>
    <w:rsid w:val="00BC306E"/>
    <w:rsid w:val="00BD0C3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5378F"/>
    <w:rsid w:val="00C55379"/>
    <w:rsid w:val="00C60A54"/>
    <w:rsid w:val="00C63F4C"/>
    <w:rsid w:val="00C64054"/>
    <w:rsid w:val="00C72753"/>
    <w:rsid w:val="00C72BF0"/>
    <w:rsid w:val="00C73D93"/>
    <w:rsid w:val="00C85BB3"/>
    <w:rsid w:val="00C86802"/>
    <w:rsid w:val="00C90B04"/>
    <w:rsid w:val="00C93C6C"/>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6125"/>
    <w:rsid w:val="00D578B2"/>
    <w:rsid w:val="00D63B8D"/>
    <w:rsid w:val="00D63D8F"/>
    <w:rsid w:val="00D655FC"/>
    <w:rsid w:val="00D6773C"/>
    <w:rsid w:val="00D75529"/>
    <w:rsid w:val="00D8384C"/>
    <w:rsid w:val="00D95A52"/>
    <w:rsid w:val="00D96044"/>
    <w:rsid w:val="00D9788D"/>
    <w:rsid w:val="00DA017D"/>
    <w:rsid w:val="00DA3713"/>
    <w:rsid w:val="00DA3A4A"/>
    <w:rsid w:val="00DA4A1A"/>
    <w:rsid w:val="00DA6BD5"/>
    <w:rsid w:val="00DB1341"/>
    <w:rsid w:val="00DB1BC2"/>
    <w:rsid w:val="00DB339D"/>
    <w:rsid w:val="00DC7539"/>
    <w:rsid w:val="00DC7E4C"/>
    <w:rsid w:val="00DD1D1C"/>
    <w:rsid w:val="00DD3EDE"/>
    <w:rsid w:val="00DD53F4"/>
    <w:rsid w:val="00DD6600"/>
    <w:rsid w:val="00DE0EDD"/>
    <w:rsid w:val="00DE385F"/>
    <w:rsid w:val="00DE6141"/>
    <w:rsid w:val="00DF0749"/>
    <w:rsid w:val="00DF1768"/>
    <w:rsid w:val="00DF5E73"/>
    <w:rsid w:val="00E016D1"/>
    <w:rsid w:val="00E04028"/>
    <w:rsid w:val="00E05BC2"/>
    <w:rsid w:val="00E10DB0"/>
    <w:rsid w:val="00E1580F"/>
    <w:rsid w:val="00E1598F"/>
    <w:rsid w:val="00E15D6A"/>
    <w:rsid w:val="00E23A01"/>
    <w:rsid w:val="00E24DC6"/>
    <w:rsid w:val="00E2546C"/>
    <w:rsid w:val="00E25C44"/>
    <w:rsid w:val="00E261EE"/>
    <w:rsid w:val="00E27BBF"/>
    <w:rsid w:val="00E30B47"/>
    <w:rsid w:val="00E31E78"/>
    <w:rsid w:val="00E33ADB"/>
    <w:rsid w:val="00E35792"/>
    <w:rsid w:val="00E40410"/>
    <w:rsid w:val="00E46898"/>
    <w:rsid w:val="00E46B5D"/>
    <w:rsid w:val="00E52D10"/>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4EA9"/>
    <w:rsid w:val="00F25BE1"/>
    <w:rsid w:val="00F26EDC"/>
    <w:rsid w:val="00F36BD7"/>
    <w:rsid w:val="00F44D82"/>
    <w:rsid w:val="00F5590F"/>
    <w:rsid w:val="00F57583"/>
    <w:rsid w:val="00F61131"/>
    <w:rsid w:val="00F62A45"/>
    <w:rsid w:val="00F63567"/>
    <w:rsid w:val="00F65059"/>
    <w:rsid w:val="00F71DB3"/>
    <w:rsid w:val="00F7502E"/>
    <w:rsid w:val="00F753FC"/>
    <w:rsid w:val="00F80632"/>
    <w:rsid w:val="00F843E2"/>
    <w:rsid w:val="00F8746F"/>
    <w:rsid w:val="00F93C4A"/>
    <w:rsid w:val="00F9449F"/>
    <w:rsid w:val="00F970C5"/>
    <w:rsid w:val="00FA27FD"/>
    <w:rsid w:val="00FA5756"/>
    <w:rsid w:val="00FA6ABB"/>
    <w:rsid w:val="00FB727D"/>
    <w:rsid w:val="00FB7E55"/>
    <w:rsid w:val="00FC3DCC"/>
    <w:rsid w:val="00FD159C"/>
    <w:rsid w:val="00FD5BBA"/>
    <w:rsid w:val="00FE07CC"/>
    <w:rsid w:val="00FF15DD"/>
    <w:rsid w:val="00FF40BC"/>
    <w:rsid w:val="00FF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styleId="UnresolvedMention">
    <w:name w:val="Unresolved Mention"/>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nr.gov.nt.ca/en/state-environment/73-trends-shipping-northwest-passage-and-beaufort-sea"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AB68F79-A031-BB49-9BFE-E9873BEB0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35</Pages>
  <Words>44104</Words>
  <Characters>251399</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51</cp:revision>
  <dcterms:created xsi:type="dcterms:W3CDTF">2018-03-08T01:35:00Z</dcterms:created>
  <dcterms:modified xsi:type="dcterms:W3CDTF">2018-03-18T16:53:00Z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ies>
</file>