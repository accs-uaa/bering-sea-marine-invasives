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3073AFF" w14:textId="77777777" w:rsidR="00723773" w:rsidRPr="00CA4945" w:rsidRDefault="00874591" w:rsidP="00CA4945">
      <w:pPr>
        <w:spacing w:before="200" w:line="360" w:lineRule="auto"/>
        <w:contextualSpacing/>
        <w:rPr>
          <w:b/>
          <w:color w:val="222222"/>
          <w:highlight w:val="white"/>
        </w:rPr>
      </w:pPr>
      <w:commentRangeStart w:id="0"/>
      <w:r w:rsidRPr="00CA4945">
        <w:rPr>
          <w:b/>
          <w:color w:val="222222"/>
          <w:highlight w:val="white"/>
        </w:rPr>
        <w:t>Potential journals for publication?</w:t>
      </w:r>
      <w:commentRangeEnd w:id="0"/>
      <w:r w:rsidRPr="00CA4945">
        <w:commentReference w:id="0"/>
      </w:r>
    </w:p>
    <w:p w14:paraId="776F46AA" w14:textId="68BD494C" w:rsidR="00723773" w:rsidRPr="00CA4945" w:rsidRDefault="00874591" w:rsidP="00CA4945">
      <w:pPr>
        <w:numPr>
          <w:ilvl w:val="0"/>
          <w:numId w:val="2"/>
        </w:numPr>
        <w:spacing w:before="200" w:line="360" w:lineRule="auto"/>
        <w:contextualSpacing/>
        <w:rPr>
          <w:color w:val="FF0000"/>
          <w:highlight w:val="white"/>
        </w:rPr>
      </w:pPr>
      <w:r w:rsidRPr="00CA4945">
        <w:rPr>
          <w:color w:val="222222"/>
          <w:highlight w:val="white"/>
        </w:rPr>
        <w:t>Biological Invasions</w:t>
      </w:r>
      <w:r w:rsidR="00895F4F" w:rsidRPr="00CA4945">
        <w:rPr>
          <w:color w:val="222222"/>
          <w:highlight w:val="white"/>
        </w:rPr>
        <w:t xml:space="preserve"> (</w:t>
      </w:r>
      <w:r w:rsidR="00895F4F" w:rsidRPr="00CA4945">
        <w:rPr>
          <w:color w:val="FF0000"/>
          <w:highlight w:val="white"/>
        </w:rPr>
        <w:t>8000 word limit)</w:t>
      </w:r>
    </w:p>
    <w:p w14:paraId="113DBADA" w14:textId="08322706" w:rsidR="004B1A2D" w:rsidRDefault="00874591" w:rsidP="00CA4945">
      <w:pPr>
        <w:numPr>
          <w:ilvl w:val="0"/>
          <w:numId w:val="2"/>
        </w:numPr>
        <w:spacing w:before="200" w:line="360" w:lineRule="auto"/>
        <w:contextualSpacing/>
        <w:rPr>
          <w:color w:val="222222"/>
          <w:highlight w:val="white"/>
        </w:rPr>
      </w:pPr>
      <w:r w:rsidRPr="00CA4945">
        <w:rPr>
          <w:color w:val="222222"/>
          <w:highlight w:val="white"/>
        </w:rPr>
        <w:t xml:space="preserve">Global Change Biology </w:t>
      </w:r>
      <w:r w:rsidR="00D6773C">
        <w:rPr>
          <w:color w:val="222222"/>
          <w:highlight w:val="white"/>
        </w:rPr>
        <w:t>(8000 words)</w:t>
      </w:r>
    </w:p>
    <w:p w14:paraId="6ADD3501" w14:textId="253615B9" w:rsidR="004B1A2D" w:rsidRPr="00CA4945" w:rsidRDefault="004B1A2D" w:rsidP="00CA4945">
      <w:pPr>
        <w:numPr>
          <w:ilvl w:val="0"/>
          <w:numId w:val="2"/>
        </w:numPr>
        <w:spacing w:before="200" w:line="360" w:lineRule="auto"/>
        <w:contextualSpacing/>
        <w:rPr>
          <w:color w:val="222222"/>
          <w:highlight w:val="white"/>
        </w:rPr>
      </w:pPr>
      <w:r>
        <w:rPr>
          <w:color w:val="222222"/>
          <w:highlight w:val="white"/>
        </w:rPr>
        <w:t>Journal of Biogeography</w:t>
      </w:r>
      <w:r w:rsidR="003F748B">
        <w:rPr>
          <w:color w:val="222222"/>
          <w:highlight w:val="white"/>
        </w:rPr>
        <w:t xml:space="preserve"> (approx</w:t>
      </w:r>
      <w:r w:rsidR="009A16DF">
        <w:rPr>
          <w:color w:val="222222"/>
          <w:highlight w:val="white"/>
        </w:rPr>
        <w:t>. 7000 words)</w:t>
      </w:r>
    </w:p>
    <w:p w14:paraId="527039AB" w14:textId="63FCD87A"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ICES Journal of Marine Science</w:t>
      </w:r>
      <w:r w:rsidR="00D6773C">
        <w:rPr>
          <w:color w:val="222222"/>
          <w:highlight w:val="white"/>
        </w:rPr>
        <w:t xml:space="preserve"> (3000-7000 words)</w:t>
      </w:r>
    </w:p>
    <w:p w14:paraId="76099D27" w14:textId="61B06808" w:rsidR="009A16DF" w:rsidRPr="009A16DF" w:rsidRDefault="009A16DF" w:rsidP="009A16DF">
      <w:pPr>
        <w:numPr>
          <w:ilvl w:val="0"/>
          <w:numId w:val="2"/>
        </w:numPr>
        <w:spacing w:before="200" w:line="360" w:lineRule="auto"/>
        <w:contextualSpacing/>
        <w:rPr>
          <w:color w:val="222222"/>
          <w:highlight w:val="white"/>
        </w:rPr>
      </w:pPr>
      <w:r>
        <w:rPr>
          <w:color w:val="222222"/>
          <w:highlight w:val="white"/>
        </w:rPr>
        <w:t>Diversity &amp; Distribution (6000 words)</w:t>
      </w:r>
    </w:p>
    <w:p w14:paraId="1117770F" w14:textId="4BC518C9" w:rsidR="002914CD" w:rsidRPr="00CA4945" w:rsidRDefault="002914CD" w:rsidP="00CA4945">
      <w:pPr>
        <w:numPr>
          <w:ilvl w:val="0"/>
          <w:numId w:val="2"/>
        </w:numPr>
        <w:spacing w:before="200" w:line="360" w:lineRule="auto"/>
        <w:contextualSpacing/>
        <w:rPr>
          <w:color w:val="222222"/>
          <w:highlight w:val="white"/>
        </w:rPr>
      </w:pPr>
      <w:r>
        <w:rPr>
          <w:color w:val="222222"/>
          <w:highlight w:val="white"/>
        </w:rPr>
        <w:t>Hydrobiologia</w:t>
      </w:r>
    </w:p>
    <w:p w14:paraId="36613D93" w14:textId="758AF220"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Marine Biology</w:t>
      </w:r>
      <w:r w:rsidR="009A16DF">
        <w:rPr>
          <w:color w:val="222222"/>
          <w:highlight w:val="white"/>
        </w:rPr>
        <w:t xml:space="preserve"> (cannot find word limit?)</w:t>
      </w:r>
    </w:p>
    <w:p w14:paraId="4B8402D3" w14:textId="6ADAAB86" w:rsidR="00723773" w:rsidRDefault="00874591" w:rsidP="00CA4945">
      <w:pPr>
        <w:numPr>
          <w:ilvl w:val="0"/>
          <w:numId w:val="2"/>
        </w:numPr>
        <w:spacing w:before="200" w:line="360" w:lineRule="auto"/>
        <w:contextualSpacing/>
        <w:rPr>
          <w:color w:val="222222"/>
          <w:highlight w:val="white"/>
        </w:rPr>
      </w:pPr>
      <w:r w:rsidRPr="00CA4945">
        <w:rPr>
          <w:color w:val="222222"/>
          <w:highlight w:val="white"/>
        </w:rPr>
        <w:t>Marine Ecology Progress Series</w:t>
      </w:r>
      <w:r w:rsidR="009A16DF">
        <w:rPr>
          <w:color w:val="222222"/>
          <w:highlight w:val="white"/>
        </w:rPr>
        <w:t xml:space="preserve"> (4000-12000 words)</w:t>
      </w:r>
    </w:p>
    <w:p w14:paraId="226D2B00" w14:textId="04CBA711" w:rsidR="00723773" w:rsidRPr="00CA4945" w:rsidRDefault="00874591" w:rsidP="00CA4945">
      <w:pPr>
        <w:numPr>
          <w:ilvl w:val="0"/>
          <w:numId w:val="2"/>
        </w:numPr>
        <w:spacing w:before="200" w:line="360" w:lineRule="auto"/>
        <w:contextualSpacing/>
        <w:rPr>
          <w:color w:val="222222"/>
          <w:highlight w:val="white"/>
        </w:rPr>
      </w:pPr>
      <w:r w:rsidRPr="00CA4945">
        <w:rPr>
          <w:color w:val="222222"/>
          <w:highlight w:val="white"/>
        </w:rPr>
        <w:t>Aquatic Invasions</w:t>
      </w:r>
      <w:r w:rsidR="009A16DF">
        <w:rPr>
          <w:color w:val="222222"/>
          <w:highlight w:val="white"/>
        </w:rPr>
        <w:t xml:space="preserve"> (quarterly, 9000 words incl. references)</w:t>
      </w:r>
    </w:p>
    <w:p w14:paraId="4630D5A4" w14:textId="5A80D336" w:rsidR="002914CD" w:rsidRDefault="002914CD" w:rsidP="002914CD">
      <w:pPr>
        <w:spacing w:before="200" w:line="360" w:lineRule="auto"/>
        <w:contextualSpacing/>
        <w:rPr>
          <w:color w:val="222222"/>
          <w:highlight w:val="white"/>
        </w:rPr>
      </w:pPr>
    </w:p>
    <w:p w14:paraId="0110CA57" w14:textId="1A749280" w:rsidR="004B1A2D" w:rsidRDefault="004B1A2D" w:rsidP="004B1A2D">
      <w:pPr>
        <w:spacing w:before="200" w:line="360" w:lineRule="auto"/>
        <w:rPr>
          <w:color w:val="222222"/>
          <w:highlight w:val="white"/>
        </w:rPr>
      </w:pPr>
      <w:r>
        <w:rPr>
          <w:color w:val="222222"/>
          <w:highlight w:val="white"/>
        </w:rPr>
        <w:t>General:</w:t>
      </w:r>
    </w:p>
    <w:p w14:paraId="4CAEDE0C" w14:textId="4F7996C3" w:rsidR="004B1A2D" w:rsidRDefault="004B1A2D" w:rsidP="004B1A2D">
      <w:pPr>
        <w:numPr>
          <w:ilvl w:val="0"/>
          <w:numId w:val="2"/>
        </w:numPr>
        <w:spacing w:before="200" w:line="360" w:lineRule="auto"/>
        <w:contextualSpacing/>
        <w:rPr>
          <w:color w:val="222222"/>
          <w:highlight w:val="white"/>
        </w:rPr>
      </w:pPr>
      <w:r>
        <w:rPr>
          <w:color w:val="222222"/>
          <w:highlight w:val="white"/>
        </w:rPr>
        <w:t>Ecological Applications</w:t>
      </w:r>
      <w:r w:rsidR="009A16DF">
        <w:rPr>
          <w:color w:val="222222"/>
          <w:highlight w:val="white"/>
        </w:rPr>
        <w:t xml:space="preserve"> (60 pages double-spaced)</w:t>
      </w:r>
    </w:p>
    <w:p w14:paraId="73B7506A" w14:textId="7B3CB5D5" w:rsidR="004B1A2D" w:rsidRDefault="004B1A2D" w:rsidP="004B1A2D">
      <w:pPr>
        <w:numPr>
          <w:ilvl w:val="0"/>
          <w:numId w:val="2"/>
        </w:numPr>
        <w:spacing w:before="200" w:line="360" w:lineRule="auto"/>
        <w:contextualSpacing/>
        <w:rPr>
          <w:color w:val="222222"/>
          <w:highlight w:val="white"/>
        </w:rPr>
      </w:pPr>
      <w:r w:rsidRPr="00CA4945">
        <w:rPr>
          <w:color w:val="222222"/>
          <w:highlight w:val="white"/>
        </w:rPr>
        <w:t>PLoS One (if it doesn’t fit in a more specific journal)</w:t>
      </w:r>
    </w:p>
    <w:p w14:paraId="72F46A13" w14:textId="3527D4BB" w:rsidR="001564A4" w:rsidRPr="001564A4" w:rsidRDefault="001564A4" w:rsidP="001564A4">
      <w:pPr>
        <w:numPr>
          <w:ilvl w:val="0"/>
          <w:numId w:val="2"/>
        </w:numPr>
        <w:spacing w:before="200" w:line="360" w:lineRule="auto"/>
        <w:contextualSpacing/>
        <w:rPr>
          <w:color w:val="222222"/>
          <w:highlight w:val="white"/>
        </w:rPr>
      </w:pPr>
      <w:r>
        <w:rPr>
          <w:color w:val="222222"/>
          <w:highlight w:val="white"/>
        </w:rPr>
        <w:t>Scientific Reports</w:t>
      </w:r>
    </w:p>
    <w:p w14:paraId="5A94DBB5"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Ecosphere</w:t>
      </w:r>
    </w:p>
    <w:p w14:paraId="1BBD897F" w14:textId="77777777" w:rsidR="004B1A2D" w:rsidRPr="00CA4945" w:rsidRDefault="004B1A2D" w:rsidP="004B1A2D">
      <w:pPr>
        <w:numPr>
          <w:ilvl w:val="0"/>
          <w:numId w:val="2"/>
        </w:numPr>
        <w:spacing w:before="200" w:line="360" w:lineRule="auto"/>
        <w:contextualSpacing/>
        <w:rPr>
          <w:color w:val="222222"/>
          <w:highlight w:val="white"/>
        </w:rPr>
      </w:pPr>
      <w:r w:rsidRPr="00CA4945">
        <w:rPr>
          <w:color w:val="222222"/>
          <w:highlight w:val="white"/>
        </w:rPr>
        <w:t xml:space="preserve">Journal of Applied Ecology </w:t>
      </w:r>
      <w:r w:rsidRPr="00CA4945">
        <w:rPr>
          <w:color w:val="FF0000"/>
          <w:highlight w:val="white"/>
        </w:rPr>
        <w:t>(7000 word limit)</w:t>
      </w:r>
    </w:p>
    <w:p w14:paraId="51507F57" w14:textId="60026451" w:rsidR="004B1A2D" w:rsidRDefault="004B1A2D" w:rsidP="004B1A2D">
      <w:pPr>
        <w:numPr>
          <w:ilvl w:val="0"/>
          <w:numId w:val="2"/>
        </w:numPr>
        <w:spacing w:before="200" w:line="360" w:lineRule="auto"/>
        <w:contextualSpacing/>
        <w:rPr>
          <w:color w:val="FF0000"/>
          <w:highlight w:val="white"/>
        </w:rPr>
      </w:pPr>
      <w:r w:rsidRPr="00CA4945">
        <w:rPr>
          <w:color w:val="222222"/>
          <w:highlight w:val="white"/>
        </w:rPr>
        <w:t xml:space="preserve">Ecology </w:t>
      </w:r>
      <w:r w:rsidRPr="004B1A2D">
        <w:rPr>
          <w:color w:val="FF0000"/>
          <w:highlight w:val="white"/>
        </w:rPr>
        <w:t>(20 page double-spaced limit, unless we argue why it should be longer)</w:t>
      </w:r>
    </w:p>
    <w:p w14:paraId="56CF522A" w14:textId="6A8FEDD2" w:rsidR="009A16DF" w:rsidRDefault="009A16DF" w:rsidP="009A16DF">
      <w:pPr>
        <w:spacing w:before="200" w:line="360" w:lineRule="auto"/>
        <w:contextualSpacing/>
        <w:rPr>
          <w:color w:val="222222"/>
          <w:highlight w:val="white"/>
        </w:rPr>
      </w:pPr>
    </w:p>
    <w:p w14:paraId="5256B45C" w14:textId="77777777" w:rsidR="009A16DF" w:rsidRDefault="009A16DF" w:rsidP="009A16DF">
      <w:pPr>
        <w:spacing w:before="200" w:line="360" w:lineRule="auto"/>
        <w:contextualSpacing/>
        <w:rPr>
          <w:color w:val="222222"/>
          <w:highlight w:val="white"/>
        </w:rPr>
      </w:pPr>
      <w:r>
        <w:rPr>
          <w:color w:val="222222"/>
          <w:highlight w:val="white"/>
        </w:rPr>
        <w:t>Geography-based:</w:t>
      </w:r>
    </w:p>
    <w:p w14:paraId="63521BA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research</w:t>
      </w:r>
    </w:p>
    <w:p w14:paraId="5FFB43D5"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456639BD" w14:textId="77777777" w:rsidR="009A16DF" w:rsidRPr="002914CD"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science</w:t>
      </w:r>
    </w:p>
    <w:p w14:paraId="7DC1EF0F"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Arctic</w:t>
      </w:r>
    </w:p>
    <w:p w14:paraId="13FD05C4" w14:textId="77777777" w:rsidR="009A16DF" w:rsidRDefault="009A16DF"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sidRPr="002914CD">
        <w:rPr>
          <w:rFonts w:ascii="Times New Roman" w:hAnsi="Times New Roman" w:cs="Times New Roman"/>
          <w:color w:val="222222"/>
          <w:sz w:val="24"/>
          <w:szCs w:val="24"/>
          <w:highlight w:val="white"/>
        </w:rPr>
        <w:t>Arctic, Antarctic, and alpine research</w:t>
      </w:r>
    </w:p>
    <w:p w14:paraId="6CD2F8A8" w14:textId="473423D2" w:rsidR="009A16DF" w:rsidRDefault="000B0DC8" w:rsidP="009A16DF">
      <w:pPr>
        <w:pStyle w:val="ListParagraph"/>
        <w:numPr>
          <w:ilvl w:val="0"/>
          <w:numId w:val="5"/>
        </w:numPr>
        <w:spacing w:before="200" w:line="360" w:lineRule="auto"/>
        <w:rPr>
          <w:rFonts w:ascii="Times New Roman" w:hAnsi="Times New Roman" w:cs="Times New Roman"/>
          <w:color w:val="222222"/>
          <w:sz w:val="24"/>
          <w:szCs w:val="24"/>
          <w:highlight w:val="white"/>
        </w:rPr>
      </w:pPr>
      <w:r>
        <w:rPr>
          <w:rFonts w:ascii="Times New Roman" w:hAnsi="Times New Roman" w:cs="Times New Roman"/>
          <w:color w:val="222222"/>
          <w:sz w:val="24"/>
          <w:szCs w:val="24"/>
          <w:highlight w:val="white"/>
        </w:rPr>
        <w:t>Polar Biology</w:t>
      </w:r>
    </w:p>
    <w:p w14:paraId="2EA385F4" w14:textId="77777777" w:rsidR="009A16DF" w:rsidRPr="004B1A2D" w:rsidRDefault="009A16DF" w:rsidP="009A16DF">
      <w:pPr>
        <w:spacing w:before="200" w:line="360" w:lineRule="auto"/>
        <w:contextualSpacing/>
        <w:rPr>
          <w:color w:val="FF0000"/>
          <w:highlight w:val="white"/>
        </w:rPr>
      </w:pPr>
    </w:p>
    <w:p w14:paraId="0524E6CF" w14:textId="77777777" w:rsidR="004B1A2D" w:rsidRPr="004B1A2D" w:rsidRDefault="004B1A2D" w:rsidP="004B1A2D">
      <w:pPr>
        <w:spacing w:before="200" w:line="360" w:lineRule="auto"/>
        <w:rPr>
          <w:color w:val="222222"/>
          <w:highlight w:val="white"/>
        </w:rPr>
      </w:pPr>
    </w:p>
    <w:p w14:paraId="72B718AA" w14:textId="5891DEC8" w:rsidR="00723773" w:rsidRPr="00CA4945" w:rsidRDefault="00874591" w:rsidP="00BB5655">
      <w:pPr>
        <w:pStyle w:val="Heading1"/>
      </w:pPr>
      <w:bookmarkStart w:id="1" w:name="_3gj8dlnf4yge" w:colFirst="0" w:colLast="0"/>
      <w:bookmarkEnd w:id="1"/>
      <w:r w:rsidRPr="00CA4945">
        <w:lastRenderedPageBreak/>
        <w:t>Title: What l</w:t>
      </w:r>
      <w:r w:rsidR="000434AA">
        <w:t>imits invasi</w:t>
      </w:r>
      <w:r w:rsidR="00DE764D">
        <w:t>ons</w:t>
      </w:r>
      <w:r w:rsidR="00A41FC7">
        <w:t xml:space="preserve"> </w:t>
      </w:r>
      <w:r w:rsidR="000434AA">
        <w:t>in</w:t>
      </w:r>
      <w:r w:rsidRPr="00CA4945">
        <w:t xml:space="preserve"> </w:t>
      </w:r>
      <w:r w:rsidR="00A41FC7">
        <w:t>the Arctic</w:t>
      </w:r>
      <w:r w:rsidR="000434AA">
        <w:t>?</w:t>
      </w:r>
      <w:r w:rsidRPr="00CA4945">
        <w:t xml:space="preserve"> Investigating t</w:t>
      </w:r>
      <w:r w:rsidR="000434AA">
        <w:t xml:space="preserve">he role of </w:t>
      </w:r>
      <w:r w:rsidR="00A41FC7">
        <w:t xml:space="preserve">cold </w:t>
      </w:r>
      <w:r w:rsidR="002A27DE">
        <w:t xml:space="preserve">water </w:t>
      </w:r>
      <w:r w:rsidR="000434AA">
        <w:t>t</w:t>
      </w:r>
      <w:r w:rsidRPr="00CA4945">
        <w:t>emperature</w:t>
      </w:r>
      <w:r w:rsidR="00A41FC7">
        <w:t>s</w:t>
      </w:r>
      <w:r w:rsidR="000434AA">
        <w:t xml:space="preserve"> on survival and reproduction</w:t>
      </w:r>
      <w:r w:rsidRPr="00CA4945">
        <w:t xml:space="preserve"> in the </w:t>
      </w:r>
      <w:commentRangeStart w:id="2"/>
      <w:r w:rsidRPr="00CA4945">
        <w:t>Bering Sea</w:t>
      </w:r>
      <w:commentRangeEnd w:id="2"/>
      <w:r w:rsidR="00A41FC7">
        <w:rPr>
          <w:rStyle w:val="CommentReference"/>
          <w:rFonts w:ascii="Arial" w:hAnsi="Arial" w:cs="Arial"/>
          <w:b w:val="0"/>
        </w:rPr>
        <w:commentReference w:id="2"/>
      </w:r>
    </w:p>
    <w:p w14:paraId="753A1902" w14:textId="1A8B9C92" w:rsidR="00723773" w:rsidRPr="000434AA" w:rsidRDefault="00874591" w:rsidP="00A85C6F">
      <w:pPr>
        <w:spacing w:line="360" w:lineRule="auto"/>
        <w:ind w:firstLine="0"/>
        <w:contextualSpacing/>
      </w:pPr>
      <w:r w:rsidRPr="00CA4945">
        <w:rPr>
          <w:b/>
        </w:rPr>
        <w:t>Authors:</w:t>
      </w:r>
      <w:commentRangeStart w:id="3"/>
      <w:commentRangeStart w:id="4"/>
      <w:r w:rsidRPr="00CA4945">
        <w:t xml:space="preserve"> A. Droghini</w:t>
      </w:r>
      <w:r w:rsidRPr="00CA4945">
        <w:rPr>
          <w:vertAlign w:val="superscript"/>
        </w:rPr>
        <w:t>1</w:t>
      </w:r>
      <w:r w:rsidRPr="00CA4945">
        <w:t>, A. Fischbach</w:t>
      </w:r>
      <w:r w:rsidRPr="00CA4945">
        <w:rPr>
          <w:vertAlign w:val="superscript"/>
        </w:rPr>
        <w:t>2</w:t>
      </w:r>
      <w:r w:rsidRPr="00CA4945">
        <w:t>, J. Watson</w:t>
      </w:r>
      <w:commentRangeEnd w:id="3"/>
      <w:r w:rsidRPr="00CA4945">
        <w:commentReference w:id="3"/>
      </w:r>
      <w:commentRangeEnd w:id="4"/>
      <w:r w:rsidR="000B0DC8">
        <w:rPr>
          <w:rStyle w:val="CommentReference"/>
          <w:rFonts w:ascii="Arial" w:eastAsia="Arial" w:hAnsi="Arial" w:cs="Arial"/>
          <w:color w:val="000000"/>
          <w:lang w:val="en-US" w:eastAsia="en-US"/>
        </w:rPr>
        <w:commentReference w:id="4"/>
      </w:r>
      <w:r w:rsidRPr="00CA4945">
        <w:rPr>
          <w:vertAlign w:val="superscript"/>
        </w:rPr>
        <w:t>3</w:t>
      </w:r>
      <w:r w:rsidR="000434AA">
        <w:t xml:space="preserve">, </w:t>
      </w:r>
      <w:r w:rsidR="000434AA" w:rsidRPr="00CA4945">
        <w:t>J.P. Reimer</w:t>
      </w:r>
      <w:r w:rsidR="000434AA" w:rsidRPr="00CA4945">
        <w:rPr>
          <w:vertAlign w:val="superscript"/>
        </w:rPr>
        <w:t>1</w:t>
      </w:r>
    </w:p>
    <w:p w14:paraId="50DE4741" w14:textId="77777777" w:rsidR="00723773" w:rsidRPr="00CA4945" w:rsidRDefault="00723773" w:rsidP="00CA4945">
      <w:pPr>
        <w:spacing w:line="360" w:lineRule="auto"/>
        <w:contextualSpacing/>
      </w:pPr>
    </w:p>
    <w:p w14:paraId="7A60673F" w14:textId="77777777" w:rsidR="00723773" w:rsidRPr="00CA4945" w:rsidRDefault="00874591" w:rsidP="00A85C6F">
      <w:pPr>
        <w:spacing w:line="360" w:lineRule="auto"/>
        <w:ind w:firstLine="0"/>
        <w:contextualSpacing/>
      </w:pPr>
      <w:r w:rsidRPr="00CA4945">
        <w:rPr>
          <w:b/>
        </w:rPr>
        <w:t>Affiliations:</w:t>
      </w:r>
      <w:r w:rsidRPr="00CA4945">
        <w:t xml:space="preserve"> 1. Alaska Center for Conservation Science, University of Alaska Anchorage, 2400 W Campus Drive, Anchorage, AK 99508. 2. U.S. Geological Service, Alaska Science Center, Walrus Research Program, 4210 University Drive, Anchorage, AK 99508. 3. NOAA Alaska Fisheries Science Center, Auke Bay Laboratories, Ted Stevens Marine Research Institute, 17109 Pt. Lena Loop Rd., Juneau, AK 99801</w:t>
      </w:r>
    </w:p>
    <w:p w14:paraId="5F65C589" w14:textId="77777777" w:rsidR="00723773" w:rsidRPr="00CA4945" w:rsidRDefault="00723773" w:rsidP="00CA4945">
      <w:pPr>
        <w:spacing w:line="360" w:lineRule="auto"/>
        <w:contextualSpacing/>
      </w:pPr>
    </w:p>
    <w:p w14:paraId="5E57F71A" w14:textId="4D245661" w:rsidR="00723773" w:rsidRPr="00DB1BC2" w:rsidRDefault="00874591" w:rsidP="00A85C6F">
      <w:pPr>
        <w:spacing w:line="360" w:lineRule="auto"/>
        <w:ind w:firstLine="0"/>
        <w:contextualSpacing/>
      </w:pPr>
      <w:r w:rsidRPr="00CA4945">
        <w:rPr>
          <w:b/>
        </w:rPr>
        <w:t>Corresponding author:</w:t>
      </w:r>
      <w:r w:rsidR="00DB1BC2">
        <w:rPr>
          <w:b/>
        </w:rPr>
        <w:t xml:space="preserve"> </w:t>
      </w:r>
      <w:r w:rsidR="00DB1BC2">
        <w:t>A. Droghini, adroghini@alaska.edu</w:t>
      </w:r>
    </w:p>
    <w:p w14:paraId="6FAF9495" w14:textId="0C42BBC2" w:rsidR="00723773" w:rsidRPr="00CA4945" w:rsidRDefault="00723773" w:rsidP="00BB5655">
      <w:pPr>
        <w:pStyle w:val="Heading1"/>
      </w:pPr>
      <w:bookmarkStart w:id="5" w:name="_avmfvmnpzhi4" w:colFirst="0" w:colLast="0"/>
      <w:bookmarkEnd w:id="5"/>
    </w:p>
    <w:p w14:paraId="3DE406CC" w14:textId="77777777" w:rsidR="00723773" w:rsidRPr="00CA4945" w:rsidRDefault="00874591" w:rsidP="00BB5655">
      <w:pPr>
        <w:pStyle w:val="Heading1"/>
      </w:pPr>
      <w:bookmarkStart w:id="6" w:name="_u7a6acf52prm" w:colFirst="0" w:colLast="0"/>
      <w:bookmarkEnd w:id="6"/>
      <w:r w:rsidRPr="00CA4945">
        <w:br w:type="page"/>
      </w:r>
    </w:p>
    <w:p w14:paraId="27DD2D73" w14:textId="77777777" w:rsidR="00475A9D" w:rsidRPr="00CA4945" w:rsidRDefault="00475A9D" w:rsidP="00001DF8">
      <w:pPr>
        <w:pStyle w:val="Heading1"/>
      </w:pPr>
      <w:bookmarkStart w:id="7" w:name="_apau72l7trnn" w:colFirst="0" w:colLast="0"/>
      <w:bookmarkStart w:id="8" w:name="_l1pptop6d6ld" w:colFirst="0" w:colLast="0"/>
      <w:bookmarkEnd w:id="7"/>
      <w:bookmarkEnd w:id="8"/>
      <w:commentRangeStart w:id="9"/>
      <w:r w:rsidRPr="00CA4945">
        <w:lastRenderedPageBreak/>
        <w:t>Abstract</w:t>
      </w:r>
      <w:commentRangeEnd w:id="9"/>
      <w:r w:rsidR="00346BFB">
        <w:rPr>
          <w:rStyle w:val="CommentReference"/>
          <w:rFonts w:ascii="Arial" w:hAnsi="Arial" w:cs="Arial"/>
          <w:b w:val="0"/>
        </w:rPr>
        <w:commentReference w:id="9"/>
      </w:r>
    </w:p>
    <w:p w14:paraId="0E2CCB2A" w14:textId="7E30F94B" w:rsidR="001F394D" w:rsidRPr="001F394D" w:rsidRDefault="00684C61" w:rsidP="001F394D">
      <w:pPr>
        <w:spacing w:line="360" w:lineRule="auto"/>
        <w:contextualSpacing/>
      </w:pPr>
      <w:r>
        <w:t>Minimal shipping traffic and c</w:t>
      </w:r>
      <w:del w:id="10" w:author="Amanda Droghini" w:date="2018-03-22T08:19:00Z">
        <w:r w:rsidR="00C06175" w:rsidDel="00684C61">
          <w:delText>C</w:delText>
        </w:r>
      </w:del>
      <w:r w:rsidR="00C06175">
        <w:t xml:space="preserve">old </w:t>
      </w:r>
      <w:r w:rsidR="001F394D">
        <w:t>water</w:t>
      </w:r>
      <w:r w:rsidR="00C06175">
        <w:t xml:space="preserve"> temperature</w:t>
      </w:r>
      <w:r w:rsidR="001F394D">
        <w:t xml:space="preserve">s </w:t>
      </w:r>
      <w:del w:id="11" w:author="Amanda Droghini" w:date="2018-03-22T08:19:00Z">
        <w:r w:rsidR="001F394D" w:rsidDel="00684C61">
          <w:delText xml:space="preserve">and </w:delText>
        </w:r>
      </w:del>
      <w:del w:id="12" w:author="Amanda Droghini" w:date="2018-03-16T09:20:00Z">
        <w:r w:rsidR="001F394D" w:rsidDel="000B0DC8">
          <w:delText xml:space="preserve">low </w:delText>
        </w:r>
      </w:del>
      <w:del w:id="13" w:author="Amanda Droghini" w:date="2018-03-22T08:19:00Z">
        <w:r w:rsidR="001F394D" w:rsidDel="00684C61">
          <w:delText xml:space="preserve">shipping traffic </w:delText>
        </w:r>
      </w:del>
      <w:r w:rsidR="001F394D">
        <w:t>are expected to limit b</w:t>
      </w:r>
      <w:r w:rsidR="001F394D" w:rsidRPr="004433B3">
        <w:t>iological introductions</w:t>
      </w:r>
      <w:r w:rsidR="001F394D">
        <w:t xml:space="preserve"> in polar ecosystems, </w:t>
      </w:r>
      <w:r w:rsidR="00C06175">
        <w:t xml:space="preserve">but </w:t>
      </w:r>
      <w:ins w:id="14" w:author="Amanda Droghini" w:date="2018-03-16T09:22:00Z">
        <w:r w:rsidR="000B0DC8">
          <w:t xml:space="preserve">evaluations of </w:t>
        </w:r>
      </w:ins>
      <w:r w:rsidR="001F394D">
        <w:t>th</w:t>
      </w:r>
      <w:ins w:id="15" w:author="Amanda Droghini" w:date="2018-03-16T09:20:00Z">
        <w:r w:rsidR="000B0DC8">
          <w:t xml:space="preserve">is expectation </w:t>
        </w:r>
      </w:ins>
      <w:ins w:id="16" w:author="Amanda Droghini" w:date="2018-03-16T09:22:00Z">
        <w:r w:rsidR="000B0DC8">
          <w:t>across multiple taxa and life stages are lacking.</w:t>
        </w:r>
      </w:ins>
      <w:del w:id="17" w:author="Amanda Droghini" w:date="2018-03-16T09:21:00Z">
        <w:r w:rsidR="001F394D" w:rsidDel="000B0DC8">
          <w:delText>have</w:delText>
        </w:r>
        <w:r w:rsidR="00816CE9" w:rsidDel="000B0DC8">
          <w:delText xml:space="preserve"> </w:delText>
        </w:r>
      </w:del>
      <w:del w:id="18" w:author="Amanda Droghini" w:date="2018-03-16T09:23:00Z">
        <w:r w:rsidR="001F394D" w:rsidDel="000B0DC8">
          <w:delText>rarely</w:delText>
        </w:r>
        <w:r w:rsidR="00816CE9" w:rsidDel="000B0DC8">
          <w:delText xml:space="preserve"> been e</w:delText>
        </w:r>
        <w:r w:rsidR="001F394D" w:rsidDel="000B0DC8">
          <w:delText>xplored</w:delText>
        </w:r>
        <w:r w:rsidR="00C06175" w:rsidDel="000B0DC8">
          <w:delText xml:space="preserve"> across several taxa and multiple stages of invasions</w:delText>
        </w:r>
        <w:r w:rsidR="002A27DE" w:rsidRPr="00AD0B6C" w:rsidDel="000B0DC8">
          <w:delText>.</w:delText>
        </w:r>
      </w:del>
      <w:r w:rsidR="002A27DE" w:rsidRPr="00AD0B6C">
        <w:t xml:space="preserve"> </w:t>
      </w:r>
      <w:r w:rsidR="001F394D">
        <w:t>We</w:t>
      </w:r>
      <w:r>
        <w:t xml:space="preserve"> examined how water temperatures affect the potential survival and reproductive habitat of 42 non-indigenous species</w:t>
      </w:r>
      <w:r w:rsidR="001F394D">
        <w:t xml:space="preserve"> </w:t>
      </w:r>
      <w:del w:id="19" w:author="Amanda Droghini" w:date="2018-03-22T08:21:00Z">
        <w:r w:rsidR="001F394D" w:rsidDel="00684C61">
          <w:delText>evaluated these expectations</w:delText>
        </w:r>
        <w:r w:rsidR="001F394D" w:rsidRPr="002A1F24" w:rsidDel="00684C61">
          <w:delText xml:space="preserve"> </w:delText>
        </w:r>
      </w:del>
      <w:r w:rsidR="001F394D">
        <w:t>in the Bering Sea, a marine ecosystem characterized by a strong, subarctic-arctic latitudinal gradient</w:t>
      </w:r>
      <w:del w:id="20" w:author="Amanda Droghini" w:date="2018-03-22T08:21:00Z">
        <w:r w:rsidR="001F394D" w:rsidDel="00684C61">
          <w:delText>, by (1)</w:delText>
        </w:r>
      </w:del>
      <w:del w:id="21" w:author="Amanda Droghini" w:date="2018-03-22T08:20:00Z">
        <w:r w:rsidR="001F394D" w:rsidDel="00684C61">
          <w:delText xml:space="preserve"> examining</w:delText>
        </w:r>
        <w:r w:rsidR="002A27DE" w:rsidDel="00684C61">
          <w:delText xml:space="preserve"> </w:delText>
        </w:r>
        <w:r w:rsidR="001F394D" w:rsidDel="00684C61">
          <w:delText>how water temperatures affect potential survival and reproductive habitat of invasive species</w:delText>
        </w:r>
      </w:del>
      <w:del w:id="22" w:author="Amanda Droghini" w:date="2018-03-22T08:21:00Z">
        <w:r w:rsidR="001F394D" w:rsidDel="00684C61">
          <w:delText>; and (2)</w:delText>
        </w:r>
      </w:del>
      <w:ins w:id="23" w:author="Amanda Droghini" w:date="2018-03-22T08:21:00Z">
        <w:r>
          <w:t>. We also</w:t>
        </w:r>
      </w:ins>
      <w:r w:rsidR="001F394D">
        <w:t xml:space="preserve"> quantif</w:t>
      </w:r>
      <w:ins w:id="24" w:author="Amanda Droghini" w:date="2018-03-22T08:21:00Z">
        <w:r>
          <w:t>ied</w:t>
        </w:r>
      </w:ins>
      <w:del w:id="25" w:author="Amanda Droghini" w:date="2018-03-22T08:21:00Z">
        <w:r w:rsidR="001F394D" w:rsidDel="00684C61">
          <w:delText>ying</w:delText>
        </w:r>
      </w:del>
      <w:r w:rsidR="001F394D">
        <w:t xml:space="preserve"> </w:t>
      </w:r>
      <w:del w:id="26" w:author="Amanda Droghini" w:date="2018-03-22T08:22:00Z">
        <w:r w:rsidR="001F394D" w:rsidDel="00684C61">
          <w:delText>vessel t</w:delText>
        </w:r>
      </w:del>
      <w:ins w:id="27" w:author="Amanda Droghini" w:date="2018-03-22T08:22:00Z">
        <w:r>
          <w:t>t</w:t>
        </w:r>
      </w:ins>
      <w:r w:rsidR="001F394D">
        <w:t xml:space="preserve">raffic </w:t>
      </w:r>
      <w:r>
        <w:t xml:space="preserve">by commercial and fishing vessels, </w:t>
      </w:r>
      <w:r w:rsidR="001F394D">
        <w:t xml:space="preserve">and ballast water </w:t>
      </w:r>
      <w:r w:rsidR="001F394D" w:rsidRPr="00CA4945">
        <w:t>discharge</w:t>
      </w:r>
      <w:ins w:id="28" w:author="Amanda Droghini" w:date="2018-03-22T08:22:00Z">
        <w:r>
          <w:t>,</w:t>
        </w:r>
      </w:ins>
      <w:r w:rsidR="001F394D" w:rsidRPr="00CA4945">
        <w:t xml:space="preserve"> </w:t>
      </w:r>
      <w:r w:rsidR="001F394D">
        <w:t xml:space="preserve">into </w:t>
      </w:r>
      <w:r w:rsidR="001F394D" w:rsidRPr="00CA4945">
        <w:t xml:space="preserve">U.S. </w:t>
      </w:r>
      <w:r w:rsidR="001F394D">
        <w:t xml:space="preserve">Bering Sea </w:t>
      </w:r>
      <w:r w:rsidR="001F394D" w:rsidRPr="00CA4945">
        <w:t>ports</w:t>
      </w:r>
      <w:r w:rsidR="002A27DE">
        <w:t>. We</w:t>
      </w:r>
      <w:r w:rsidR="002A27DE" w:rsidRPr="00CA4945">
        <w:t xml:space="preserve"> </w:t>
      </w:r>
      <w:r w:rsidR="002A27DE">
        <w:t xml:space="preserve">built </w:t>
      </w:r>
      <w:del w:id="29" w:author="Amanda Droghini" w:date="2018-03-22T08:23:00Z">
        <w:r w:rsidR="002A27DE" w:rsidDel="00684C61">
          <w:delText xml:space="preserve">taxa-specific, </w:delText>
        </w:r>
      </w:del>
      <w:r w:rsidR="002A27DE">
        <w:t xml:space="preserve">habitat suitability models by comparing </w:t>
      </w:r>
      <w:r w:rsidR="001F394D">
        <w:t xml:space="preserve">species’ </w:t>
      </w:r>
      <w:r w:rsidR="002A27DE">
        <w:t>temperature and salinity thresholds</w:t>
      </w:r>
      <w:r w:rsidR="002A27DE" w:rsidRPr="00CA4945">
        <w:t xml:space="preserve"> </w:t>
      </w:r>
      <w:r w:rsidR="002A27DE" w:rsidRPr="000C7858">
        <w:t xml:space="preserve">to </w:t>
      </w:r>
      <w:r w:rsidR="001F394D">
        <w:t>conditions in</w:t>
      </w:r>
      <w:r w:rsidR="002A27DE" w:rsidRPr="000C7858">
        <w:t xml:space="preserve"> </w:t>
      </w:r>
      <w:r w:rsidR="00C06175">
        <w:t>the Bering Sea</w:t>
      </w:r>
      <w:r w:rsidR="001F394D">
        <w:t xml:space="preserve"> projected by three regional ocean models</w:t>
      </w:r>
      <w:ins w:id="30" w:author="Amanda Droghini" w:date="2018-03-22T08:23:00Z">
        <w:r>
          <w:t xml:space="preserve">, </w:t>
        </w:r>
      </w:ins>
      <w:del w:id="31" w:author="Amanda Droghini" w:date="2018-03-22T08:23:00Z">
        <w:r w:rsidR="001F394D" w:rsidDel="00684C61">
          <w:delText>. We</w:delText>
        </w:r>
      </w:del>
      <w:ins w:id="32" w:author="Amanda Droghini" w:date="2018-03-22T08:23:00Z">
        <w:r>
          <w:t>and</w:t>
        </w:r>
      </w:ins>
      <w:r w:rsidR="002A27DE">
        <w:t xml:space="preserve"> </w:t>
      </w:r>
      <w:r w:rsidR="001F394D">
        <w:rPr>
          <w:rFonts w:eastAsia="Calibri"/>
        </w:rPr>
        <w:t xml:space="preserve">investigated </w:t>
      </w:r>
      <w:ins w:id="33" w:author="Amanda Droghini" w:date="2018-03-22T08:23:00Z">
        <w:r>
          <w:rPr>
            <w:rFonts w:eastAsia="Calibri"/>
          </w:rPr>
          <w:t xml:space="preserve">the effect of </w:t>
        </w:r>
      </w:ins>
      <w:r w:rsidR="00C06175">
        <w:rPr>
          <w:rFonts w:eastAsia="Calibri"/>
        </w:rPr>
        <w:t>climate</w:t>
      </w:r>
      <w:del w:id="34" w:author="Amanda Droghini" w:date="2018-03-22T08:23:00Z">
        <w:r w:rsidR="00C06175" w:rsidDel="00684C61">
          <w:rPr>
            <w:rFonts w:eastAsia="Calibri"/>
          </w:rPr>
          <w:delText>-driven</w:delText>
        </w:r>
      </w:del>
      <w:r w:rsidR="00C06175">
        <w:rPr>
          <w:rFonts w:eastAsia="Calibri"/>
        </w:rPr>
        <w:t xml:space="preserve"> </w:t>
      </w:r>
      <w:r w:rsidR="001F394D">
        <w:rPr>
          <w:rFonts w:eastAsia="Calibri"/>
        </w:rPr>
        <w:t>change</w:t>
      </w:r>
      <w:del w:id="35" w:author="Amanda Droghini" w:date="2018-03-22T08:23:00Z">
        <w:r w:rsidR="001F394D" w:rsidDel="00684C61">
          <w:rPr>
            <w:rFonts w:eastAsia="Calibri"/>
          </w:rPr>
          <w:delText xml:space="preserve">s in habitat suitability </w:delText>
        </w:r>
      </w:del>
      <w:ins w:id="36" w:author="Amanda Droghini" w:date="2018-03-22T08:23:00Z">
        <w:r>
          <w:rPr>
            <w:rFonts w:eastAsia="Calibri"/>
          </w:rPr>
          <w:t xml:space="preserve"> </w:t>
        </w:r>
      </w:ins>
      <w:r w:rsidR="001F394D">
        <w:t>by considering</w:t>
      </w:r>
      <w:r w:rsidR="002A27DE">
        <w:t xml:space="preserve"> </w:t>
      </w:r>
      <w:r w:rsidR="002A27DE" w:rsidRPr="00CA4945">
        <w:rPr>
          <w:rFonts w:eastAsia="Calibri"/>
        </w:rPr>
        <w:t xml:space="preserve">two </w:t>
      </w:r>
      <w:r w:rsidR="002A27DE">
        <w:rPr>
          <w:rFonts w:eastAsia="Calibri"/>
        </w:rPr>
        <w:t>time</w:t>
      </w:r>
      <w:r w:rsidR="002A27DE" w:rsidRPr="00CA4945">
        <w:rPr>
          <w:rFonts w:eastAsia="Calibri"/>
        </w:rPr>
        <w:t xml:space="preserve"> periods: current (2003-2</w:t>
      </w:r>
      <w:r w:rsidR="001F394D">
        <w:rPr>
          <w:rFonts w:eastAsia="Calibri"/>
        </w:rPr>
        <w:t>012) and mid-century (2030-2039)</w:t>
      </w:r>
      <w:r w:rsidR="002A27DE" w:rsidRPr="00CA4945">
        <w:rPr>
          <w:rFonts w:eastAsia="Calibri"/>
        </w:rPr>
        <w:t xml:space="preserve">. </w:t>
      </w:r>
      <w:r w:rsidR="001F394D" w:rsidRPr="00A8789A">
        <w:rPr>
          <w:rFonts w:eastAsia="Calibri"/>
        </w:rPr>
        <w:t xml:space="preserve">Under current conditions, </w:t>
      </w:r>
      <w:ins w:id="37" w:author="Amanda Droghini" w:date="2018-03-22T08:31:00Z">
        <w:r w:rsidR="00C547A1">
          <w:t xml:space="preserve">areas north </w:t>
        </w:r>
        <w:r w:rsidR="00C547A1" w:rsidRPr="000C7858">
          <w:t>of 58°N, wh</w:t>
        </w:r>
        <w:r w:rsidR="00C547A1">
          <w:t xml:space="preserve">ich have winter water temperatures below </w:t>
        </w:r>
        <w:r w:rsidR="00C547A1" w:rsidRPr="001A77BE">
          <w:t>0°C</w:t>
        </w:r>
        <w:r w:rsidR="00C547A1">
          <w:t>, were largely</w:t>
        </w:r>
        <w:r w:rsidR="00C547A1" w:rsidRPr="00CA4945">
          <w:t xml:space="preserve"> inhospitable</w:t>
        </w:r>
        <w:r w:rsidR="00C547A1">
          <w:t xml:space="preserve">. However, </w:t>
        </w:r>
      </w:ins>
      <w:r w:rsidR="001F394D" w:rsidRPr="00A8789A">
        <w:rPr>
          <w:rFonts w:eastAsia="Calibri"/>
        </w:rPr>
        <w:t xml:space="preserve">83% of the </w:t>
      </w:r>
      <w:r w:rsidR="001F394D" w:rsidRPr="00A8789A">
        <w:t>taxa assessed (</w:t>
      </w:r>
      <w:r w:rsidR="001F394D" w:rsidRPr="00A8789A">
        <w:rPr>
          <w:i/>
        </w:rPr>
        <w:t>n</w:t>
      </w:r>
      <w:r w:rsidR="001F394D" w:rsidRPr="00A8789A">
        <w:t>=42) have temperature tolerances that would allow them to survive year-</w:t>
      </w:r>
      <w:r w:rsidR="001F394D" w:rsidRPr="00CA4945">
        <w:t>round</w:t>
      </w:r>
      <w:r w:rsidR="001F394D">
        <w:t xml:space="preserve"> </w:t>
      </w:r>
      <w:r w:rsidR="001F394D" w:rsidRPr="00CA4945">
        <w:t xml:space="preserve">in the </w:t>
      </w:r>
      <w:r w:rsidR="001F394D">
        <w:t>southe</w:t>
      </w:r>
      <w:ins w:id="38" w:author="Amanda Droghini" w:date="2018-03-22T08:29:00Z">
        <w:r w:rsidR="00C547A1">
          <w:t>aste</w:t>
        </w:r>
      </w:ins>
      <w:r w:rsidR="001F394D">
        <w:t>rn</w:t>
      </w:r>
      <w:r w:rsidR="001F394D" w:rsidRPr="00CA4945">
        <w:t xml:space="preserve"> Bering Sea</w:t>
      </w:r>
      <w:r w:rsidR="001F394D">
        <w:t>.</w:t>
      </w:r>
      <w:r w:rsidR="001F394D" w:rsidRPr="00CA4945">
        <w:t xml:space="preserve"> </w:t>
      </w:r>
      <w:del w:id="39" w:author="Amanda Droghini" w:date="2018-03-22T08:31:00Z">
        <w:r w:rsidR="001F394D" w:rsidDel="00C547A1">
          <w:delText xml:space="preserve">Areas north </w:delText>
        </w:r>
        <w:r w:rsidR="001F394D" w:rsidRPr="000C7858" w:rsidDel="00C547A1">
          <w:delText>of 58°N, wh</w:delText>
        </w:r>
        <w:r w:rsidR="001F394D" w:rsidDel="00C547A1">
          <w:delText xml:space="preserve">ich </w:delText>
        </w:r>
      </w:del>
      <w:del w:id="40" w:author="Amanda Droghini" w:date="2018-03-16T09:25:00Z">
        <w:r w:rsidR="001F394D" w:rsidDel="000B0DC8">
          <w:delText xml:space="preserve">are </w:delText>
        </w:r>
      </w:del>
      <w:del w:id="41" w:author="Amanda Droghini" w:date="2018-03-22T08:26:00Z">
        <w:r w:rsidR="001F394D" w:rsidDel="00684C61">
          <w:delText xml:space="preserve">annually covered by sea ice and </w:delText>
        </w:r>
      </w:del>
      <w:del w:id="42" w:author="Amanda Droghini" w:date="2018-03-22T08:31:00Z">
        <w:r w:rsidR="001F394D" w:rsidDel="00C547A1">
          <w:delText>have</w:delText>
        </w:r>
      </w:del>
      <w:del w:id="43" w:author="Amanda Droghini" w:date="2018-03-22T08:26:00Z">
        <w:r w:rsidR="001F394D" w:rsidDel="00684C61">
          <w:delText xml:space="preserve"> </w:delText>
        </w:r>
      </w:del>
      <w:del w:id="44" w:author="Amanda Droghini" w:date="2018-03-22T08:31:00Z">
        <w:r w:rsidR="001F394D" w:rsidDel="00C547A1">
          <w:delText xml:space="preserve">winter water temperatures below </w:delText>
        </w:r>
        <w:r w:rsidR="001F394D" w:rsidRPr="001A77BE" w:rsidDel="00C547A1">
          <w:delText>0°C</w:delText>
        </w:r>
        <w:r w:rsidR="001F394D" w:rsidDel="00C547A1">
          <w:delText xml:space="preserve">, </w:delText>
        </w:r>
      </w:del>
      <w:del w:id="45" w:author="Amanda Droghini" w:date="2018-03-16T09:25:00Z">
        <w:r w:rsidR="001F394D" w:rsidDel="000B0DC8">
          <w:delText>are</w:delText>
        </w:r>
      </w:del>
      <w:del w:id="46" w:author="Amanda Droghini" w:date="2018-03-22T08:31:00Z">
        <w:r w:rsidR="001F394D" w:rsidDel="00C547A1">
          <w:delText xml:space="preserve"> largely</w:delText>
        </w:r>
        <w:r w:rsidR="001F394D" w:rsidRPr="00CA4945" w:rsidDel="00C547A1">
          <w:delText xml:space="preserve"> inhospitable</w:delText>
        </w:r>
        <w:r w:rsidR="001F394D" w:rsidDel="00C547A1">
          <w:delText xml:space="preserve">. </w:delText>
        </w:r>
      </w:del>
      <w:moveFromRangeStart w:id="47" w:author="Amanda Droghini" w:date="2018-03-22T08:29:00Z" w:name="move509470705"/>
      <w:moveFrom w:id="48" w:author="Amanda Droghini" w:date="2018-03-22T08:29:00Z">
        <w:r w:rsidR="001F394D" w:rsidDel="00C547A1">
          <w:t>F</w:t>
        </w:r>
        <w:r w:rsidR="001F394D" w:rsidRPr="00CA4945" w:rsidDel="00C547A1">
          <w:t>uture models predict a northwar</w:t>
        </w:r>
        <w:r w:rsidR="001F394D" w:rsidDel="00C547A1">
          <w:t xml:space="preserve">d expansion of suitable habitat, largely favoring </w:t>
        </w:r>
        <w:r w:rsidR="001F394D" w:rsidRPr="00CA4945" w:rsidDel="00C547A1">
          <w:t>taxa that al</w:t>
        </w:r>
        <w:r w:rsidR="001F394D" w:rsidDel="00C547A1">
          <w:t>ready have the ability to survive year-round.</w:t>
        </w:r>
        <w:del w:id="49" w:author="Amanda Droghini" w:date="2018-03-22T08:31:00Z">
          <w:r w:rsidR="001F394D" w:rsidDel="00C547A1">
            <w:delText xml:space="preserve"> </w:delText>
          </w:r>
        </w:del>
      </w:moveFrom>
      <w:moveFromRangeEnd w:id="47"/>
      <w:del w:id="50" w:author="Amanda Droghini" w:date="2018-03-22T08:31:00Z">
        <w:r w:rsidR="001F394D" w:rsidDel="00C547A1">
          <w:delText>While suitable reproductive temperatures exist for many of the taxa considered, the short summer season may limit those that require more than six weeks to complete development</w:delText>
        </w:r>
      </w:del>
      <w:ins w:id="51" w:author="Amanda Droghini" w:date="2018-03-22T08:31:00Z">
        <w:r w:rsidR="00C547A1">
          <w:t xml:space="preserve">This area of high suitability is also </w:t>
        </w:r>
      </w:ins>
      <w:ins w:id="52" w:author="Amanda Droghini" w:date="2018-03-22T08:32:00Z">
        <w:r w:rsidR="00C547A1">
          <w:t>home to</w:t>
        </w:r>
      </w:ins>
      <w:ins w:id="53" w:author="Amanda Droghini" w:date="2018-03-22T08:31:00Z">
        <w:r w:rsidR="00C547A1">
          <w:t xml:space="preserve"> the port of Dutch </w:t>
        </w:r>
      </w:ins>
      <w:ins w:id="54" w:author="Amanda Droghini" w:date="2018-03-22T08:32:00Z">
        <w:r w:rsidR="00C547A1">
          <w:t xml:space="preserve">Harbor, which </w:t>
        </w:r>
      </w:ins>
      <w:del w:id="55" w:author="Amanda Droghini" w:date="2018-03-22T08:32:00Z">
        <w:r w:rsidR="001F394D" w:rsidDel="00C547A1">
          <w:delText xml:space="preserve">. </w:delText>
        </w:r>
      </w:del>
      <w:del w:id="56" w:author="Amanda Droghini" w:date="2018-03-22T08:27:00Z">
        <w:r w:rsidR="0064363B" w:rsidDel="00684C61">
          <w:delText>We found substantial trans-oceanic cargo and fishing vessel traffic and ballast water discharge, with the greatest amount occurring in</w:delText>
        </w:r>
      </w:del>
      <w:del w:id="57" w:author="Amanda Droghini" w:date="2018-03-22T08:32:00Z">
        <w:r w:rsidR="0064363B" w:rsidDel="00C547A1">
          <w:delText xml:space="preserve"> Dutch Harbor</w:delText>
        </w:r>
      </w:del>
      <w:ins w:id="58" w:author="Amanda Droghini" w:date="2018-03-22T08:27:00Z">
        <w:r>
          <w:t xml:space="preserve">received the greatest amount of </w:t>
        </w:r>
        <w:r w:rsidR="00C547A1">
          <w:t>vessel traffic and ballast water discharge</w:t>
        </w:r>
      </w:ins>
      <w:r w:rsidR="0064363B">
        <w:t xml:space="preserve">, </w:t>
      </w:r>
      <w:ins w:id="59" w:author="Amanda Droghini" w:date="2018-03-22T08:32:00Z">
        <w:r w:rsidR="00C547A1">
          <w:t xml:space="preserve">and </w:t>
        </w:r>
      </w:ins>
      <w:r w:rsidR="0064363B">
        <w:t xml:space="preserve">which serves as a hub connected to local ports throughout the Bering Sea. </w:t>
      </w:r>
      <w:ins w:id="60" w:author="Amanda Droghini" w:date="2018-03-22T08:32:00Z">
        <w:r w:rsidR="00C547A1">
          <w:t>While suitable reproductive temperatures exist for many of the taxa considered, the short summer season may limit those that require more than six weeks to complete development.</w:t>
        </w:r>
        <w:r w:rsidR="00C547A1" w:rsidDel="00C547A1">
          <w:t xml:space="preserve"> </w:t>
        </w:r>
      </w:ins>
      <w:del w:id="61" w:author="Amanda Droghini" w:date="2018-03-22T08:29:00Z">
        <w:r w:rsidR="001F394D" w:rsidDel="00C547A1">
          <w:delText xml:space="preserve">Our analyses indicate that there currently exists </w:delText>
        </w:r>
        <w:r w:rsidR="00AC2995" w:rsidDel="00C547A1">
          <w:delText xml:space="preserve">suitable habitat and transport </w:delText>
        </w:r>
        <w:r w:rsidR="001F394D" w:rsidDel="00C547A1">
          <w:delText xml:space="preserve">mechanisms for </w:delText>
        </w:r>
        <w:r w:rsidR="00AC2995" w:rsidDel="00C547A1">
          <w:delText>non-native taxa in</w:delText>
        </w:r>
        <w:r w:rsidR="001F394D" w:rsidDel="00C547A1">
          <w:delText xml:space="preserve"> the Bering Sea, and environmental barriers are expected to decrease in the near future. </w:delText>
        </w:r>
      </w:del>
      <w:moveToRangeStart w:id="62" w:author="Amanda Droghini" w:date="2018-03-22T08:29:00Z" w:name="move509470705"/>
      <w:moveTo w:id="63" w:author="Amanda Droghini" w:date="2018-03-22T08:29:00Z">
        <w:r w:rsidR="00C547A1">
          <w:t>F</w:t>
        </w:r>
        <w:r w:rsidR="00C547A1" w:rsidRPr="00CA4945">
          <w:t>uture models predict a northwar</w:t>
        </w:r>
        <w:r w:rsidR="00C547A1">
          <w:t xml:space="preserve">d expansion of suitable habitat, largely favoring </w:t>
        </w:r>
        <w:r w:rsidR="00C547A1" w:rsidRPr="00CA4945">
          <w:t>taxa that al</w:t>
        </w:r>
        <w:r w:rsidR="00C547A1">
          <w:t xml:space="preserve">ready have the ability to survive year-round. </w:t>
        </w:r>
      </w:moveTo>
      <w:moveToRangeEnd w:id="62"/>
      <w:r w:rsidR="001F394D">
        <w:t>T</w:t>
      </w:r>
      <w:r w:rsidR="001F394D" w:rsidRPr="00CA4945">
        <w:t>he southeastern Bering Sea, and the port of Dutc</w:t>
      </w:r>
      <w:r w:rsidR="001F394D">
        <w:t>h Harbor in particular, are high-</w:t>
      </w:r>
      <w:r w:rsidR="001F394D" w:rsidRPr="00CA4945">
        <w:t>risk area</w:t>
      </w:r>
      <w:r w:rsidR="001F394D">
        <w:t xml:space="preserve">s for biological introductions and should be monitored. </w:t>
      </w:r>
    </w:p>
    <w:p w14:paraId="2848DC01" w14:textId="77777777" w:rsidR="001F394D" w:rsidRPr="00CA4945" w:rsidRDefault="001F394D" w:rsidP="002A27DE">
      <w:pPr>
        <w:spacing w:line="360" w:lineRule="auto"/>
        <w:contextualSpacing/>
      </w:pPr>
    </w:p>
    <w:p w14:paraId="11BEC6DD" w14:textId="77777777" w:rsidR="00475A9D" w:rsidRPr="00CA4945" w:rsidRDefault="00475A9D" w:rsidP="00CA4945">
      <w:pPr>
        <w:spacing w:line="360" w:lineRule="auto"/>
        <w:contextualSpacing/>
      </w:pPr>
    </w:p>
    <w:p w14:paraId="5EDFCD19" w14:textId="4B16CC15" w:rsidR="00475A9D" w:rsidRPr="00CA4945" w:rsidRDefault="00475A9D" w:rsidP="00CA4945">
      <w:pPr>
        <w:spacing w:line="360" w:lineRule="auto"/>
        <w:contextualSpacing/>
      </w:pPr>
      <w:r w:rsidRPr="00CA4945">
        <w:rPr>
          <w:highlight w:val="yellow"/>
        </w:rPr>
        <w:t>by developing species-specific habitat suitability models and quantifying vessel traffic we were able to determine spatial risk</w:t>
      </w:r>
      <w:r w:rsidR="004403F9">
        <w:t xml:space="preserve"> </w:t>
      </w:r>
    </w:p>
    <w:p w14:paraId="14E73008" w14:textId="77777777" w:rsidR="00475A9D" w:rsidRPr="00CA4945" w:rsidRDefault="00475A9D" w:rsidP="00CA4945">
      <w:pPr>
        <w:spacing w:line="360" w:lineRule="auto"/>
        <w:contextualSpacing/>
      </w:pPr>
    </w:p>
    <w:p w14:paraId="333837B4" w14:textId="50C93350" w:rsidR="00723773" w:rsidRPr="00D173FF" w:rsidRDefault="00475A9D" w:rsidP="00001DF8">
      <w:pPr>
        <w:spacing w:line="360" w:lineRule="auto"/>
        <w:ind w:firstLine="0"/>
        <w:contextualSpacing/>
      </w:pPr>
      <w:r w:rsidRPr="00CA4945">
        <w:rPr>
          <w:b/>
        </w:rPr>
        <w:t xml:space="preserve">Key words: </w:t>
      </w:r>
      <w:r w:rsidRPr="00CA4945">
        <w:t>Arctic, climate change, physiological thresholds, habitat suitability, biological invasion, marine</w:t>
      </w:r>
      <w:r w:rsidR="0001526D">
        <w:t>,</w:t>
      </w:r>
      <w:r w:rsidRPr="00CA4945">
        <w:t xml:space="preserve"> non-native species, shipping, Bering Sea, Alaska</w:t>
      </w:r>
      <w:r w:rsidR="00870B02">
        <w:t>, risk assessment</w:t>
      </w:r>
    </w:p>
    <w:p w14:paraId="235296F6" w14:textId="3A0D88DE" w:rsidR="00723773" w:rsidRPr="00CA4945" w:rsidRDefault="00874591" w:rsidP="00BB5655">
      <w:pPr>
        <w:pStyle w:val="Heading1"/>
      </w:pPr>
      <w:bookmarkStart w:id="64" w:name="_pbl1j7mdidxp" w:colFirst="0" w:colLast="0"/>
      <w:bookmarkStart w:id="65" w:name="_voybw5xrckbg" w:colFirst="0" w:colLast="0"/>
      <w:bookmarkEnd w:id="64"/>
      <w:bookmarkEnd w:id="65"/>
      <w:commentRangeStart w:id="66"/>
      <w:r w:rsidRPr="00CA4945">
        <w:lastRenderedPageBreak/>
        <w:t>Introduction</w:t>
      </w:r>
      <w:commentRangeEnd w:id="66"/>
      <w:r w:rsidR="006466BF">
        <w:rPr>
          <w:rStyle w:val="CommentReference"/>
          <w:rFonts w:ascii="Arial" w:hAnsi="Arial" w:cs="Arial"/>
          <w:b w:val="0"/>
        </w:rPr>
        <w:commentReference w:id="66"/>
      </w:r>
    </w:p>
    <w:p w14:paraId="6CF7C39A" w14:textId="7D90DE74" w:rsidR="000200CF" w:rsidRDefault="005D58EC" w:rsidP="000200CF">
      <w:pPr>
        <w:spacing w:line="360" w:lineRule="auto"/>
      </w:pPr>
      <w:bookmarkStart w:id="67" w:name="_bfvbetu0f9fx" w:colFirst="0" w:colLast="0"/>
      <w:bookmarkEnd w:id="67"/>
      <w:r>
        <w:rPr>
          <w:highlight w:val="cyan"/>
        </w:rPr>
        <w:t>Non-indigenous species (NIS) are a global concern, and the ability to predict the factors that limit or promote invasions is….</w:t>
      </w:r>
      <w:r w:rsidRPr="005D58EC">
        <w:rPr>
          <w:highlight w:val="cyan"/>
        </w:rPr>
        <w:t>.</w:t>
      </w:r>
      <w:r>
        <w:t xml:space="preserve"> In marine systems, vessel traffic and water</w:t>
      </w:r>
      <w:r w:rsidR="000E0809">
        <w:rPr>
          <w:rStyle w:val="CommentReference"/>
          <w:rFonts w:ascii="Arial" w:eastAsia="Arial" w:hAnsi="Arial" w:cs="Arial"/>
          <w:color w:val="000000"/>
          <w:lang w:val="en-US" w:eastAsia="en-US"/>
        </w:rPr>
        <w:commentReference w:id="68"/>
      </w:r>
      <w:r w:rsidR="009B1665" w:rsidRPr="002556C6">
        <w:t xml:space="preserve"> </w:t>
      </w:r>
      <w:r w:rsidR="00F753FC">
        <w:t>temperature</w:t>
      </w:r>
      <w:r w:rsidR="00F753FC" w:rsidRPr="00CA4945">
        <w:t xml:space="preserve"> </w:t>
      </w:r>
      <w:r w:rsidR="00F753FC" w:rsidRPr="002556C6">
        <w:t>are</w:t>
      </w:r>
      <w:r w:rsidR="00F753FC" w:rsidRPr="00CA4945">
        <w:t xml:space="preserve"> strong, predicti</w:t>
      </w:r>
      <w:r w:rsidR="00F753FC">
        <w:t>ve</w:t>
      </w:r>
      <w:r w:rsidR="00F753FC" w:rsidRPr="00CA4945">
        <w:t xml:space="preserve"> factors of </w:t>
      </w:r>
      <w:r w:rsidR="00F753FC">
        <w:t xml:space="preserve">the </w:t>
      </w:r>
      <w:r w:rsidR="00FA27FD">
        <w:t xml:space="preserve">distribution and invasion potential of </w:t>
      </w:r>
      <w:r>
        <w:t>NIS</w:t>
      </w:r>
      <w:r w:rsidR="000E0809">
        <w:t xml:space="preserve"> </w:t>
      </w:r>
      <w:r w:rsidR="00F753FC">
        <w:fldChar w:fldCharType="begin" w:fldLock="1"/>
      </w:r>
      <w:r w:rsidR="00CD3939">
        <w:instrText>ADDIN CSL_CITATION { "citationItems" : [ { "id" : "ITEM-1", "itemData" : { "ISBN" : "978-90-481-6111-9", "author" : [ { "dropping-particle" : "", "family" : "Hewitt", "given" : "Chad L.", "non-dropping-particle" : "", "parse-names" : false, "suffix" : "" }, { "dropping-particle" : "", "family" : "Hayes", "given" : "Keith R.", "non-dropping-particle" : "", "parse-names" : false, "suffix" : "" } ], "container-title" : "Invasive Aquatic Species of Europe. Distribution, Impacts and Management", "editor" : [ { "dropping-particle" : "", "family" : "Lepp\u00e4koski", "given" : "Erkki", "non-dropping-particle" : "", "parse-names" : false, "suffix" : "" }, { "dropping-particle" : "", "family" : "Gollasch", "given" : "Stephan", "non-dropping-particle" : "", "parse-names" : false, "suffix" : "" }, { "dropping-particle" : "", "family" : "Olenin", "given" : "Sergej", "non-dropping-particle" : "", "parse-names" : false, "suffix" : "" } ], "id" : "ITEM-1", "issued" : { "date-parts" : [ [ "2002" ] ] }, "page" : "456-466", "publisher" : "Springer Netherlands", "title" : "Risk assessment of marine biological invasions", "type" : "chapter" }, "uris" : [ "http://www.mendeley.com/documents/?uuid=44d3c9b7-ed1e-4823-8aa1-a81bc253cae9" ] }, { "id" : "ITEM-2", "itemData" : { "DOI" : "10.1093/icesjms/fsn004", "abstract" : "Two methods of assessing the risk of species introduction by ballast water are discussed, species-specific and environmental similarity assessments, each for alignment with four proposed principles of risk-based resource management: (i) society accepts that low risk scenarios exist; (ii) risk assessment is capable of identifying low risk scenarios; (iii) risk mitigation strategies exist; and (iv) mitigation costs are less than the cost of performing risk assessment. All four principles were met in some circumstances for both methods. Species-specific ballast water risk assessment is best suited to situations where the assessment can be restricted to a limited set of harmful species on journeys within bioregions where ballast water is a small component of natural genetic exchange. Environmental similarity risk assessment is appropriate for journeys that start and end in locations which have very little or no natural genetic exchange, such as journeys between non-contiguous bioregions. Because a large number of species are not assessed individually, environmental match assessments necessarily will be restricted to fundamental variables such as temperature and salinity. A number of bioregion classifications have been identified in the world's oceans, some of which at a scale that may be appropriate for ballast water management. The suitability of any particular classification, however, needs further examination.", "author" : [ { "dropping-particle" : "", "family" : "Barry", "given" : "Simon C.", "non-dropping-particle" : "", "parse-names" : false, "suffix" : "" }, { "dropping-particle" : "", "family" : "Hayes", "given" : "Keith R.", "non-dropping-particle" : "", "parse-names" : false, "suffix" : "" }, { "dropping-particle" : "", "family" : "Hewitt", "given" : "Chad L.", "non-dropping-particle" : "", "parse-names" : false, "suffix" : "" }, { "dropping-particle" : "", "family" : "Behrens", "given" : "Hanna L.", "non-dropping-particle" : "", "parse-names" : false, "suffix" : "" }, { "dropping-particle" : "", "family" : "Dragsund", "given" : "Egil", "non-dropping-particle" : "", "parse-names" : false, "suffix" : "" }, { "dropping-particle" : "", "family" : "Bakke", "given" : "Siri M.", "non-dropping-particle" : "", "parse-names" : false, "suffix" : "" } ], "container-title" : "ICES Journal of Marine Science", "id" : "ITEM-2", "issued" : { "date-parts" : [ [ "2008" ] ] }, "page" : "121-131", "title" : "Ballast water risk assessment: principles, processes, and methods", "type" : "article-journal", "volume" : "65" }, "uris" : [ "http://www.mendeley.com/documents/?uuid=0a8717b6-e4b6-3f47-81e6-7f08c88e9773" ] }, { "id" : "ITEM-3",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"ITEM-3",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"(Hewitt and Hayes 2002, Barry et al. 2008, Lord et al. 2015)", "plainTextFormattedCitation" : "(Hewitt and Hayes 2002, Barry et al. 2008, Lord et al. 2015)", "previouslyFormattedCitation" : "(Hewitt and Hayes 2002, Barry et al. 2008, Lord et al. 2015)" }, "properties" : {  }, "schema" : "https://github.com/citation-style-language/schema/raw/master/csl-citation.json" }</w:instrText>
      </w:r>
      <w:r w:rsidR="00F753FC">
        <w:fldChar w:fldCharType="separate"/>
      </w:r>
      <w:r w:rsidR="000E0809" w:rsidRPr="000E0809">
        <w:rPr>
          <w:noProof/>
        </w:rPr>
        <w:t>(Hewitt and Hayes 2002, Barry et al. 2008, Lord et al. 2015)</w:t>
      </w:r>
      <w:r w:rsidR="00F753FC">
        <w:fldChar w:fldCharType="end"/>
      </w:r>
      <w:r w:rsidR="00F753FC" w:rsidRPr="00CA4945">
        <w:t>.</w:t>
      </w:r>
      <w:r w:rsidR="00FA27FD">
        <w:t xml:space="preserve"> </w:t>
      </w:r>
      <w:r w:rsidR="00DB2412">
        <w:t xml:space="preserve">Nowadays, ships are the main vectors by which NIS are </w:t>
      </w:r>
      <w:r w:rsidR="00CD3939">
        <w:t>transported</w:t>
      </w:r>
      <w:r w:rsidR="00DB2412">
        <w:t xml:space="preserve"> to new regions</w:t>
      </w:r>
      <w:r w:rsidR="00CD3939">
        <w:t xml:space="preserve"> </w:t>
      </w:r>
      <w:r>
        <w:fldChar w:fldCharType="begin" w:fldLock="1"/>
      </w:r>
      <w:r>
        <w:instrText>ADDIN CSL_CITATION { "citationItems" : [ { "id" : "ITEM-1", "itemData" : { "DOI" : "10.1890/070064", "ISBN" : "1540-9295", "ISSN" : "15409295", "PMID" : "19878775", "abstract" : "Although invasive species are widely recognized as a major threat to marine biodiversity, there has been no quantitative global assessment of their impacts and routes of introduction. Here, we report initial results from the first such global assessment. Drawing from over 350 databases and other sources, we synthesized informa tion on 329 marine invasive species, including their distribution, impacts on biodiversity, and introduction pathways. Initial analyses show that only 16% of marine ecoregions have no reported marine invasions, and even that figure may be inflated due to under-reporting. International shipping, followed by aquaculture, rep resent the major means of introduction. Our geographically referenced and publicly available database pro vides a framework that can be used to highlight the invasive taxa that are most threatening, as well as to pri oritize the invasion pathways that pose the greatest threat. Front Ecol Environ 2008; 6(9): 485-492.", "author" : [ { "dropping-particle" : "", "family" : "Molnar", "given" : "Jennifer L.", "non-dropping-particle" : "", "parse-names" : false, "suffix" : "" }, { "dropping-particle" : "", "family" : "Gamboa", "given" : "Rebecca L.", "non-dropping-particle" : "", "parse-names" : false, "suffix" : "" }, { "dropping-particle" : "", "family" : "Revenga", "given" : "Carmen", "non-dropping-particle" : "", "parse-names" : false, "suffix" : "" }, { "dropping-particle" : "", "family" : "Spalding", "given" : "Mark D.", "non-dropping-particle" : "", "parse-names" : false, "suffix" : "" } ], "container-title" : "Frontiers in Ecology and the Environment", "id" : "ITEM-1", "issue" : "9", "issued" : { "date-parts" : [ [ "2008" ] ] }, "page" : "485-492", "title" : "Assessing the global threat of invasive species to marine biodiversity", "type" : "article-journal", "volume" : "6" }, "uris" : [ "http://www.mendeley.com/documents/?uuid=5d669fda-dc5a-43ae-aba8-b2943815d4e2" ] }, { "id" : "ITEM-2", "itemData" : { "author" : [ { "dropping-particle" : "", "family" : "Ruiz", "given" : "Gregory M.", "non-dropping-particle" : "", "parse-names" : false, "suffix" : "" }, { "dropping-particle" : "", "family" : "Carlton", "given" : "James T.", "non-dropping-particle" : "", "parse-names" : false, "suffix" : "" }, { "dropping-particle" : "", "family" : "Grosholz", "given" : "Edwin D.", "non-dropping-particle" : "", "parse-names" : false, "suffix" : "" }, { "dropping-particle" : "", "family" : "Hines", "given" : "Anson H.", "non-dropping-particle" : "", "parse-names" : false, "suffix" : "" } ], "container-title" : "American Zoologist", "id" : "ITEM-2", "issue" : "6", "issued" : { "date-parts" : [ [ "1997" ] ] }, "page" : "621-632", "title" : "Global invasions of marine and estuarine habitats by non-indigenous species: Mechanisms, extent, and consequences", "type" : "article-journal", "volume" : "37" }, "uris" : [ "http://www.mendeley.com/documents/?uuid=3877df5c-76ac-485f-8089-e9a58b7f3d09" ] } ], "mendeley" : { "formattedCitation" : "(Ruiz et al. 1997, Molnar et al. 2008)", "plainTextFormattedCitation" : "(Ruiz et al. 1997, Molnar et al. 2008)", "previouslyFormattedCitation" : "(Ruiz et al. 1997, Molnar et al. 2008)" }, "properties" : {  }, "schema" : "https://github.com/citation-style-language/schema/raw/master/csl-citation.json" }</w:instrText>
      </w:r>
      <w:r>
        <w:fldChar w:fldCharType="separate"/>
      </w:r>
      <w:r w:rsidRPr="00E848FF">
        <w:rPr>
          <w:noProof/>
        </w:rPr>
        <w:t>(Ruiz et al. 1997, Molnar et al. 2008)</w:t>
      </w:r>
      <w:r>
        <w:fldChar w:fldCharType="end"/>
      </w:r>
      <w:r w:rsidR="00CD3939">
        <w:t xml:space="preserve">. </w:t>
      </w:r>
      <w:r w:rsidR="00DB2412">
        <w:t>A</w:t>
      </w:r>
      <w:del w:id="69" w:author="Amanda Droghini" w:date="2018-03-21T22:13:00Z">
        <w:r w:rsidR="00DB2412" w:rsidDel="00DB2412">
          <w:delText xml:space="preserve">Because higher rates of introductions increases the probability of a successful invasion </w:delText>
        </w:r>
      </w:del>
      <w:r w:rsidR="00DB2412">
        <w:t>reas with little shipping traffic are therefore predicted to be less at risk than high-traffic regions, though this relationship is not without its complexities</w:t>
      </w:r>
      <w:r w:rsidR="00AF36F2">
        <w:t xml:space="preserve"> </w:t>
      </w:r>
      <w:r w:rsidR="00AF36F2">
        <w:fldChar w:fldCharType="begin" w:fldLock="1"/>
      </w:r>
      <w:r w:rsidR="00FF6353">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"mendeley" : { "formattedCitation" : "(Verling et al. 2005)", "plainTextFormattedCitation" : "(Verling et al. 2005)", "previouslyFormattedCitation" : "(Verling et al. 2005)" }, "properties" : {  }, "schema" : "https://github.com/citation-style-language/schema/raw/master/csl-citation.json" }</w:instrText>
      </w:r>
      <w:r w:rsidR="00AF36F2">
        <w:fldChar w:fldCharType="separate"/>
      </w:r>
      <w:r w:rsidR="00AF36F2" w:rsidRPr="00AF36F2">
        <w:rPr>
          <w:noProof/>
        </w:rPr>
        <w:t>(Verling et al. 2005)</w:t>
      </w:r>
      <w:r w:rsidR="00AF36F2">
        <w:fldChar w:fldCharType="end"/>
      </w:r>
      <w:r w:rsidR="00DB2412">
        <w:t>.</w:t>
      </w:r>
      <w:r>
        <w:t xml:space="preserve"> </w:t>
      </w:r>
      <w:r w:rsidR="00AF36F2">
        <w:t>Factors such as</w:t>
      </w:r>
      <w:r w:rsidR="00D55E42">
        <w:t xml:space="preserve"> the port of origin, the route taken, the duration of the voyage, the type of ship, and the difference in environmental conditions betwe</w:t>
      </w:r>
      <w:r w:rsidR="00AF36F2">
        <w:t xml:space="preserve">en origin and recipient ports, </w:t>
      </w:r>
      <w:r w:rsidR="00D55E42">
        <w:t xml:space="preserve">collectively influence the diversity, number, and </w:t>
      </w:r>
      <w:r w:rsidR="00AF36F2">
        <w:t>success</w:t>
      </w:r>
      <w:r w:rsidR="00D55E42">
        <w:t xml:space="preserve"> of these introductions </w:t>
      </w:r>
      <w:r w:rsidR="00D55E42">
        <w:fldChar w:fldCharType="begin" w:fldLock="1"/>
      </w:r>
      <w:r w:rsidR="00D55E42">
        <w:instrText>ADDIN CSL_CITATION { "citationItems" : [ { "id" : "ITEM-1", "itemData" : { "DOI" : "10.1007/s10530-005-3735-y", "ISBN" : "1053000537", "ISSN" : "13873547", "PMID" : "300", "abstract" : "Invasion ecology has been criticised for its lack of general principles. To explore this criticism, we conducted a meta-analysis that examined characteristics of invasiveness (i.e. the ability of species to establish in, spread to, or become abundant in novel communities) and invasibility (i.e. the susceptibility of habitats to the establishment or proliferation of invaders). There were few consistencies among invasiveness characteristics (3 of 13): established and abundant invaders generally occupy similar habitats as native species, while abundant species tend to be less affected by enemies; germination success and reproductive output were significantly positively associated with invasiveness when results from both stages (establishment/spread and abundance/impact) were combined. Two of six invasibility characteristics were also significant: communities experiencing more disturbance and with higher resource availability sustained greater establishment and proliferation of invaders. We also found that even though 'propagule pressure' was considered in only similar to 29% of studies, it was a significant predictor of both invasiveness and invasibility (55 of 64 total cases). Given that nonindigenous species are likely introduced non-randomly, we contend that 'propagule biases' may confound current paradigms in invasion ecology. Examples of patterns that could be confounded by propagule biases include characteristics of good invaders and susceptible habitats, release from enemies, evolution of 'invasiveness', and invasional meltdown. We conclude that propagule pressure should serve as the basis of a null model for studies of biological invasions when inferring process from patterns of invasion.", "author" : [ { "dropping-particle" : "", "family" : "Colautti", "given" : "Robert I.", "non-dropping-particle" : "", "parse-names" : false, "suffix" : "" }, { "dropping-particle" : "", "family" : "Grigorovich", "given" : "Igor A.", "non-dropping-particle" : "", "parse-names" : false, "suffix" : "" }, { "dropping-particle" : "", "family" : "MacIsaac", "given" : "Hugh J.", "non-dropping-particle" : "", "parse-names" : false, "suffix" : "" } ], "container-title" : "Biological Invasions", "id" : "ITEM-1", "issue" : "5", "issued" : { "date-parts" : [ [ "2006" ] ] }, "page" : "1023-1037", "title" : "Propagule pressure: A null model for biological invasions", "type" : "article-journal", "volume" : "8" }, "uris" : [ "http://www.mendeley.com/documents/?uuid=637e676e-2bd8-4a4d-8031-81d7abd1b973" ] }, { "id" : "ITEM-2",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"ITEM-2", "issue" : "1569", "issued" : { "date-parts" : [ [ "2005" ] ] }, "page" : "1249-1257", "title" : "Supply-side invasion ecology: characterizing propagule pressure in coastal ecosystems", "type" : "article-journal", "volume" : "272" }, "uris" : [ "http://www.mendeley.com/documents/?uuid=fbe7ed23-6bc1-489c-b83b-f353a4757bde" ] }, { "id" : "ITEM-3",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"ITEM-3", "issue" : "6", "issued" : { "date-parts" : [ [ "2014" ] ] }, "page" : "413-416", "publisher" : "Nature Publishing Group", "title" : "Arctic shipping and marine invaders", "type" : "article-journal", "volume" : "4" }, "uris" : [ "http://www.mendeley.com/documents/?uuid=89af4faf-328c-435a-84be-0abd41911779" ] } ], "mendeley" : { "formattedCitation" : "(Verling et al. 2005, Colautti et al. 2006, Miller and Ruiz 2014)", "plainTextFormattedCitation" : "(Verling et al. 2005, Colautti et al. 2006, Miller and Ruiz 2014)", "previouslyFormattedCitation" : "(Verling et al. 2005, Colautti et al. 2006, Miller and Ruiz 2014)" }, "properties" : {  }, "schema" : "https://github.com/citation-style-language/schema/raw/master/csl-citation.json" }</w:instrText>
      </w:r>
      <w:r w:rsidR="00D55E42">
        <w:fldChar w:fldCharType="separate"/>
      </w:r>
      <w:r w:rsidR="00D55E42" w:rsidRPr="00D363FA">
        <w:rPr>
          <w:noProof/>
        </w:rPr>
        <w:t>(Verling et al. 2005, Colautti et al. 2006, Miller and Ruiz 2014)</w:t>
      </w:r>
      <w:r w:rsidR="00D55E42">
        <w:fldChar w:fldCharType="end"/>
      </w:r>
      <w:r w:rsidR="00D55E42">
        <w:t xml:space="preserve">. Meanwhile, </w:t>
      </w:r>
      <w:r w:rsidR="00C219FB">
        <w:t>w</w:t>
      </w:r>
      <w:r w:rsidR="00F753FC">
        <w:t xml:space="preserve">ater temperatures are </w:t>
      </w:r>
      <w:r w:rsidR="00DC7E4C">
        <w:t>thought</w:t>
      </w:r>
      <w:r w:rsidR="00F753FC">
        <w:t xml:space="preserve"> to be particularly </w:t>
      </w:r>
      <w:r w:rsidR="002556C6">
        <w:t>influential</w:t>
      </w:r>
      <w:r w:rsidR="00F753FC">
        <w:t xml:space="preserve"> </w:t>
      </w:r>
      <w:r w:rsidR="00B37649">
        <w:t xml:space="preserve">in </w:t>
      </w:r>
      <w:r w:rsidR="00772381">
        <w:t>determining</w:t>
      </w:r>
      <w:r w:rsidR="00B37649">
        <w:t xml:space="preserve"> </w:t>
      </w:r>
      <w:r w:rsidR="00AF36F2">
        <w:t xml:space="preserve">post-transport </w:t>
      </w:r>
      <w:r w:rsidR="00B37649">
        <w:t>survival and establishment</w:t>
      </w:r>
      <w:r w:rsidR="00D55E42">
        <w:t xml:space="preserve">, especially </w:t>
      </w:r>
      <w:r w:rsidR="00BD23E0">
        <w:t xml:space="preserve">for ectotherms </w:t>
      </w:r>
      <w:r w:rsidR="00D55E42">
        <w:t>in cold water systems</w:t>
      </w:r>
      <w:r w:rsidR="00772381">
        <w:t xml:space="preserve"> </w:t>
      </w:r>
      <w:r w:rsidR="00B37649">
        <w:fldChar w:fldCharType="begin" w:fldLock="1"/>
      </w:r>
      <w:r w:rsidR="00AF36F2">
        <w:instrText>ADDIN CSL_CITATION { "citationItems" : [ { "id" : "ITEM-1", "itemData" : { "DOI" : "10.5479/si.097884601X.0", "ISBN" : "9780978846015", "ISSN" : "1523-0430", "PMID" : "15461698", "author" : [ { "dropping-particle" : "", "family" : "Ruiz", "given" : "Gregory M.", "non-dropping-particle" : "", "parse-names" : false, "suffix" : "" }, { "dropping-particle" : "", "family" : "Hewitt", "given" : "Chad L.", "non-dropping-particle" : "", "parse-names" : false, "suffix" : "" } ], "container-title" : "Smithsonian at the Poles: Contributions to International Polar Year Science", "editor" : [ { "dropping-particle" : "", "family" : "Krupnik", "given" : "Igor", "non-dropping-particle" : "", "parse-names" : false, "suffix" : "" }, { "dropping-particle" : "", "family" : "Lang", "given" : "Michael A.", "non-dropping-particle" : "", "parse-names" : false, "suffix" : "" }, { "dropping-particle" : "", "family" : "Miller", "given" : "Scott E.", "non-dropping-particle" : "", "parse-names" : false, "suffix" : "" } ], "id" : "ITEM-1", "issued" : { "date-parts" : [ [ "2009" ] ] }, "page" : "347-358", "publisher" : "Smithsonian Institution Scholarly Press", "publisher-place" : "Washington, DC", "title" : "Latitudinal patterns of biological invasions in marine ecosystems: a polar perspective", "type" : "chapter" }, "uris" : [ "http://www.mendeley.com/documents/?uuid=19c0dea6-38d8-43cc-bd84-a47bc4d1a9b0" ] } ], "mendeley" : { "formattedCitation" : "(Ruiz and Hewitt 2009)", "plainTextFormattedCitation" : "(Ruiz and Hewitt 2009)", "previouslyFormattedCitation" : "(Ruiz and Hewitt 2009)" }, "properties" : {  }, "schema" : "https://github.com/citation-style-language/schema/raw/master/csl-citation.json" }</w:instrText>
      </w:r>
      <w:r w:rsidR="00B37649">
        <w:fldChar w:fldCharType="separate"/>
      </w:r>
      <w:r w:rsidR="00D55E42" w:rsidRPr="00D55E42">
        <w:rPr>
          <w:noProof/>
        </w:rPr>
        <w:t>(Ruiz and Hewitt 2009)</w:t>
      </w:r>
      <w:r w:rsidR="00B37649">
        <w:fldChar w:fldCharType="end"/>
      </w:r>
      <w:r w:rsidR="00B37649">
        <w:t xml:space="preserve">. </w:t>
      </w:r>
      <w:r w:rsidR="00D55E42">
        <w:t xml:space="preserve">Because most NIS originate from temperate and tropical regions, their optimal thermal ranges are several degrees warmer than the minimum water temperatures encountered in cold-temperate or polar systems </w:t>
      </w:r>
      <w:r w:rsidR="00D55E42" w:rsidRPr="00B37649">
        <w:rPr>
          <w:highlight w:val="yellow"/>
        </w:rPr>
        <w:fldChar w:fldCharType="begin" w:fldLock="1"/>
      </w:r>
      <w:r w:rsidR="00D55E42" w:rsidRPr="00B37649">
        <w:rPr>
          <w:highlight w:val="yellow"/>
        </w:rPr>
        <w:instrText>ADDIN CSL_CITATION { "citationItems" : [ { "id" : "ITEM-1", "itemData" : { "DOI" : "10.1007/s00227-015-2737-2", "ISBN" : "0022701527372", "ISSN" : "00253162", "abstract" : "This study assessed the influence of summer seawater temperature and shipping on the introduction, establishment, and spread of nonindigenous fouling species on both local and regional scales in coastal regions of the USA. Using photographic surveys of 80 marinas on the east and west coasts of the USA, we defined thermal niches and ranges of summer sea surface temperature (SSST) for 27 abundant fouling species. We calculated percent cover of all abundant tunicates and bryozoans across sites and correlated species richness with water temperature and cargo shipping volume in each region. We quantified the relative importance of cargo shipping, seawater temperature, and distance between sites using Jaccard similarity between paired sites. Native species richness was positively correlated with SSST, while nonindigenous species (NIS) richness displayed a parabolic relationship with a peak at 20 \u00b0C. Temperature and cargo shipping traffic explained 53 % of variability in NIS richness, and only temperature was correlated with similarity between sites. We also found no link between similarity and distance between sites, and site\u2013site comparisons showed no effect of NIS on native species richness on the scale of this study. It appears that cargo shipping may play a regional role in introduction of new species, but on local scales NIS distributions are more haphazard, possibly driven by local recreational boat traffic and associated larval dispersal or by other vectors affecting the local spread of these species. Our study demonstrates the importance of seawater temperature in allowing spread of NIS and influencing similarity between sites and regions.", "author" : [ { "dropping-particle" : "", "family" : "Lord", "given" : "Joshua P.", "non-dropping-particle" : "", "parse-names" : false, "suffix" : "" }, { "dropping-particle" : "", "family" : "Calini", "given" : "Jeremy M.", "non-dropping-particle" : "", "parse-names" : false, "suffix" : "" }, { "dropping-particle" : "", "family" : "Whitlatch", "given" : "Robert B.", "non-dropping-particle" : "", "parse-names" : false, "suffix" : "" } ], "container-title" : "Marine Biology", "id" : "ITEM-1", "issue" : "12", "issued" : { "date-parts" : [ [ "2015" ] ] }, "page" : "2481-2492", "publisher" : "Springer Berlin Heidelberg", "title" : "Influence of seawater temperature and shipping on the spread and establishment of marine fouling species", "type" : "article-journal", "volume" : "162" }, "uris" : [ "http://www.mendeley.com/documents/?uuid=d4081502-8f06-4f5c-a64c-b2ede74fbd21" ] } ], "mendeley" : { "formattedCitation" : "(Lord et al. 2015)", "plainTextFormattedCitation" : "(Lord et al. 2015)", "previouslyFormattedCitation" : "(Lord et al. 2015)" }, "properties" : {  }, "schema" : "https://github.com/citation-style-language/schema/raw/master/csl-citation.json" }</w:instrText>
      </w:r>
      <w:r w:rsidR="00D55E42" w:rsidRPr="00B37649">
        <w:rPr>
          <w:highlight w:val="yellow"/>
        </w:rPr>
        <w:fldChar w:fldCharType="separate"/>
      </w:r>
      <w:r w:rsidR="00D55E42" w:rsidRPr="00B37649">
        <w:rPr>
          <w:noProof/>
          <w:highlight w:val="yellow"/>
        </w:rPr>
        <w:t>(Lord et al. 2015)</w:t>
      </w:r>
      <w:r w:rsidR="00D55E42" w:rsidRPr="00B37649">
        <w:rPr>
          <w:highlight w:val="yellow"/>
        </w:rPr>
        <w:fldChar w:fldCharType="end"/>
      </w:r>
      <w:r w:rsidR="00D55E42" w:rsidRPr="00B37649">
        <w:rPr>
          <w:highlight w:val="yellow"/>
        </w:rPr>
        <w:t>.</w:t>
      </w:r>
      <w:r w:rsidR="00D55E42">
        <w:t xml:space="preserve">  Water </w:t>
      </w:r>
      <w:r w:rsidR="00D55E42" w:rsidRPr="00D55E42">
        <w:t>temperatures</w:t>
      </w:r>
      <w:r w:rsidR="00977402" w:rsidRPr="00D55E42">
        <w:t xml:space="preserve"> below optimal thresholds</w:t>
      </w:r>
      <w:r w:rsidR="00D55E42" w:rsidRPr="00D55E42">
        <w:t xml:space="preserve"> can have a negative effect on</w:t>
      </w:r>
      <w:r w:rsidR="00977402" w:rsidRPr="00D55E42">
        <w:t xml:space="preserve"> behavioural, metabolic, and cellular processes; if temperatures drop below a critical threshold, mortality ensues </w:t>
      </w:r>
      <w:r w:rsidR="00977402" w:rsidRPr="00D55E42">
        <w:fldChar w:fldCharType="begin" w:fldLock="1"/>
      </w:r>
      <w:r w:rsidR="00977402" w:rsidRPr="00D55E42">
        <w:instrText>ADDIN CSL_CITATION { "citationItems" : [ { "id" : "ITEM-1", "itemData" : { "DOI" : "10.1007/s001140100216", "ISBN" : "0028-1042", "ISSN" : "00281042", "PMID" : "11480701", "abstract" : "Recent years have shown a rise in mean global temperatures and a shift in the geographical distribution of ectothermic animals. For a cause and effect analysis the present paper discusses those physiological processes limiting thermal tolerance. The lower heat tolerance in metazoa compared with unicellular eukaryotes and bacteria suggests that a complex systemic rather than molecular process is limiting in metazoa. Whole-animal aerobic scope appears as tho first process limited at low and high temperatures, linked to the progressively insufficient capacity of circulation and ventilation. Oxygen levels in body fluids may decrease, reflecting excessive oxygen demand at high temperatures or insufficient aerobic capacity of mitochondria at low temperatures. Aerobic scope falls at temperatures beyond the thermal optimum and vanishes at low or high critical temperatures when transition to an anaerobic mitochondrial metabolism occurs. The adjustment of mitochondrial densities on top of parallel molecular or membrane adjustments appears crucial for maintaining aerobic scope and for shining thermal tolerance. In conclusion, the capacity of oxygen delivery matches full aerobic scope only within the thermal optimum. At temperatures outside this range, only time-limited survival is supported by residual aerobic scope, then anaerobic metabolism and finally molecular protection by heat shock proteins and antioxidative defence. In a cause and effect hierarchy, the progressive increase in oxygen limitation at extreme temperatures may even enhance oxidative and denaturation stress. As a corollary, capacity limitations at a complex level of organisation, the oxygen delivery system, define thermal tolerance Limits before molecular functions become disturbed.", "author" : [ { "dropping-particle" : "", "family" : "P\u00f6rtner", "given" : "H.", "non-dropping-particle" : "", "parse-names" : false, "suffix" : "" } ], "container-title" : "Naturwissenschaften", "id" : "ITEM-1", "issue" : "4", "issued" : { "date-parts" : [ [ "2001" ] ] }, "page" : "137-146", "title" : "Climate change and temperature-dependent biogeography: Oxygen limitation of thermal tolerance in animals", "type" : "article-journal", "volume" : "88" }, "uris" : [ "http://www.mendeley.com/documents/?uuid=4942cdc1-dab7-4147-abf3-040aa6ae2ae1" ] }, { "id" : "ITEM-2", "itemData" : { "DOI" : "10.1111/j.1469-185X.2008.00073.x", "ISBN" : "1469-185X", "ISSN" : "14647931", "PMID" : "19344429", "abstract" : "Recent advances in molecular biology and the use of DNA microarrays for gene expression profiling are providing new insights into the animal stress response, particularly the effects of stress on gene regulation. However, interpretation of the complex transcriptional changes that occur during stress still poses many challenges because the relationship between changes at the transcriptional level and other levels of biological organisation is not well understood. To confront these challenges, a conceptual model linking physiological and transcriptional responses to stress would be helpful. Here, we provide the basis for one such model by synthesising data from organismal, endocrine, cellular, molecular, and genomic studies. We show using available examples from ectothermic vertebrates that reduced oxygen levels and oxidative stress are common to many stress conditions and that the responses to different types of stress, such as environmental, handling and confinement stress, often converge at the challenge of dealing with oxygen imbalance and oxidative stress. As a result, a common set of stress responses exists that is largely independent of the type of stressor applied. These common responses include the repair of DNA and protein damage, cell cycle arrest or apoptosis, changes in cellular metabolism that reflect the transition from a state of cellular growth to one of cellular repair, the release of stress hormones, changes in mitochondrial densities and properties, changes in oxygen transport capacities and changes in cardio-respiratory function. Changes at the transcriptional level recapitulate these common responses, with many stress-responsive genes functioning in cell cycle control, regulation of transcription, protein turnover, metabolism, and cellular repair. These common transcriptional responses to stress appear coordinated by only a limited number of stress-inducible and redox-sensitive transcription factors and signal transduction pathways, such as the immediate early genes c-fos and c-jun, the transcription factors NFkappaB and HIF-1alpha, and the JNK and p38 kinase signalling pathways. As an example of environmental stress responses, we present temperature response curves at organismal, cellular and molecular levels. Acclimation and physiological adjustments that can shift the threshold temperatures for the onset of these responses are discussed and include, for example, adjustments of the oxygen delivery system, the heat shock response, c\u2026", "author" : [ { "dropping-particle" : "", "family" : "Kassahn", "given" : "Karin S.", "non-dropping-particle" : "", "parse-names" : false, "suffix" : "" }, { "dropping-particle" : "", "family" : "Crozier", "given" : "Ross H.", "non-dropping-particle" : "", "parse-names" : false, "suffix" : "" }, { "dropping-particle" : "", "family" : "P\u00f6rtner", "given" : "Hans O.", "non-dropping-particle" : "", "parse-names" : false, "suffix" : "" }, { "dropping-particle" : "", "family" : "Caley", "given" : "M. Julian", "non-dropping-particle" : "", "parse-names" : false, "suffix" : "" } ], "container-title" : "Biological Reviews", "id" : "ITEM-2", "issue" : "2", "issued" : { "date-parts" : [ [ "2009" ] ] }, "page" : "277-292", "title" : "Animal performance and stress: Responses and tolerance limits at different levels of biological organisation", "type" : "article-journal", "volume" : "84" }, "uris" : [ "http://www.mendeley.com/documents/?uuid=461cfddc-4bc1-4ed1-baca-ef0c84157922" ] } ], "mendeley" : { "formattedCitation" : "(P\u00f6rtner 2001, Kassahn et al. 2009)", "plainTextFormattedCitation" : "(P\u00f6rtner 2001, Kassahn et al. 2009)", "previouslyFormattedCitation" : "(P\u00f6rtner 2001, Kassahn et al. 2009)" }, "properties" : {  }, "schema" : "https://github.com/citation-style-language/schema/raw/master/csl-citation.json" }</w:instrText>
      </w:r>
      <w:r w:rsidR="00977402" w:rsidRPr="00D55E42">
        <w:fldChar w:fldCharType="separate"/>
      </w:r>
      <w:r w:rsidR="00977402" w:rsidRPr="00D55E42">
        <w:rPr>
          <w:noProof/>
        </w:rPr>
        <w:t>(Pörtner 2001, Kassahn et al. 2009)</w:t>
      </w:r>
      <w:r w:rsidR="00977402" w:rsidRPr="00D55E42">
        <w:fldChar w:fldCharType="end"/>
      </w:r>
      <w:r w:rsidR="00977402" w:rsidRPr="00D55E42">
        <w:t>.</w:t>
      </w:r>
      <w:r w:rsidR="00977402">
        <w:t xml:space="preserve"> </w:t>
      </w:r>
      <w:r w:rsidR="000200CF">
        <w:t>Even species that can survive</w:t>
      </w:r>
      <w:r w:rsidR="00F753FC">
        <w:t xml:space="preserve"> in cold waters may not be able to </w:t>
      </w:r>
      <w:r w:rsidR="00630A01">
        <w:t>establish a self-sustaining population</w:t>
      </w:r>
      <w:r w:rsidR="000200CF">
        <w:t xml:space="preserve">, as </w:t>
      </w:r>
      <w:r w:rsidR="00630A01">
        <w:t>reproduction and ontogenetic development</w:t>
      </w:r>
      <w:r w:rsidR="000200CF">
        <w:t xml:space="preserve"> </w:t>
      </w:r>
      <w:r w:rsidR="00630A01">
        <w:t xml:space="preserve">often have narrower thermal ranges </w:t>
      </w:r>
      <w:r w:rsidR="000200CF">
        <w:t>than survival</w:t>
      </w:r>
      <w:r w:rsidR="003D7A91">
        <w:t xml:space="preserve"> </w:t>
      </w:r>
      <w:commentRangeStart w:id="70"/>
      <w:commentRangeStart w:id="71"/>
      <w:r w:rsidR="00AF591D">
        <w:fldChar w:fldCharType="begin" w:fldLock="1"/>
      </w:r>
      <w:r w:rsidR="00AF591D">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instrText>
      </w:r>
      <w:r w:rsidR="00AF591D">
        <w:fldChar w:fldCharType="separate"/>
      </w:r>
      <w:r w:rsidR="00AF591D" w:rsidRPr="00AF591D">
        <w:rPr>
          <w:noProof/>
        </w:rPr>
        <w:t>(de Rivera et al. 2007)</w:t>
      </w:r>
      <w:r w:rsidR="00AF591D">
        <w:fldChar w:fldCharType="end"/>
      </w:r>
      <w:commentRangeEnd w:id="70"/>
      <w:r w:rsidR="00AF591D">
        <w:rPr>
          <w:rStyle w:val="CommentReference"/>
          <w:rFonts w:ascii="Arial" w:eastAsia="Arial" w:hAnsi="Arial" w:cs="Arial"/>
          <w:color w:val="000000"/>
          <w:lang w:val="en-US" w:eastAsia="en-US"/>
        </w:rPr>
        <w:commentReference w:id="70"/>
      </w:r>
      <w:commentRangeEnd w:id="71"/>
      <w:r w:rsidR="003E257A">
        <w:rPr>
          <w:rStyle w:val="CommentReference"/>
          <w:rFonts w:ascii="Arial" w:eastAsia="Arial" w:hAnsi="Arial" w:cs="Arial"/>
          <w:color w:val="000000"/>
          <w:lang w:val="en-US" w:eastAsia="en-US"/>
        </w:rPr>
        <w:commentReference w:id="71"/>
      </w:r>
      <w:r w:rsidR="00A05012">
        <w:t xml:space="preserve">. </w:t>
      </w:r>
      <w:r w:rsidR="00AF36F2">
        <w:t>Some</w:t>
      </w:r>
      <w:commentRangeStart w:id="72"/>
      <w:r w:rsidR="00B76A2B">
        <w:t xml:space="preserve"> </w:t>
      </w:r>
      <w:commentRangeEnd w:id="72"/>
      <w:r w:rsidR="003D7A91">
        <w:rPr>
          <w:rStyle w:val="CommentReference"/>
        </w:rPr>
        <w:commentReference w:id="72"/>
      </w:r>
      <w:r w:rsidR="00B76A2B">
        <w:t xml:space="preserve">organisms simply do not spawn </w:t>
      </w:r>
      <w:r w:rsidR="00B8672C">
        <w:t xml:space="preserve">when water temperature falls </w:t>
      </w:r>
      <w:r w:rsidR="00B76A2B">
        <w:t xml:space="preserve">below a </w:t>
      </w:r>
      <w:r w:rsidR="00DE6141">
        <w:t>certain t</w:t>
      </w:r>
      <w:r w:rsidR="00B8672C">
        <w:t>hreshold</w:t>
      </w:r>
      <w:r w:rsidR="00B37649">
        <w:t>,</w:t>
      </w:r>
      <w:r w:rsidR="00B76A2B">
        <w:t xml:space="preserve"> </w:t>
      </w:r>
      <w:r w:rsidR="00B37649">
        <w:t>or they can</w:t>
      </w:r>
      <w:r w:rsidR="00B76A2B">
        <w:t xml:space="preserve"> </w:t>
      </w:r>
      <w:r w:rsidR="00B8672C">
        <w:t xml:space="preserve">produce viable </w:t>
      </w:r>
      <w:r w:rsidR="00B8672C" w:rsidRPr="00B8672C">
        <w:rPr>
          <w:highlight w:val="yellow"/>
        </w:rPr>
        <w:t>gametes</w:t>
      </w:r>
      <w:r w:rsidR="00B76A2B">
        <w:t xml:space="preserve">, but larvae </w:t>
      </w:r>
      <w:r w:rsidR="00AF36F2">
        <w:t xml:space="preserve">may not have undergo full or proper development </w:t>
      </w:r>
      <w:r w:rsidR="001A7D7E">
        <w:fldChar w:fldCharType="begin" w:fldLock="1"/>
      </w:r>
      <w:r w:rsidR="00860C2B">
        <w:instrText>ADDIN CSL_CITATION { "citationItems" : [ { "id" : "ITEM-1", "itemData" : { "DOI" : "10.1111/gcb.13304", "ISBN" : "1354-1013", "ISSN" : "13652486", "PMID" : "27029504", "abstract" : "Due to climatic warming,Asterias amurensis , a keystone boreal predatory seastar that has established extensive invasive populations in southern Australia, is a potential high-risk invader of the sub-Antarctic and Antarctic. To assess the potential range expansion of A. amurensis to the Southern Ocean as it warms, we investigated the bioclimatic envelope of the adult and larval life stages. We analysed the distribution of adultA. amurensis with respect to pre-sent-day and future climate scenarios using habitat temperature data to construct species distribution models (SDMs). To integrate the physiological response of the dispersive phase, we determined the thermal envelope of larval development to assess their performance in present-day and future thermal regimes and the potential for success of A. amurensis in poleward latitudes. The SDM indicated that the thermal \u2018niche\u2019 of the adult stage correlates with a 0\u201317\u00b0C and 1\u201322.5\u00b0C range, in winter and summer, respectively. As the ocean warms, the range ofA. amurensis in Australia will contract, while more southern latitudes will have conditions favourable for range expansion. Successful fertilization occurred from 3 to 23.8\u00b0 C. By day 12, development to the early larval stage was successful from 5.5 to 18\u00b0C. Although embryos were able to reach the blastula stage at 2\u00b0 C, they had arrested development and high mortality. The optimal thermal range for survival of pelagic stages was 3.5\u201319.2\u00b0 C with a lower and upper critical limit of 2.6 and 20.3\u00b0C, respectively. Our data predict that A. amurensis faces demise in its current invasive range while more favourable conditions at higher latitudes would facilitate invasion of both larval and adult stages to the Southern Ocean. Our results show that vigilance is needed to reduce the risk that this ecologically important Arctic carnivore may invade the Southern Ocean and Antarctica.", "author" : [ { "dropping-particle" : "", "family" : "Byrne", "given" : "Maria", "non-dropping-particle" : "", "parse-names" : false, "suffix" : "" }, { "dropping-particle" : "", "family" : "Gall", "given" : "Mailie", "non-dropping-particle" : "", "parse-names" : false, "suffix" : "" }, { "dropping-particle" : "", "family" : "Wolfe", "given" : "Kennedy", "non-dropping-particle" : "", "parse-names" : false, "suffix" : "" }, { "dropping-particle" : "", "family" : "Ag\u00fcera", "given" : "Antonio", "non-dropping-particle" : "", "parse-names" : false, "suffix" : "" } ], "container-title" : "Global Change Biology", "id" : "ITEM-1", "issue" : "12", "issued" : { "date-parts" : [ [ "2016" ] ] }, "page" : "3874-3887", "title" : "From pole to pole: the potential for the Arctic seastar Asterias amurensis to invade a warming Southern Ocean", "type" : "article-journal", "volume" : "22" }, "uris" : [ "http://www.mendeley.com/documents/?uuid=7f3baa5c-a9e6-4eb7-8d7c-ee89fb021f96" ] }, { "id" : "ITEM-2", "itemData" : { "author" : [ { "dropping-particle" : "", "family" : "Hines", "given" : "Anson H.", "non-dropping-particle" : "", "parse-names" : false, "suffix" : "" }, { "dropping-particle" : "", "family" : "Ruiz", "given" : "Gregory M.", "non-dropping-particle" : "", "parse-names" : false, "suffix" : "" }, { "dropping-particle" : "", "family" : "Hitchcock", "given" : "Natasha Gray", "non-dropping-particle" : "", "parse-names" : false, "suffix" : "" }, { "dropping-particle" : "", "family" : "Rivera", "given" : "Catherine E.", "non-dropping-particle" : "de", "parse-names" : false, "suffix" : "" } ], "id" : "ITEM-2", "issued" : { "date-parts" : [ [ "2004" ] ] }, "publisher-place" : "Edgewater, MD", "title" : "Projecting range expansion of invasive European green crabs (Carcinus maenas) to Alaska: temperature and salinity tolerance of larvae", "type" : "report" }, "uris" : [ "http://www.mendeley.com/documents/?uuid=c04c5c79-d447-442f-bdc9-75c62f007870" ] } ], "mendeley" : { "formattedCitation" : "(Hines et al. 2004, Byrne et al. 2016)", "plainTextFormattedCitation" : "(Hines et al. 2004, Byrne et al. 2016)", "previouslyFormattedCitation" : "(Hines et al. 2004, Byrne et al. 2016)" }, "properties" : {  }, "schema" : "https://github.com/citation-style-language/schema/raw/master/csl-citation.json" }</w:instrText>
      </w:r>
      <w:r w:rsidR="001A7D7E">
        <w:fldChar w:fldCharType="separate"/>
      </w:r>
      <w:r w:rsidR="00AF591D" w:rsidRPr="00AF591D">
        <w:rPr>
          <w:noProof/>
        </w:rPr>
        <w:t>(Hines et al. 2004, Byrne et al. 2016)</w:t>
      </w:r>
      <w:r w:rsidR="001A7D7E">
        <w:fldChar w:fldCharType="end"/>
      </w:r>
      <w:r w:rsidR="00FD159C">
        <w:t>.</w:t>
      </w:r>
      <w:r w:rsidR="00B76A2B">
        <w:t xml:space="preserve"> </w:t>
      </w:r>
      <w:del w:id="73" w:author="Amanda Droghini" w:date="2018-03-13T08:31:00Z">
        <w:r w:rsidR="00BE3D56" w:rsidDel="00BE3D56">
          <w:delText>V</w:delText>
        </w:r>
        <w:r w:rsidR="00E05BC2" w:rsidDel="00BE3D56">
          <w:delText xml:space="preserve">essel traffic and water temperature to species’ transport, survival, and establishment is likely to be critical for predicting invasions in Arctic systems, where water temperatures can fall below freezing, and summers are cold and short. </w:delText>
        </w:r>
      </w:del>
      <w:del w:id="74" w:author="Amanda Droghini" w:date="2018-03-07T17:43:00Z">
        <w:r w:rsidR="003D7A91" w:rsidDel="00122499">
          <w:delText>Th</w:delText>
        </w:r>
        <w:r w:rsidR="00C90B04" w:rsidDel="00122499">
          <w:delText xml:space="preserve">e breakdown of function at cold temperatures for temperate species, </w:delText>
        </w:r>
      </w:del>
      <w:del w:id="75" w:author="Amanda Droghini" w:date="2018-03-07T16:48:00Z">
        <w:r w:rsidR="00C90B04" w:rsidDel="000200CF">
          <w:delText xml:space="preserve">and the high specialization of native Arctic species, </w:delText>
        </w:r>
      </w:del>
      <w:del w:id="76" w:author="Amanda Droghini" w:date="2018-03-07T17:43:00Z">
        <w:r w:rsidR="003E4928" w:rsidDel="00122499">
          <w:delText>suggests that</w:delText>
        </w:r>
        <w:r w:rsidR="00B76A2B" w:rsidDel="00122499">
          <w:delText xml:space="preserve"> </w:delText>
        </w:r>
        <w:r w:rsidR="003E4928" w:rsidDel="00122499">
          <w:delText xml:space="preserve">understanding the </w:delText>
        </w:r>
        <w:r w:rsidR="002828A8" w:rsidDel="00122499">
          <w:delText>relationship</w:delText>
        </w:r>
        <w:r w:rsidR="003E4928" w:rsidDel="00122499">
          <w:delText xml:space="preserve"> between </w:delText>
        </w:r>
        <w:r w:rsidR="00C90B04" w:rsidDel="00122499">
          <w:delText xml:space="preserve">water </w:delText>
        </w:r>
        <w:r w:rsidR="00775293" w:rsidDel="00122499">
          <w:delText>temperature</w:delText>
        </w:r>
        <w:r w:rsidR="002828A8" w:rsidDel="00122499">
          <w:delText>,</w:delText>
        </w:r>
        <w:r w:rsidR="00775293" w:rsidDel="00122499">
          <w:delText xml:space="preserve"> survival and establishment</w:delText>
        </w:r>
        <w:r w:rsidR="00C90B04" w:rsidDel="00122499">
          <w:delText xml:space="preserve"> i</w:delText>
        </w:r>
        <w:r w:rsidR="00536FE6" w:rsidDel="00122499">
          <w:delText>s</w:delText>
        </w:r>
      </w:del>
      <w:del w:id="77" w:author="Amanda Droghini" w:date="2018-03-07T17:42:00Z">
        <w:r w:rsidR="00536FE6" w:rsidDel="00122499">
          <w:delText xml:space="preserve"> key for predicting invasions i</w:delText>
        </w:r>
        <w:r w:rsidR="00C90B04" w:rsidDel="00122499">
          <w:delText>n</w:delText>
        </w:r>
        <w:r w:rsidR="00B76A2B" w:rsidDel="00122499">
          <w:delText xml:space="preserve"> Arctic systems</w:delText>
        </w:r>
      </w:del>
      <w:del w:id="78" w:author="Amanda Droghini" w:date="2018-03-07T17:43:00Z">
        <w:r w:rsidR="00B76A2B" w:rsidDel="00122499">
          <w:delText xml:space="preserve">, where </w:delText>
        </w:r>
        <w:r w:rsidR="00C90B04" w:rsidDel="00122499">
          <w:delText xml:space="preserve">summers are cold and short and </w:delText>
        </w:r>
        <w:r w:rsidR="00775293" w:rsidDel="00122499">
          <w:delText xml:space="preserve">water </w:delText>
        </w:r>
        <w:r w:rsidR="00C90B04" w:rsidDel="00122499">
          <w:delText>temperatures</w:delText>
        </w:r>
        <w:r w:rsidR="00775293" w:rsidDel="00122499">
          <w:delText xml:space="preserve"> fall below </w:delText>
        </w:r>
        <w:r w:rsidR="00C90B04" w:rsidDel="00122499">
          <w:delText>the freezing point of cellular water</w:delText>
        </w:r>
        <w:r w:rsidR="00DE6141" w:rsidDel="00122499">
          <w:delText>.</w:delText>
        </w:r>
      </w:del>
    </w:p>
    <w:p w14:paraId="569B7ABD" w14:textId="5FC31DB3" w:rsidR="002B0BC1" w:rsidRDefault="002B0BC1" w:rsidP="00953490">
      <w:pPr>
        <w:spacing w:line="360" w:lineRule="auto"/>
        <w:contextualSpacing/>
      </w:pPr>
    </w:p>
    <w:p w14:paraId="4123BB82" w14:textId="3915380A" w:rsidR="001564A4" w:rsidRDefault="00A84A54" w:rsidP="00136228">
      <w:pPr>
        <w:spacing w:line="360" w:lineRule="auto"/>
        <w:contextualSpacing/>
      </w:pPr>
      <w:r>
        <w:t xml:space="preserve">Arctic systems have </w:t>
      </w:r>
      <w:r w:rsidR="005D58EC">
        <w:t xml:space="preserve">historically </w:t>
      </w:r>
      <w:r>
        <w:t>experienced relatively low rates of invasion</w:t>
      </w:r>
      <w:r w:rsidR="00DB2412">
        <w:t>, and it is generally</w:t>
      </w:r>
      <w:r>
        <w:t xml:space="preserve"> </w:t>
      </w:r>
      <w:r w:rsidR="005D58EC">
        <w:t xml:space="preserve">assumed that </w:t>
      </w:r>
      <w:r w:rsidR="00DB2412">
        <w:t xml:space="preserve">this results from </w:t>
      </w:r>
      <w:r w:rsidR="005D58EC">
        <w:t>low vessel traffic and cold water temperatures</w:t>
      </w:r>
      <w:r w:rsidR="00DB2412">
        <w:t>. However,</w:t>
      </w:r>
      <w:r w:rsidR="005D58EC">
        <w:t xml:space="preserve"> these assertions have not often been explored. </w:t>
      </w:r>
      <w:r w:rsidR="00DB2412">
        <w:t>R</w:t>
      </w:r>
      <w:r>
        <w:t xml:space="preserve">ecent studies have shown that </w:t>
      </w:r>
      <w:r w:rsidR="00136228">
        <w:t xml:space="preserve">several </w:t>
      </w:r>
      <w:r w:rsidR="00DD3EDE" w:rsidRPr="00980720">
        <w:t>NIS</w:t>
      </w:r>
      <w:r w:rsidR="00533AAB" w:rsidRPr="00980720">
        <w:t xml:space="preserve"> are being transported </w:t>
      </w:r>
      <w:r w:rsidR="00136228">
        <w:t xml:space="preserve">from temperate regions </w:t>
      </w:r>
      <w:r w:rsidR="00F22EC1" w:rsidRPr="00980720">
        <w:t xml:space="preserve">to Arctic ports </w:t>
      </w:r>
      <w:r w:rsidR="00533AAB" w:rsidRPr="00980720">
        <w:t xml:space="preserve">in ballast water and </w:t>
      </w:r>
      <w:r w:rsidR="005D58EC">
        <w:t>on wetted surfaces</w:t>
      </w:r>
      <w:r w:rsidR="00136228">
        <w:t>, and are surviving the voyage</w:t>
      </w:r>
      <w:r w:rsidR="00F22EC1" w:rsidRPr="00980720">
        <w:t xml:space="preserve"> </w:t>
      </w:r>
      <w:r w:rsidR="00F22EC1" w:rsidRPr="00980720">
        <w:fldChar w:fldCharType="begin" w:fldLock="1"/>
      </w:r>
      <w:r w:rsidR="00F22EC1" w:rsidRPr="00980720">
        <w:instrText>ADDIN CSL_CITATION { "citationItems" : [ { "id" : "ITEM-1",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"ITEM-1",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"id" : "ITEM-2",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"ITEM-2", "issue" : "2", "issued" : { "date-parts" : [ [ "2016" ] ] }, "page" : "340-349", "title" : "Biological introduction risks from shipping in a warming Arctic", "type" : "article-journal", "volume" : "53" }, "uris" : [ "http://www.mendeley.com/documents/?uuid=95f41edb-c782-4016-863c-53d8a12640fe"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"(Chan et al. 2014, 2016, Ware et al. 2016)", "plainTextFormattedCitation" : "(Chan et al. 2014, 2016, Ware et al. 2016)", "previouslyFormattedCitation" : "(Chan et al. 2014, 2016, Ware et al. 2016)" }, "properties" : {  }, "schema" : "https://github.com/citation-style-language/schema/raw/master/csl-citation.json" }</w:instrText>
      </w:r>
      <w:r w:rsidR="00F22EC1" w:rsidRPr="00980720">
        <w:fldChar w:fldCharType="separate"/>
      </w:r>
      <w:r w:rsidR="00F22EC1" w:rsidRPr="00980720">
        <w:rPr>
          <w:noProof/>
        </w:rPr>
        <w:t>(Chan et al. 2014, 2016, Ware et al. 2016)</w:t>
      </w:r>
      <w:r w:rsidR="00F22EC1" w:rsidRPr="00980720">
        <w:fldChar w:fldCharType="end"/>
      </w:r>
      <w:r w:rsidR="00533AAB" w:rsidRPr="00980720">
        <w:t xml:space="preserve">. </w:t>
      </w:r>
      <w:r w:rsidR="00136228">
        <w:t>Despite the potentially large number of species that are being transported, multi-</w:t>
      </w:r>
      <w:r w:rsidR="00136228" w:rsidRPr="00136228">
        <w:rPr>
          <w:lang w:val="en-US"/>
        </w:rPr>
        <w:t xml:space="preserve">species studies of habitat suitability remain rare </w:t>
      </w:r>
      <w:r w:rsidR="00AF06DF" w:rsidRPr="00136228">
        <w:rPr>
          <w:lang w:val="en-US"/>
        </w:rPr>
        <w:fldChar w:fldCharType="begin" w:fldLock="1"/>
      </w:r>
      <w:r w:rsidR="00740874" w:rsidRPr="00136228">
        <w:rPr>
          <w:lang w:val="en-US"/>
        </w:rPr>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"10.1007/s10530-017-1553-7", "ISSN" : "15731464", "abstract" : "A rise in Arctic shipping activity resulting from global warming and resource exploitation is expected to increase the likelihood of aquatic invasive species (AIS) introductions in the region. In this context, the potential threat of future AIS incursions at a Canadian Arctic regional scale was examined. Habitat suitability under current environmental conditions and future climate change scenarios was projected for a subset of eight potential invaders ranked as having a high risk of establishment in the Canadian Arctic based on dispersal pathways/donor regions, biological attributes and invasion history: (1) Amphibalanus improvisus, (2) Botrylloides violaceus, (3) Caprella mutica, (4) Carcinus maenas, (5) Littorina littorea, (6) Membranipora membranacea, (7) Mya arenaria and (8) Paralithodes camtschaticus. Habitat modelling was performed using MaxEnt based on globally known native and non-native occurrence records and environmental ranges for these species. Results showed that under current environmental conditions the habitat is suitable in certain regions of the Canadian Arctic such as the Hudson Complex and Beaufort Sea for L. littorea, M. arenaria and P. camtschaticus. Under a future climate change scenario, all species showed poleward gains in habitat suitability with at least some regions of the Canadian Arctic projected to be suitable for the complete suite of species modelled. The use of these models is helpful in understanding potential future AIS incursions as a result of climate change and shipping at large spatial scales. These approaches can aid in the identification of high risk regions and species to allow for more focused AIS monitoring and research efforts in response to climate change.", "author" : [ { "dropping-particle" : "", "family" : "Goldsmit", "given" : "Jesica", "non-dropping-particle" : "", "parse-names" : false, "suffix" : "" }, { "dropping-particle" : "", "family" : "Archambault", "given" : "Philippe", "non-dropping-particle" : "", "parse-names" : false, "suffix" : "" }, { "dropping-particle" : "", "family" : "Chust", "given" : "Guillem", "non-dropping-particle" : "", "parse-names" : false, "suffix" : "" }, { "dropping-particle" : "", "family" : "Villarino", "given" : "Ernesto", "non-dropping-particle</w:instrText>
      </w:r>
      <w:r w:rsidR="00740874" w:rsidRPr="00E32670">
        <w:rPr>
          <w:lang w:val="fr-CA"/>
        </w:rPr>
        <w:instrText>" : "", "parse-names" : false, "suffix" : "" }, { "dropping-particle" : "", "family" : "Liu", "given" : "George", "non-dropping-particle" : "", "parse-names" : false, "suffix" : "" }, { "dropping-particle" : "V.", "family" : "Lukovich", "given" : "Jennifer", "non-dropping-particle" : "", "parse-names" : false, "suffix" : "" }, { "dropping-particle" : "", "family" : "Barber", "given" : "David G.", "non-dropping-particle" : "", "parse-names" : false, "suffix" : "" }, { "dropping-particle" : "", "family" : "Howland", "given" : "Kimberly L.", "non-dropping-particle" : "", "parse-names" : false, "suffix" : "" } ], "container-title" : "Biological Invasions", "id" : "ITEM-3", "issue" : "2", "issued" : { "date-parts" : [ [ "2018" ] ] }, "page" : "501-517", "publisher" : "Springer International Publishing", "title" : "Projecting present and future habitat suitability of ship-mediated aquatic invasive species in the Canadian Arctic", "type" : "article-journal", "volume" : "20" }, "uris" : [ "http://www.mendeley.com/documents/?uuid=cbd2f802-6f94-46bd-bcb4-aa720ce80f84" ] } ], "mendeley" : { "formattedCitation" : "(de Rivera et al. 2011, Ware et al. 2016, Goldsmit et al. 2018)", "plainTextFormattedCitation" : "(de Rivera et al. 2011, Ware et al. 2016, Goldsmit et al. 2018)", "previouslyFormattedCitation" : "(de Rivera et al. 2011, Ware et al. 2016, Goldsmit et al. 2018)" }, "properties" : {  }, "schema" : "https://github.com/citation-style-language/schema/raw/master/csl-citation.json" }</w:instrText>
      </w:r>
      <w:r w:rsidR="00AF06DF" w:rsidRPr="00136228">
        <w:rPr>
          <w:lang w:val="en-US"/>
        </w:rPr>
        <w:fldChar w:fldCharType="separate"/>
      </w:r>
      <w:r w:rsidR="00740874" w:rsidRPr="00E32670">
        <w:rPr>
          <w:noProof/>
          <w:lang w:val="fr-CA"/>
        </w:rPr>
        <w:t>(de Rivera et al. 2011, Ware et al. 2016, Goldsmit et al. 2018)</w:t>
      </w:r>
      <w:r w:rsidR="00AF06DF" w:rsidRPr="00136228">
        <w:rPr>
          <w:lang w:val="en-US"/>
        </w:rPr>
        <w:fldChar w:fldCharType="end"/>
      </w:r>
      <w:r w:rsidR="00136228" w:rsidRPr="00E32670">
        <w:rPr>
          <w:lang w:val="fr-CA"/>
        </w:rPr>
        <w:t xml:space="preserve">. </w:t>
      </w:r>
      <w:r w:rsidR="00136228" w:rsidRPr="00136228">
        <w:rPr>
          <w:lang w:val="en-US"/>
        </w:rPr>
        <w:t xml:space="preserve">Species </w:t>
      </w:r>
      <w:r w:rsidR="00136228" w:rsidRPr="00136228">
        <w:rPr>
          <w:lang w:val="en-US"/>
        </w:rPr>
        <w:lastRenderedPageBreak/>
        <w:t xml:space="preserve">distribution models </w:t>
      </w:r>
      <w:r w:rsidR="00136228">
        <w:rPr>
          <w:lang w:val="en-US"/>
        </w:rPr>
        <w:t>of NIS in the Arctic</w:t>
      </w:r>
      <w:r w:rsidR="00F40F50" w:rsidRPr="00136228">
        <w:rPr>
          <w:lang w:val="en-US"/>
        </w:rPr>
        <w:t xml:space="preserve"> </w:t>
      </w:r>
      <w:r w:rsidR="00136228">
        <w:rPr>
          <w:lang w:val="en-US"/>
        </w:rPr>
        <w:t xml:space="preserve">have considered only a handful of potential species, </w:t>
      </w:r>
      <w:r w:rsidR="00F40F50" w:rsidRPr="00136228">
        <w:rPr>
          <w:lang w:val="en-US"/>
        </w:rPr>
        <w:t>and only one of these</w:t>
      </w:r>
      <w:r w:rsidR="00136228">
        <w:rPr>
          <w:lang w:val="en-US"/>
        </w:rPr>
        <w:t xml:space="preserve"> studies (Ware et al. 2016) has</w:t>
      </w:r>
      <w:r w:rsidR="00F40F50" w:rsidRPr="00136228">
        <w:rPr>
          <w:lang w:val="en-US"/>
        </w:rPr>
        <w:t xml:space="preserve"> </w:t>
      </w:r>
      <w:r w:rsidR="00136228">
        <w:rPr>
          <w:lang w:val="en-US"/>
        </w:rPr>
        <w:t xml:space="preserve">modeled </w:t>
      </w:r>
      <w:r w:rsidR="00F40F50" w:rsidRPr="00136228">
        <w:rPr>
          <w:lang w:val="en-US"/>
        </w:rPr>
        <w:t>reproduction.</w:t>
      </w:r>
      <w:r w:rsidR="0043774D" w:rsidRPr="00136228">
        <w:rPr>
          <w:lang w:val="en-US"/>
        </w:rPr>
        <w:t xml:space="preserve"> </w:t>
      </w:r>
      <w:r w:rsidR="00136228">
        <w:rPr>
          <w:lang w:val="en-US"/>
        </w:rPr>
        <w:t xml:space="preserve">These studies have concluded that potentially suitable habitat exists for at least some NIS, but have come to different conclusions about whether this habitat is extensive (de Rivera et al. 2011) or restricted (Goldsmit et al. 2018). </w:t>
      </w:r>
      <w:commentRangeStart w:id="79"/>
      <w:r w:rsidR="00F84B86" w:rsidRPr="00F84B86">
        <w:rPr>
          <w:highlight w:val="cyan"/>
          <w:lang w:val="en-US"/>
        </w:rPr>
        <w:t>The role of cold water temperatures ….</w:t>
      </w:r>
      <w:r w:rsidR="00F84B86">
        <w:rPr>
          <w:lang w:val="en-US"/>
        </w:rPr>
        <w:t xml:space="preserve"> </w:t>
      </w:r>
      <w:commentRangeEnd w:id="79"/>
      <w:r w:rsidR="00F84B86">
        <w:rPr>
          <w:rStyle w:val="CommentReference"/>
          <w:rFonts w:ascii="Arial" w:eastAsia="Arial" w:hAnsi="Arial" w:cs="Arial"/>
          <w:color w:val="000000"/>
          <w:lang w:val="en-US" w:eastAsia="en-US"/>
        </w:rPr>
        <w:commentReference w:id="79"/>
      </w:r>
      <w:del w:id="80" w:author="Amanda Droghini" w:date="2018-03-21T21:43:00Z">
        <w:r w:rsidR="00F40F50" w:rsidRPr="00136228" w:rsidDel="00136228">
          <w:rPr>
            <w:highlight w:val="yellow"/>
            <w:lang w:val="en-US"/>
          </w:rPr>
          <w:delText xml:space="preserve">Both Ware et al. (2016) and Goldsmit et al. (2018) </w:delText>
        </w:r>
        <w:r w:rsidR="00AF06DF" w:rsidRPr="00136228" w:rsidDel="00136228">
          <w:rPr>
            <w:highlight w:val="yellow"/>
            <w:lang w:val="en-US"/>
          </w:rPr>
          <w:delText xml:space="preserve">concluded that Arctic regions </w:delText>
        </w:r>
        <w:r w:rsidR="00F40F50" w:rsidRPr="00136228" w:rsidDel="00136228">
          <w:rPr>
            <w:highlight w:val="yellow"/>
            <w:lang w:val="en-US"/>
          </w:rPr>
          <w:delText>we</w:delText>
        </w:r>
        <w:r w:rsidR="00AF06DF" w:rsidRPr="00136228" w:rsidDel="00136228">
          <w:rPr>
            <w:highlight w:val="yellow"/>
            <w:lang w:val="en-US"/>
          </w:rPr>
          <w:delText xml:space="preserve">re </w:delText>
        </w:r>
        <w:r w:rsidR="00F40F50" w:rsidRPr="00136228" w:rsidDel="00136228">
          <w:rPr>
            <w:highlight w:val="yellow"/>
            <w:lang w:val="en-US"/>
          </w:rPr>
          <w:delText>un</w:delText>
        </w:r>
        <w:r w:rsidR="00AF06DF" w:rsidRPr="00136228" w:rsidDel="00136228">
          <w:rPr>
            <w:highlight w:val="yellow"/>
            <w:lang w:val="en-US"/>
          </w:rPr>
          <w:delText xml:space="preserve">suitable for </w:delText>
        </w:r>
        <w:r w:rsidR="00F40F50" w:rsidRPr="00136228" w:rsidDel="00136228">
          <w:rPr>
            <w:highlight w:val="yellow"/>
            <w:lang w:val="en-US"/>
          </w:rPr>
          <w:delText>most of the NIS they considered. In contrast, de Rivera</w:delText>
        </w:r>
        <w:r w:rsidR="00F40F50" w:rsidRPr="00136228" w:rsidDel="00136228">
          <w:rPr>
            <w:highlight w:val="yellow"/>
          </w:rPr>
          <w:delText xml:space="preserve"> et al. (2011) found that habitat suitability for coastal Alaska extended above 65°N for three of four NIS</w:delText>
        </w:r>
        <w:r w:rsidR="00740874" w:rsidRPr="00136228" w:rsidDel="00136228">
          <w:rPr>
            <w:highlight w:val="yellow"/>
          </w:rPr>
          <w:delText xml:space="preserve">. </w:delText>
        </w:r>
        <w:r w:rsidR="00F40F50" w:rsidRPr="00136228" w:rsidDel="00136228">
          <w:rPr>
            <w:highlight w:val="yellow"/>
            <w:lang w:val="en-US"/>
          </w:rPr>
          <w:delText xml:space="preserve">It is difficult to compare these studies because they vary on the taxa that were considered, the study area, and the modeling method that was used. In addition, the small number of taxa considered n these </w:delText>
        </w:r>
        <w:r w:rsidR="00740874" w:rsidRPr="00136228" w:rsidDel="00136228">
          <w:rPr>
            <w:highlight w:val="yellow"/>
          </w:rPr>
          <w:delText>studies (from 4 to 8</w:delText>
        </w:r>
        <w:r w:rsidR="00F40F50" w:rsidRPr="00136228" w:rsidDel="00136228">
          <w:rPr>
            <w:highlight w:val="yellow"/>
          </w:rPr>
          <w:delText xml:space="preserve"> species</w:delText>
        </w:r>
        <w:r w:rsidR="00740874" w:rsidRPr="00136228" w:rsidDel="00136228">
          <w:rPr>
            <w:highlight w:val="yellow"/>
          </w:rPr>
          <w:delText>)</w:delText>
        </w:r>
        <w:r w:rsidR="00F40F50" w:rsidRPr="00136228" w:rsidDel="00136228">
          <w:rPr>
            <w:highlight w:val="yellow"/>
          </w:rPr>
          <w:delText xml:space="preserve"> </w:delText>
        </w:r>
        <w:r w:rsidR="00740874" w:rsidRPr="00136228" w:rsidDel="00136228">
          <w:rPr>
            <w:highlight w:val="yellow"/>
          </w:rPr>
          <w:delText xml:space="preserve">makes it difficult to </w:delText>
        </w:r>
        <w:r w:rsidR="00F40F50" w:rsidRPr="00136228" w:rsidDel="00136228">
          <w:rPr>
            <w:highlight w:val="yellow"/>
          </w:rPr>
          <w:delText xml:space="preserve">determine whether these findings </w:delText>
        </w:r>
        <w:r w:rsidR="00664006" w:rsidRPr="00136228" w:rsidDel="00136228">
          <w:rPr>
            <w:highlight w:val="yellow"/>
          </w:rPr>
          <w:delText xml:space="preserve">are applicable </w:delText>
        </w:r>
        <w:r w:rsidR="00F40F50" w:rsidRPr="00136228" w:rsidDel="00136228">
          <w:rPr>
            <w:highlight w:val="yellow"/>
          </w:rPr>
          <w:delText>across</w:delText>
        </w:r>
        <w:r w:rsidR="00740874" w:rsidRPr="00136228" w:rsidDel="00136228">
          <w:rPr>
            <w:highlight w:val="yellow"/>
          </w:rPr>
          <w:delText xml:space="preserve"> the entire suite of NIS that are being transported to Arctic regions. </w:delText>
        </w:r>
      </w:del>
      <w:r w:rsidR="00A42D8B" w:rsidRPr="00136228">
        <w:rPr>
          <w:highlight w:val="yellow"/>
        </w:rPr>
        <w:t xml:space="preserve">Without prior knowledge of which organisms are being transported on ships, focusing on a suite of species </w:t>
      </w:r>
      <w:r w:rsidR="003F76B3" w:rsidRPr="00136228">
        <w:rPr>
          <w:highlight w:val="yellow"/>
        </w:rPr>
        <w:t xml:space="preserve">– with consideration of both survival and reproductive suitability - </w:t>
      </w:r>
      <w:r w:rsidR="00A42D8B" w:rsidRPr="00136228">
        <w:rPr>
          <w:highlight w:val="yellow"/>
        </w:rPr>
        <w:t>would provide greater insight for risk assessments, as well as extend the generality of the findings.</w:t>
      </w:r>
    </w:p>
    <w:p w14:paraId="4F607CA3" w14:textId="77777777" w:rsidR="001564A4" w:rsidRDefault="001564A4" w:rsidP="001D6B6C">
      <w:pPr>
        <w:spacing w:line="360" w:lineRule="auto"/>
        <w:contextualSpacing/>
      </w:pPr>
    </w:p>
    <w:p w14:paraId="1044DCC9" w14:textId="687351E8" w:rsidR="00E670A9" w:rsidRDefault="00DA38DE" w:rsidP="002674FC">
      <w:pPr>
        <w:spacing w:line="360" w:lineRule="auto"/>
        <w:contextualSpacing/>
      </w:pPr>
      <w:r>
        <w:t>There is an increasing need to understand the role of temperature in limiting biological introductions to the Arctic b</w:t>
      </w:r>
      <w:r w:rsidR="0064363B">
        <w:t>ecause both Arctic sea temperatures and trans-oceanic vessel traffic are expected</w:t>
      </w:r>
      <w:r>
        <w:t xml:space="preserve"> to increase in the near-future</w:t>
      </w:r>
      <w:r w:rsidR="0064363B">
        <w:t xml:space="preserve">. </w:t>
      </w:r>
      <w:r w:rsidR="009A4A26">
        <w:t xml:space="preserve">In recent decades, the Arctic has experienced record-setting declines in sea ice thickness and extent, and surface air temperatures have increased at a </w:t>
      </w:r>
      <w:r w:rsidR="00D33467">
        <w:t xml:space="preserve">rate </w:t>
      </w:r>
      <w:r w:rsidR="0064363B">
        <w:t>that is</w:t>
      </w:r>
      <w:r w:rsidR="009A4A26">
        <w:t xml:space="preserve"> twice that of the global average </w:t>
      </w:r>
      <w:r w:rsidR="009A4A26" w:rsidRPr="00CA2894">
        <w:fldChar w:fldCharType="begin" w:fldLock="1"/>
      </w:r>
      <w:r w:rsidR="009A4A26">
        <w:instrText>ADDIN CSL_CITATION { "citationItems" : [ { "id" : "ITEM-1", "itemData" : { "DOI" : "10.1016/j.jmb.2004.10.032", "ISBN" : "9291691216", "ISSN" : "00222836", "PMID" : "15567410", "abstract" : "Lemke, P., J. Ren, R.B. Alley, I. Allison, J. Carrasco, G. Flato, Y. Fujii, G. Kaser, P. Mote, R.H. Thomas and T. Zhang, 2007: Observations: Changes in Snow, Ice and Frozen Ground. In: Climate Change 2007: The Physical Science Basis. Contribution of Working Group I to the Fourth Assessment Report of the Intergovernmental Panel on Climate Change []. , Cambridge, United Kingdom and New York, NY, USA.", "author" : [ { "dropping-particle" : "", "family" : "Lemke", "given" : "P.", "non-dropping-particle" : "", "parse-names" : false, "suffix" : "" }, { "dropping-particle" : "", "family" : "Ren", "given" : "J.", "non-dropping-particle" : "", "parse-names" : false, "suffix" : "" }, { "dropping-particle" : "", "family" : "Alley", "given" : "R. B.", "non-dropping-particle" : "", "parse-names" : false, "suffix" : "" }, { "dropping-particle" : "", "family" : "Allison", "given" : "I.", "non-dropping-particle" : "", "parse-names" : false, "suffix" : "" }, { "dropping-particle" : "", "family" : "Carrasco", "given" : "J.", "non-dropping-particle" : "", "parse-names" : false, "suffix" : "" }, { "dropping-particle" : "", "family" : "Flato", "given" : "G.", "non-dropping-particle" : "", "parse-names" : false, "suffix" : "" }, { "dropping-particle" : "", "family" : "Fujii", "given" : "Y.", "non-dropping-particle" : "", "parse-names" : false, "suffix" : "" }, { "dropping-particle" : "", "family" : "Kaser", "given" : "G.", "non-dropping-particle" : "", "parse-names" : false, "suffix" : "" }, { "dropping-particle" : "", "family" : "Mote", "given" : "P.", "non-dropping-particle" : "", "parse-names" : false, "suffix" : "" }, { "dropping-particle" : "", "family" : "Thomas", "given" : "R. H.", "non-dropping-particle" : "", "parse-names" : false, "suffix" : "" }, { "dropping-particle" : "", "family" : "Zhang", "given" : "T.", "non-dropping-particle" : "", "parse-names" : false, "suffix" : "" } ], "container-title" : "Climate Change 2007: The Physical Science Basis. Contribution of Working Group I to the Fourth Assessment Report of the Intergovernmental Panel on Climate Change", "editor" : [ { "dropping-particle" : "", "family" : "Solomon", "given" : "S.", "non-dropping-particle" : "", "parse-names" : false, "suffix" : "" }, { "dropping-particle" : "", "family" : "Qin", "given" : "D.", "non-dropping-particle" : "", "parse-names" : false, "suffix" : "" }, { "dropping-particle" : "", "family" : "Manning", "given" : "M.", "non-dropping-particle" : "", "parse-names" : false, "suffix" : "" }, { "dropping-particle" : "", "family" : "Chen", "given" : "Z.", "non-dropping-particle" : "", "parse-names" : false, "suffix" : "" }, { "dropping-particle" : "", "family" : "Marquis", "given" : "M.", "non-dropping-particle" : "", "parse-names" : false, "suffix" : "" }, { "dropping-particle" : "", "family" : "Averyt", "given" : "K. B.", "non-dropping-particle" : "", "parse-names" : false, "suffix" : "" }, { "dropping-particle" : "", "family" : "Tignor", "given" : "M.", "non-dropping-particle" : "", "parse-names" : false, "suffix" : "" }, { "dropping-particle" : "", "family" : "Miller", "given" : "H. L.", "non-dropping-particle" : "", "parse-names" : false, "suffix" : "" } ], "id" : "ITEM-1", "issued" : { "date-parts" : [ [ "2007" ] ] }, "page" : "337-383", "publisher" : "Cambridge University Press", "publisher-place" : "Cambridge, UK", "title" : "Observations: Changes in snow, ice and frozen ground", "type" : "chapter" }, "uris" : [ "http://www.mendeley.com/documents/?uuid=2754d79c-9586-47dc-9dfc-a75a51da32b1" ] }, { "id" : "ITEM-2", "itemData" : { "DOI" : "10.1007/s10584-011-0101-1", "ISBN" : "0165-0009", "ISSN" : "01650009", "abstract" : "The sequence of extreme September sea ice extent minima over the past decade suggests acceleration in the response of the Arctic sea ice cover to external forcing, hastening the ongoing transition towards a seasonally open Arctic Ocean. This reflects several mutually supporting processes. Because of the extensive open water in recent Septembers, ice cover in the following spring is increasingly dominated by thin, first-year ice (ice formed during the previous autumn and winter) that is vulnerable to melting out in summer. Thinner ice in spring in turn fosters a stronger summer ice-albedo feedback through earlier formation of open water areas. A thin ice cover is also more vulnerable to strong summer retreat under anomalous atmospheric forcing. Finally, general warming of the Arctic has reduced the likelihood of cold years that could bring about temporary recovery of the ice cover. Events leading to the September ice extent minima of recent years exemplify these processes.", "author" : [ { "dropping-particle" : "", "family" : "Stroeve", "given" : "Julienne C.", "non-dropping-particle" : "", "parse-names" : false, "suffix" : "" }, { "dropping-particle" : "", "family" : "Serreze", "given" : "Mark C.", "non-dropping-particle" : "", "parse-names" : false, "suffix" : "" }, { "dropping-particle" : "", "family" : "Holland", "given" : "Marika M.", "non-dropping-particle" : "", "parse-names" : false, "suffix" : "" }, { "dropping-particle" : "", "family" : "Kay", "given" : "Jennifer E.", "non-dropping-particle" : "", "parse-names" : false, "suffix" : "" }, { "dropping-particle" : "", "family" : "Malanik", "given" : "James", "non-dropping-particle" : "", "parse-names" : false, "suffix" : "" }, { "dropping-particle" : "", "family" : "Barrett", "given" : "Andrew P.", "non-dropping-particle" : "", "parse-names" : false, "suffix" : "" } ], "container-title" : "Climatic Change", "id" : "ITEM-2", "issue" : "3-4", "issued" : { "date-parts" : [ [ "2012" ] ] }, "page" : "1005-1027", "title" : "The Arctic's rapidly shrinking sea ice cover: A research synthesis", "type" : "article-journal", "volume" : "110" }, "uris" : [ "http://www.mendeley.com/documents/?uuid=423850bb-4abb-497b-aa9f-0bf4b31e5160" ] } ], "mendeley" : { "formattedCitation" : "(Lemke et al. 2007, Stroeve et al. 2012)", "plainTextFormattedCitation" : "(Lemke et al. 2007, Stroeve et al. 2012)", "previouslyFormattedCitation" : "(Lemke et al. 2007, Stroeve et al. 2012)" }, "properties" : {  }, "schema" : "https://github.com/citation-style-language/schema/raw/master/csl-citation.json" }</w:instrText>
      </w:r>
      <w:r w:rsidR="009A4A26" w:rsidRPr="00CA2894">
        <w:fldChar w:fldCharType="separate"/>
      </w:r>
      <w:r w:rsidR="009A4A26" w:rsidRPr="00A51E49">
        <w:rPr>
          <w:noProof/>
        </w:rPr>
        <w:t>(Lemke et al. 2007, Stroeve et al. 2012)</w:t>
      </w:r>
      <w:r w:rsidR="009A4A26" w:rsidRPr="00CA2894">
        <w:fldChar w:fldCharType="end"/>
      </w:r>
      <w:r w:rsidR="009A4A26">
        <w:t xml:space="preserve">. </w:t>
      </w:r>
      <w:r w:rsidR="0064363B">
        <w:t>W</w:t>
      </w:r>
      <w:r w:rsidR="00254473">
        <w:t xml:space="preserve">arming sea </w:t>
      </w:r>
      <w:r w:rsidR="009A4A26">
        <w:t xml:space="preserve">temperatures and </w:t>
      </w:r>
      <w:r w:rsidR="003F4971">
        <w:t xml:space="preserve">sea ice </w:t>
      </w:r>
      <w:r w:rsidR="00FF5E52">
        <w:t>reductions</w:t>
      </w:r>
      <w:r w:rsidR="009A4A26">
        <w:t xml:space="preserve"> </w:t>
      </w:r>
      <w:r w:rsidR="00FF5E52">
        <w:t xml:space="preserve">have </w:t>
      </w:r>
      <w:r w:rsidR="009A4A26">
        <w:t>facilitate</w:t>
      </w:r>
      <w:r w:rsidR="00FF5E52">
        <w:t>d</w:t>
      </w:r>
      <w:r w:rsidR="00E670A9" w:rsidRPr="0077242A">
        <w:t xml:space="preserve"> </w:t>
      </w:r>
      <w:r w:rsidR="003E3EA5" w:rsidRPr="0077242A">
        <w:t>range expansions and introductions into previously inhospitable or inaccessible waters</w:t>
      </w:r>
      <w:ins w:id="81" w:author="Amanda Droghini" w:date="2018-03-16T09:52:00Z">
        <w:r w:rsidR="003F4971">
          <w:t xml:space="preserve"> </w:t>
        </w:r>
        <w:commentRangeStart w:id="82"/>
        <w:commentRangeStart w:id="83"/>
        <w:r w:rsidR="003F4971">
          <w:t>elsewhere</w:t>
        </w:r>
        <w:commentRangeEnd w:id="82"/>
        <w:r w:rsidR="003F4971">
          <w:rPr>
            <w:rStyle w:val="CommentReference"/>
            <w:rFonts w:ascii="Arial" w:eastAsia="Arial" w:hAnsi="Arial" w:cs="Arial"/>
            <w:color w:val="000000"/>
            <w:lang w:val="en-US" w:eastAsia="en-US"/>
          </w:rPr>
          <w:commentReference w:id="82"/>
        </w:r>
      </w:ins>
      <w:commentRangeEnd w:id="83"/>
      <w:r w:rsidR="0064363B">
        <w:rPr>
          <w:rStyle w:val="CommentReference"/>
          <w:rFonts w:ascii="Arial" w:eastAsia="Arial" w:hAnsi="Arial" w:cs="Arial"/>
          <w:color w:val="000000"/>
          <w:lang w:val="en-US" w:eastAsia="en-US"/>
        </w:rPr>
        <w:commentReference w:id="83"/>
      </w:r>
      <w:r w:rsidR="003E6B44">
        <w:t xml:space="preserve"> </w:t>
      </w:r>
      <w:r w:rsidR="003E3EA5" w:rsidRPr="0077242A">
        <w:fldChar w:fldCharType="begin" w:fldLock="1"/>
      </w:r>
      <w:r w:rsidR="008F4E33">
        <w:instrText>ADDIN CSL_CITATION { "citationItems" : [ { "id" : "ITEM-1", "itemData" : { "DOI" : "10.1111/j.1365-2486.2007.01413.x", "ISBN" : "1354-1013", "ISSN" : "13541013", "abstract" : "The Continuous Plankton Recorder survey has monitored plankton in the Northwest Atlantic at monthly intervals since 1962, with an interegnum between 1978 and 1990. In May 1999, large numbers of the Pacific diatom Neodenticula seminae were found in Continuous Plankton Recorder (CPR) samples in the Labrador Sea as the first record in the North Atlantic for more than 800 000 years. The event coincided with modifications in Arctic hydrography and circulation, increased flows of Pacific water into the North- west Atlantic and in the previous year the exceptional occurrence of extensive ice-free water to the North of Canada. These observations indicate that N. seminae was carried in a pulse of Pacific water in 1998/early 1999 via the Canadian Arctic Archipelago and/or Fram Strait. The species occurred previously in the North Atlantic during the Pleistocene from \ue0011.2 to \ue0010.8Ma as recorded in deep sea sediment cores. The reappearance of N. seminae in the North Atlantic is an indicator of the scale and speed of changes that are taking place in the Arctic and North Atlantic oceans as a consequence of regional climate warming. Because of the unusual nature of the event it appears that a threshold has been passed, marking a change in the circulation between the North Pacific and North Atlantic Oceans via theArctic. Trans-Arcticmigrations from the Pacific into theAtlantic are likely to occur increasingly over the next 100 years as Arctic ice continues to melt affecting Atlantic biodiversity and the biological pump with consequent feedbacks to the carbon cycle.", "author" : [ { "dropping-particle" : "", "family" : "Reid", "given" : "Philip C.", "non-dropping-particle" : "", "parse-names" : false, "suffix" : "" }, { "dropping-particle" : "", "family" : "Johns", "given" : "David G.", "non-dropping-particle" : "", "parse-names" : false, "suffix" : "" }, { "dropping-particle" : "", "family" : "Edwards", "given" : "Martin", "non-dropping-particle" : "", "parse-names" : false, "suffix" : "" }, { "dropping-particle" : "", "family" : "Starr", "given" : "MicheI", "non-dropping-particle" : "", "parse-names" : false, "suffix" : "" }, { "dropping-particle" : "", "family" : "Poulin", "given" : "Michel", "non-dropping-particle" : "", "parse-names" : false, "suffix" : "" }, { "dropping-particle" : "", "family" : "Snoeijs", "given" : "Pauli", "non-dropping-particle" : "", "parse-names" : false, "suffix" : "" } ], "container-title" : "Global Change Biology", "id" : "ITEM-1", "issue" : "9", "issued" : { "date-parts" : [ [ "2007" ] ] }, "page" : "1910-1921", "title" : "A biological consequence of reducing Arctic ice cover: Arrival of the Pacific diatom Neodenticula seminae in the North Atlantic for the first time in 800000 years", "type" : "article-journal", "volume" : "13" }, "uris" : [ "http://www.mendeley.com/documents/?uuid=71b054d7-7f09-42d2-b39a-cd9caa10e000" ] }, { "id" : "ITEM-2", "itemData" : { "DOI" : "10.1016/j.pocean.2015.07.007", "ISSN" : "00796611", "abstract" : "One of the logical predictions for a future Arctic characterized by warmer waters and reduced sea-ice is that new taxa will expand or invade Arctic seafloor habitats. Specific predictions regarding where this will occur and which taxa are most likely to become established or excluded are lacking, however. We synthesize recent studies and conduct new analyses in the context of climate forecasts and a paleontological perspective to make concrete predictions as to relevant mechanisms, regions, and functional traits contributing to future biodiversity changes. Historically, a warmer Arctic is more readily invaded or transited by boreal taxa than it is during cold periods. Oceanography of an ice-free Arctic Ocean, combined with life-history traits of invading taxa and availability of suitable habitat, determine expansion success. It is difficult to generalize as to which taxonomic groups or locations are likely to experience expansion, however, since species-specific, and perhaps population-specific autecologies, will determine success or failure. Several examples of expansion into the Arctic have been noted, and along with the results from the relatively few Arctic biological time-series suggest inflow shelves (Barents and Chukchi Seas), as well as West Greenland and the western Kara Sea, are most likely locations for expansion. Apparent temperature thresholds were identified for characteristic Arctic and boreal benthic fauna suggesting strong potential for range constrictions of Arctic, and expansions of boreal, fauna in the near future. Increasing human activities in the region could speed introductions of boreal fauna and reduce the value of a planktonic dispersal stage. Finally, shelf regions are likely to experience a greater impact, and also one with greater potential consequences, than the deep Arctic basin. Future research strategies should focus on monitoring as well as compiling basic physiological and life-history information of Arctic and boreal taxa, and integrate that with projections of human activities and likely ecosystem consequences to facilitate development of management strategies now and in the future.", "author" : [ { "dropping-particle" : "", "family" : "Renaud", "given" : "Paul E.", "non-dropping-particle" : "", "parse-names" : false, "suffix" : "" }, { "dropping-particle" : "", "family" : "Sejr", "given" : "Mikael K.", "non-dropping-particle" : "", "parse-names" : false, "suffix" : "" }, { "dropping-particle" : "", "family" : "Bluhm", "given" : "Bodil A.", "non-dropping-particle" : "", "parse-names" : false, "suffix" : "" }, { "dropping-particle" : "", "family" : "Sirenko", "given" : "Boris", "non-dropping-particle" : "", "parse-names" : false, "suffix" : "" }, { "dropping-particle" : "", "family" : "Ellingsen", "given" : "Ingrid H.", "non-dropping-particle" : "", "parse-names" : false, "suffix" : "" } ], "container-title" : "Progress in Oceanography", "id" : "ITEM-2", "issued" : { "date-parts" : [ [ "2015", "12" ] ] }, "page" : "244-257", "title" : "The future of Arctic benthos: Expansion, invasion, and biodiversity", "type" : "article-journal", "volume" : "139" }, "uris" : [ "http://www.mendeley.com/documents/?uuid=81557f10-f69d-38aa-a7d6-7cadd13c5539" ] } ], "mendeley" : { "formattedCitation" : "(Reid et al. 2007, Renaud et al. 2015)", "plainTextFormattedCitation" : "(Reid et al. 2007, Renaud et al. 2015)", "previouslyFormattedCitation" : "(Reid et al. 2007, Renaud et al. 2015)" }, "properties" : {  }, "schema" : "https://github.com/citation-style-language/schema/raw/master/csl-citation.json" }</w:instrText>
      </w:r>
      <w:r w:rsidR="003E3EA5" w:rsidRPr="0077242A">
        <w:fldChar w:fldCharType="separate"/>
      </w:r>
      <w:r w:rsidR="008F4E33" w:rsidRPr="008F4E33">
        <w:rPr>
          <w:noProof/>
        </w:rPr>
        <w:t>(Reid et al. 2007, Renaud et al. 2015)</w:t>
      </w:r>
      <w:r w:rsidR="003E3EA5" w:rsidRPr="0077242A">
        <w:fldChar w:fldCharType="end"/>
      </w:r>
      <w:r w:rsidR="00854D23">
        <w:t xml:space="preserve">, and distribution models predict that Arctic waters will become </w:t>
      </w:r>
      <w:r w:rsidR="002F13A8">
        <w:t xml:space="preserve">even </w:t>
      </w:r>
      <w:r w:rsidR="00854D23">
        <w:t xml:space="preserve">more suitable to invasions over the next century </w:t>
      </w:r>
      <w:r w:rsidR="00854D23">
        <w:fldChar w:fldCharType="begin" w:fldLock="1"/>
      </w:r>
      <w:r w:rsidR="00A42F5D">
        <w:instrText>ADDIN CSL_CITATION { "citationItems" : [ { "id" : "ITEM-1", "itemData" : { "DOI" : "10.1111/1365-2664.12566", "ISBN" : "1365-2664", "ISSN" : "13652664", "abstract" : "1.Several decades of research on invasive marine species have yielded a broad understanding of the nature of species invasion mechanisms and associated threats globally. However, this is not true of the Arctic, a region where ongoing climatic changes may promote species invasion. Here we evaluated risks associated with non-indigenous propagule loads discharged with ships\u2019 ballast water to the high-Arctic archipelago, Svalbard, as a case study for the wider Arctic. 2.We sampled and identified transferred propagules using traditional and DNA barcoding techniques. We then assessed the suitability of the Svalbard coast for non-indigenous species under contemporary and future climate scenarios using ecophysiological models based on critical temperature and salinity reproductive thresholds. 3.Ships discharging ballast water in Svalbard carried high densities of zooplankton (mean 1522 \u00b1 335 SE individuals m\u22123), predominately comprised of indigenous species. Ballast water exchange did not prevent non-indigenous species introduction. Non-indigenous coastal species were present in all except one of 16 ballast water samples (mean 144 \u00b1 67 SE individuals m\u22123), despite five of the eight ships exchanging ballast water en route. 4.Of a total of 73 taxa, 36 species including 23 non-indigenous species were identified. Of those 23, sufficient data permitted evaluation of the current and future colonization potential for eight widely-known invaders. With the exception of one of these species, modelled suitability indicated that the coast of Svalbard is unsuitable presently; under the 2100 RCP 8.5 climate scenario, however, modelled suitability will favour colonization for six species. 5.Synthesis and applications. We show that current ballast water management practices do not prevent non-indigenous species from being transferred to the Arctic. Consequences of these shortcomings will be shipping-route dependent, but will likely magnify over time: our models indicate future conditions will favour the colonization of non-indigenous species Arctic-wide. Invasion threats will be greatest where shipping transfers organisms across biogeographic realms, and for these shipping routes ballast water treatment technologies may be required to prevent impacts. Our results also highlight critical gaps in our understanding of ballast water management efficacy and prioritization. Thereby, our study provides an agenda for research and policy development.", "author" : [ { "dropping-particle" : "", "family" : "Ware", "given" : "Chris", "non-dropping-particle" : "", "parse-names" : false, "suffix" : "" }, { "dropping-particle" : "", "family" : "Berge", "given" : "J\u00f8rgen",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"Pellissier", "given" : "Lo\u00efc", "non-dropping-particle" : "", "parse-names" : false, "suffix" : "" }, { "dropping-particle" : "", "family" : "Wisz", "given" : "Mary", "non-dropping-particle" : "", "parse-names" : false, "suffix" : "" }, { "dropping-particle" : "", "family" : "Kriticos", "given" : "Darren", "non-dropping-particle" : "", "parse-names" : false, "suffix" : "" }, { "dropping-particle" : "", "family" : "Semenov", "given" : "Georgy", "non-dropping-particle" : "", "parse-names" : false, "suffix" : "" }, { "dropping-particle" : "", "family" : "Kwa\u015bniewski", "given" : "Slawomir", "non-dropping-particle" : "", "parse-names" : false, "suffix" : "" }, { "dropping-particle" : "", "family" : "Alsos", "given" : "Inger G.", "non-dropping-particle" : "", "parse-names" : false, "suffix" : "" } ], "container-title" : "Journal of Applied Ecology", "id" : "ITEM-1", "issue" : "2", "issued" : { "date-parts" : [ [ "2016" ] ] }, "page" : "340-349", "title" : "Biological introduction risks from shipping in a warming Arctic", "type" : "article-journal", "volume" : "53" }, "uris" : [ "http://www.mendeley.com/documents/?uuid=95f41edb-c782-4016-863c-53d8a12640fe" ] }, { "id" : "ITEM-2",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"ITEM-2", "issue" : "6", "issued" : { "date-parts" : [ [ "2011" ] ] }, "page" : "1198-1209", "title" : "Potential for high-latitude marine invasions along western North America", "type" : "article-journal", "volume" : "17" }, "uris" : [ "http://www.mendeley.com/documents/?uuid=7d3ae263-6f0b-42b9-a008-aad4a6ba5289" ] }, { "id" : "ITEM-3", "itemData" : { "DOI" : "10.1111/ddi.12117", "ISSN" : "13669516", "author" : [ { "dropping-particle" : "", "family" : "Ware", "given" : "Chris", "non-dropping-particle" : "", "parse-names" : false, "suffix" : "" }, { "dropping-particle" : "", "family" : "Berge", "given" : "J\u00f8rgen", "non-dropping-particle" : "", "parse-names" : false, "suffix" : "" }, { "dropping-particle" : "", "family" : "Sundet", "given" : "Jan H.", "non-dropping-particle" : "", "parse-names" : false, "suffix" : "" }, { "dropping-particle" : "", "family" : "Kirkpatrick", "given" : "Jamie B.", "non-dropping-particle" : "", "parse-names" : false, "suffix" : "" }, { "dropping-particle" : "", "family" : "Coutts", "given" : "Ashley D. M.", "non-dropping-particle" : "", "parse-names" : false, "suffix" : "" }, { "dropping-particle" : "", "family" : "Jelmert", "given" : "Anders", "non-dropping-particle" : "", "parse-names" : false, "suffix" : "" }, { "dropping-particle" : "", "family" : "Olsen", "given" : "Steffen M.", "non-dropping-particle" : "", "parse-names" : false, "suffix" : "" }, { "dropping-particle" : "", "family" : "Floerl", "given" : "Oliver", "non-dropping-particle" : "", "parse-names" : false, "suffix" : "" }, { "dropping-particle" : "", "family" : "Wisz", "given" : "Mary S.", "non-dropping-particle" : "", "parse-names" : false, "suffix" : "" }, { "dropping-particle" : "", "family" : "Alsos", "given" : "Inger G.", "non-dropping-particle" : "", "parse-names" : false, "suffix" : "" } ], "container-title" : "Diversity and Distributions", "editor" : [ { "dropping-particle" : "", "family" : "MacIsaac", "given" : "Hugh", "non-dropping-particle" : "", "parse-names" : false, "suffix" : "" } ], "id" : "ITEM-3", "issue" : "1", "issued" : { "date-parts" : [ [ "2014", "1" ] ] }, "page" : "10-19", "title" : "Climate change, non-indigenous species and shipping: assessing the risk of species introduction to a high-Arctic archipelago", "type" : "article-journal", "volume" : "20" }, "uris" : [ "http://www.mendeley.com/documents/?uuid=bc18e5e1-640a-30b9-b252-81ace1706e38" ] } ], "mendeley" : { "formattedCitation" : "(de Rivera et al. 2011, Ware et al. 2014, 2016)", "plainTextFormattedCitation" : "(de Rivera et al. 2011, Ware et al. 2014, 2016)", "previouslyFormattedCitation" : "(de Rivera et al. 2011, Ware et al. 2014, 2016)" }, "properties" : {  }, "schema" : "https://github.com/citation-style-language/schema/raw/master/csl-citation.json" }</w:instrText>
      </w:r>
      <w:r w:rsidR="00854D23">
        <w:fldChar w:fldCharType="separate"/>
      </w:r>
      <w:r w:rsidR="00A42F5D" w:rsidRPr="00A42F5D">
        <w:rPr>
          <w:noProof/>
        </w:rPr>
        <w:t>(de Rivera et al. 2011, Ware et al. 2014, 2016)</w:t>
      </w:r>
      <w:r w:rsidR="00854D23">
        <w:fldChar w:fldCharType="end"/>
      </w:r>
      <w:r w:rsidR="00C72753">
        <w:t xml:space="preserve">. </w:t>
      </w:r>
      <w:r w:rsidR="00DD1D1C">
        <w:t>W</w:t>
      </w:r>
      <w:r w:rsidR="002674FC">
        <w:t xml:space="preserve">arming climatic conditions have also favoured expansions in global shipping and other human activities. </w:t>
      </w:r>
      <w:r w:rsidR="006244EA">
        <w:t>Since the beginning of the 21</w:t>
      </w:r>
      <w:r w:rsidR="006244EA" w:rsidRPr="00486F74">
        <w:rPr>
          <w:vertAlign w:val="superscript"/>
        </w:rPr>
        <w:t>st</w:t>
      </w:r>
      <w:r w:rsidR="006244EA">
        <w:t xml:space="preserve"> century, there has been an exponential increase in Arctic shipping, spurred in part by declining sea ice extent and lengthening of ice-free season</w:t>
      </w:r>
      <w:r w:rsidR="00D45CBB">
        <w:t xml:space="preserve"> </w:t>
      </w:r>
      <w:r w:rsidR="00D45CBB">
        <w:fldChar w:fldCharType="begin" w:fldLock="1"/>
      </w:r>
      <w:r w:rsidR="00D55E42">
        <w:instrText>ADDIN CSL_CITATION { "citationItems" : [ { "id" : "ITEM-1", "itemData" : { "DOI" : "10.1038/nclimate2244", "ISBN" : "1758-678X", "ISSN" : "1758-678X", "author" : [ { "dropping-particle" : "", "family" : "Miller", "given" : "A. Whitman", "non-dropping-particle" : "", "parse-names" : false, "suffix" : "" }, { "dropping-particle" : "", "family" : "Ruiz", "given" : "Gregory M.", "non-dropping-particle" : "", "parse-names" : false, "suffix" : "" } ], "container-title" : "Nature Climate Change", "id" : "ITEM-1", "issue" : "6", "issued" : { "date-parts" : [ [ "2014" ] ] }, "page" : "413-416", "publisher" : "Nature Publishing Group", "title" : "Arctic shipping and marine invaders", "type" : "article-journal", "volume" : "4" }, "uris" : [ "http://www.mendeley.com/documents/?uuid=89af4faf-328c-435a-84be-0abd41911779" ] }, { "id" : "ITEM-2", "itemData" : { "DOI" : "10.1038/srep30682", "ISSN" : "20452322", "PMID" : "27477878", "abstract" : "Rapid loss of sea ice is opening up the Arctic Ocean to shipping, a practice that is forecasted to increase rapidly by 2050 when many models predict that the Arctic Ocean will largely be free of ice toward the end of summer. These forecasts carry considerable uncertainty because Arctic shipping was previously considered too sparse to allow for adequate validation. Here, we provide quantitative evidence that the extent of Arctic shipping in the period 2011\u20132014 is already significant and that it is concentrated (i) in the Norwegian and Barents Seas, and (ii) predominantly accessed via the Northeast and Northwest Passages. Thick ice along the forecasted direct trans-Arctic route was still present in 2014, preventing transit. Although Arctic shipping remains constrained by the extent of ice coverage, during every September, this coverage is at a minimum, allowing the highest levels of shipping activity. Access to Arctic resources, particularly fisheries, is the most important driver of Arctic shipping thus far.", "author" : [ { "dropping-particle" : "", "family" : "Egu\u00edluz", "given" : "Victor M.", "non-dropping-particle" : "", "parse-names" : false, "suffix" : "" }, { "dropping-particle" : "", "family" : "Fern\u00e1ndez-Gracia", "given" : "Juan", "non-dropping-particle" : "", "parse-names" : false, "suffix" : "" }, { "dropping-particle" : "", "family" : "Irigoien", "given" : "Xabier", "non-dropping-particle" : "", "parse-names" : false, "suffix" : "" }, { "dropping-particle" : "", "family" : "Duarte", "given" : "Carlos M.", "non-dropping-particle" : "", "parse-names" : false, "suffix" : "" } ], "container-title" : "Scientific Reports", "id" : "ITEM-2", "issue" : "March", "issued" : { "date-parts" : [ [ "2016" ] ] }, "page" : "3-8", "publisher" : "Nature Publishing Group", "title" : "A quantitative assessment of Arctic shipping in 2010-2014", "type" : "article-journal", "volume" : "6" }, "uris" : [ "http://www.mendeley.com/documents/?uuid=196d6972-b79d-46a5-aede-f7f1af522494" ] } ], "mendeley" : { "formattedCitation" : "(Miller and Ruiz 2014, Egu\u00edluz et al. 2016)", "plainTextFormattedCitation" : "(Miller and Ruiz 2014, Egu\u00edluz et al. 2016)", "previouslyFormattedCitation" : "(Miller and Ruiz 2014, Egu\u00edluz et al. 2016)" }, "properties" : {  }, "schema" : "https://github.com/citation-style-language/schema/raw/master/csl-citation.json" }</w:instrText>
      </w:r>
      <w:r w:rsidR="00D45CBB">
        <w:fldChar w:fldCharType="separate"/>
      </w:r>
      <w:r w:rsidR="00664006" w:rsidRPr="00664006">
        <w:rPr>
          <w:noProof/>
        </w:rPr>
        <w:t>(Miller and Ruiz 2014, Eguíluz et al. 2016)</w:t>
      </w:r>
      <w:r w:rsidR="00D45CBB">
        <w:fldChar w:fldCharType="end"/>
      </w:r>
      <w:r w:rsidR="006244EA">
        <w:t>. In addition to commercial vessel traffic, the Arctic is also expected to see different types of ships and activities, such as natural resource exploration and extraction</w:t>
      </w:r>
      <w:r w:rsidR="006244EA" w:rsidRPr="00CA4945">
        <w:rPr>
          <w:rStyle w:val="CommentReference"/>
          <w:sz w:val="24"/>
          <w:szCs w:val="24"/>
        </w:rPr>
        <w:commentReference w:id="84"/>
      </w:r>
      <w:r w:rsidR="00DD1D1C">
        <w:rPr>
          <w:rStyle w:val="CommentReference"/>
          <w:rFonts w:ascii="Arial" w:eastAsia="Arial" w:hAnsi="Arial" w:cs="Arial"/>
          <w:color w:val="000000"/>
          <w:lang w:val="en-US" w:eastAsia="en-US"/>
        </w:rPr>
        <w:commentReference w:id="85"/>
      </w:r>
      <w:r w:rsidR="006244EA">
        <w:t xml:space="preserve">, and Arctic tourism. </w:t>
      </w:r>
      <w:r w:rsidR="00B21DA0">
        <w:t>C</w:t>
      </w:r>
      <w:r w:rsidR="00A27824">
        <w:t>hanges</w:t>
      </w:r>
      <w:r w:rsidR="00B21DA0">
        <w:t xml:space="preserve"> in traffic volume and patterns</w:t>
      </w:r>
      <w:r w:rsidR="00A27824">
        <w:t xml:space="preserve"> are expected to increase the number and diversity of organisms that are being transported to </w:t>
      </w:r>
      <w:r w:rsidR="0064363B">
        <w:t>Arctic</w:t>
      </w:r>
      <w:r w:rsidR="00A27824">
        <w:t xml:space="preserve"> regions.</w:t>
      </w:r>
    </w:p>
    <w:p w14:paraId="69A0D4A8" w14:textId="77777777" w:rsidR="00552F17" w:rsidDel="00D655FC" w:rsidRDefault="00552F17" w:rsidP="00CA4945">
      <w:pPr>
        <w:spacing w:before="200" w:line="360" w:lineRule="auto"/>
        <w:contextualSpacing/>
        <w:rPr>
          <w:del w:id="86" w:author="Amanda Droghini" w:date="2018-02-14T07:41:00Z"/>
        </w:rPr>
      </w:pPr>
      <w:bookmarkStart w:id="87" w:name="_m7oo5zak2jfc" w:colFirst="0" w:colLast="0"/>
      <w:bookmarkStart w:id="88" w:name="_rq0l47zex3zr" w:colFirst="0" w:colLast="0"/>
      <w:bookmarkEnd w:id="87"/>
      <w:bookmarkEnd w:id="88"/>
    </w:p>
    <w:p w14:paraId="5ECBACE1" w14:textId="1AED0734" w:rsidR="00723773" w:rsidDel="00D655FC" w:rsidRDefault="00874591" w:rsidP="00D655FC">
      <w:pPr>
        <w:spacing w:before="200" w:line="360" w:lineRule="auto"/>
        <w:contextualSpacing/>
        <w:rPr>
          <w:del w:id="89" w:author="Amanda Droghini" w:date="2018-02-14T07:41:00Z"/>
          <w:highlight w:val="white"/>
        </w:rPr>
      </w:pPr>
      <w:del w:id="90" w:author="Amanda Droghini" w:date="2018-02-14T07:41:00Z">
        <w:r w:rsidRPr="00CA4945" w:rsidDel="00D655FC">
          <w:delText xml:space="preserve">Multi-species </w:delText>
        </w:r>
        <w:r w:rsidRPr="00CA4945" w:rsidDel="00D655FC">
          <w:rPr>
            <w:highlight w:val="yellow"/>
          </w:rPr>
          <w:delText xml:space="preserve">risk assessments </w:delText>
        </w:r>
        <w:r w:rsidR="00426251" w:rsidDel="00D655FC">
          <w:rPr>
            <w:highlight w:val="yellow"/>
          </w:rPr>
          <w:delText xml:space="preserve">provide a </w:delText>
        </w:r>
        <w:r w:rsidRPr="00CA4945" w:rsidDel="00D655FC">
          <w:rPr>
            <w:highlight w:val="yellow"/>
          </w:rPr>
          <w:delText xml:space="preserve">foundation on which </w:delText>
        </w:r>
        <w:r w:rsidRPr="00CA4945" w:rsidDel="00D655FC">
          <w:delText>to inform priorities and identify knowledge gaps, uncertainties, and management opportunities.</w:delText>
        </w:r>
        <w:r w:rsidRPr="00CA4945" w:rsidDel="00D655FC">
          <w:rPr>
            <w:highlight w:val="yellow"/>
          </w:rPr>
          <w:delText xml:space="preserve"> </w:delText>
        </w:r>
        <w:r w:rsidR="00426251" w:rsidRPr="00426251" w:rsidDel="00D655FC">
          <w:rPr>
            <w:color w:val="FF0000"/>
          </w:rPr>
          <w:delText>Habitat suitability analyses</w:delText>
        </w:r>
        <w:r w:rsidR="00426251" w:rsidDel="00D655FC">
          <w:rPr>
            <w:color w:val="FF0000"/>
          </w:rPr>
          <w:delText xml:space="preserve"> are one component of a risk assessment framework that can</w:delText>
        </w:r>
        <w:r w:rsidR="00426251" w:rsidRPr="00426251" w:rsidDel="00D655FC">
          <w:rPr>
            <w:color w:val="FF0000"/>
          </w:rPr>
          <w:delText xml:space="preserve"> </w:delText>
        </w:r>
        <w:r w:rsidR="00426251" w:rsidRPr="00CA4945" w:rsidDel="00D655FC">
          <w:delText xml:space="preserve">provide insight on which non-native taxa may be a threat, and which </w:delText>
        </w:r>
        <w:r w:rsidR="00426251" w:rsidDel="00D655FC">
          <w:delText xml:space="preserve">spatial and temporal </w:delText>
        </w:r>
        <w:r w:rsidR="00426251" w:rsidRPr="00CA4945" w:rsidDel="00D655FC">
          <w:delText xml:space="preserve">areas may be </w:delText>
        </w:r>
        <w:r w:rsidR="00426251" w:rsidDel="00D655FC">
          <w:delText>most at risk (Ware et al. 2014???)</w:delText>
        </w:r>
        <w:r w:rsidR="00426251" w:rsidRPr="00CA4945" w:rsidDel="00D655FC">
          <w:delText xml:space="preserve">. </w:delText>
        </w:r>
        <w:r w:rsidR="00426251" w:rsidRPr="00426251" w:rsidDel="00D655FC">
          <w:rPr>
            <w:color w:val="FF0000"/>
          </w:rPr>
          <w:delText>Two types: 1- environ. match; 2- species-spec</w:delText>
        </w:r>
        <w:r w:rsidR="00426251" w:rsidDel="00D655FC">
          <w:delText xml:space="preserve">. </w:delText>
        </w:r>
        <w:r w:rsidRPr="00CA4945" w:rsidDel="00D655FC">
          <w:delText xml:space="preserve">Most studies that have analysed multiple taxa </w:delText>
        </w:r>
      </w:del>
    </w:p>
    <w:p w14:paraId="7A2E2F11" w14:textId="77777777" w:rsidR="00D655FC" w:rsidRDefault="00D655FC" w:rsidP="00D9788D">
      <w:pPr>
        <w:spacing w:before="200" w:line="360" w:lineRule="auto"/>
        <w:contextualSpacing/>
      </w:pPr>
      <w:bookmarkStart w:id="91" w:name="_8ktb2c9fr4av" w:colFirst="0" w:colLast="0"/>
      <w:bookmarkEnd w:id="91"/>
    </w:p>
    <w:p w14:paraId="62CE6144" w14:textId="4BB022B9" w:rsidR="004403F9" w:rsidRDefault="00463580" w:rsidP="004403F9">
      <w:pPr>
        <w:spacing w:before="200" w:line="360" w:lineRule="auto"/>
        <w:contextualSpacing/>
      </w:pPr>
      <w:r>
        <w:t xml:space="preserve">In this paper, </w:t>
      </w:r>
      <w:del w:id="92" w:author="Amanda Droghini" w:date="2018-03-07T17:06:00Z">
        <w:r w:rsidR="00A86F2C" w:rsidDel="00463580">
          <w:delText>T</w:delText>
        </w:r>
        <w:r w:rsidR="00A64CFB" w:rsidRPr="00BA54CA" w:rsidDel="00463580">
          <w:delText>he oceanographic and socioeconomic realities of Arctic marine ecosystems are rapidly changing</w:delText>
        </w:r>
        <w:r w:rsidR="00E15D6A" w:rsidRPr="00BA54CA" w:rsidDel="00463580">
          <w:delText>.</w:delText>
        </w:r>
        <w:r w:rsidR="00A64CFB" w:rsidRPr="00BA54CA" w:rsidDel="00463580">
          <w:delText xml:space="preserve"> </w:delText>
        </w:r>
        <w:r w:rsidR="00E15D6A" w:rsidRPr="00BA54CA" w:rsidDel="00463580">
          <w:delText xml:space="preserve">At the same time, </w:delText>
        </w:r>
        <w:r w:rsidR="00A86F2C" w:rsidDel="00463580">
          <w:delText>because</w:delText>
        </w:r>
        <w:r w:rsidR="00E15D6A" w:rsidRPr="00BA54CA" w:rsidDel="00463580">
          <w:delText xml:space="preserve"> </w:delText>
        </w:r>
        <w:r w:rsidR="00A86F2C" w:rsidDel="00463580">
          <w:delText xml:space="preserve">these systems are still </w:delText>
        </w:r>
        <w:r w:rsidR="00A86F2C" w:rsidRPr="00A86F2C" w:rsidDel="00463580">
          <w:rPr>
            <w:highlight w:val="cyan"/>
          </w:rPr>
          <w:delText>uninvaded</w:delText>
        </w:r>
        <w:r w:rsidR="00E15D6A" w:rsidRPr="00BA54CA" w:rsidDel="00463580">
          <w:delText xml:space="preserve">, </w:delText>
        </w:r>
        <w:r w:rsidR="00A86F2C" w:rsidDel="00463580">
          <w:delText>they</w:delText>
        </w:r>
        <w:r w:rsidR="00E15D6A" w:rsidRPr="00BA54CA" w:rsidDel="00463580">
          <w:delText xml:space="preserve"> are also excellent candidates for prevention and early detection. </w:delText>
        </w:r>
      </w:del>
      <w:r>
        <w:t>w</w:t>
      </w:r>
      <w:r w:rsidR="007D06A2" w:rsidRPr="00CA4945">
        <w:t>e</w:t>
      </w:r>
      <w:r w:rsidR="00F24EA9">
        <w:t xml:space="preserve"> </w:t>
      </w:r>
      <w:r w:rsidR="00AF591D">
        <w:t>explore whether cold water temperatures ha</w:t>
      </w:r>
      <w:r w:rsidR="008A5823">
        <w:t>ve</w:t>
      </w:r>
      <w:r w:rsidR="00AF591D">
        <w:t xml:space="preserve"> the potential to limit introductions in the Arctic by examining</w:t>
      </w:r>
      <w:r w:rsidR="00874591" w:rsidRPr="00CA4945">
        <w:t xml:space="preserve"> whether </w:t>
      </w:r>
      <w:r w:rsidR="00E1598F" w:rsidRPr="00CA4945">
        <w:t xml:space="preserve">non-native taxa </w:t>
      </w:r>
      <w:r w:rsidR="009B4D52">
        <w:t xml:space="preserve">had thresholds that would allow them to </w:t>
      </w:r>
      <w:r w:rsidR="00874591" w:rsidRPr="00CA4945">
        <w:t>surviv</w:t>
      </w:r>
      <w:r w:rsidR="009B4D52">
        <w:t>e</w:t>
      </w:r>
      <w:r w:rsidR="00874591" w:rsidRPr="00CA4945">
        <w:t xml:space="preserve"> and reproduce </w:t>
      </w:r>
      <w:r w:rsidR="00BF2E14" w:rsidRPr="00CA4945">
        <w:t>in the Bering Sea</w:t>
      </w:r>
      <w:r w:rsidR="009B4D52">
        <w:t>, a high-latitude marine ecosystem characterized by a strong, latitudinal gradient.</w:t>
      </w:r>
      <w:r w:rsidR="0064363B">
        <w:t xml:space="preserve"> </w:t>
      </w:r>
      <w:r w:rsidR="00AF591D">
        <w:t>W</w:t>
      </w:r>
      <w:r w:rsidR="00AF591D" w:rsidRPr="00CA4945">
        <w:t>e</w:t>
      </w:r>
      <w:r w:rsidR="00AF591D">
        <w:t xml:space="preserve"> also</w:t>
      </w:r>
      <w:r w:rsidR="00AF591D" w:rsidRPr="00CA4945">
        <w:t xml:space="preserve"> </w:t>
      </w:r>
      <w:r>
        <w:t>quantify</w:t>
      </w:r>
      <w:r w:rsidR="00AF591D">
        <w:t xml:space="preserve"> vessel traffic and ballast water discharge for U.S.</w:t>
      </w:r>
      <w:r w:rsidR="00AF591D" w:rsidRPr="00CA4945">
        <w:t xml:space="preserve"> </w:t>
      </w:r>
      <w:r w:rsidR="00AF591D">
        <w:t xml:space="preserve">ports in the </w:t>
      </w:r>
      <w:r w:rsidR="00AF591D" w:rsidRPr="00CA4945">
        <w:t>Bering Sea</w:t>
      </w:r>
      <w:r w:rsidR="00AF591D">
        <w:t xml:space="preserve"> to identify potential entry points of non-native species, </w:t>
      </w:r>
      <w:r w:rsidR="00AF591D" w:rsidRPr="00D75529">
        <w:rPr>
          <w:highlight w:val="yellow"/>
        </w:rPr>
        <w:lastRenderedPageBreak/>
        <w:t>and to consider the interplay of traffic and habitat suitability</w:t>
      </w:r>
      <w:r w:rsidR="00AF591D">
        <w:t>.</w:t>
      </w:r>
      <w:r w:rsidR="00AF591D" w:rsidRPr="00286504">
        <w:t xml:space="preserve"> </w:t>
      </w:r>
      <w:r w:rsidR="00AF591D">
        <w:t xml:space="preserve">We </w:t>
      </w:r>
      <w:r w:rsidR="00DD3EDE">
        <w:t xml:space="preserve">hypothesized that survival would depend on species’ tolerance to cold water temperatures, and predicted that </w:t>
      </w:r>
      <w:r w:rsidR="008A5823">
        <w:t xml:space="preserve">potential </w:t>
      </w:r>
      <w:r w:rsidR="00DD3EDE">
        <w:t xml:space="preserve">NIS </w:t>
      </w:r>
      <w:r w:rsidR="008C5BFA">
        <w:t xml:space="preserve">richness would be higher in the southern Bering Sea, and decline </w:t>
      </w:r>
      <w:r w:rsidR="009B4D52">
        <w:t xml:space="preserve">in the </w:t>
      </w:r>
      <w:r w:rsidR="008C5BFA">
        <w:t>north</w:t>
      </w:r>
      <w:r w:rsidR="009B4D52">
        <w:t>. Because climate change is expected to increase water temperatures in the Bering Sea, w</w:t>
      </w:r>
      <w:r w:rsidR="00E35792">
        <w:t>e</w:t>
      </w:r>
      <w:r w:rsidR="009B4D52">
        <w:t xml:space="preserve"> predicted that habitat would become more suitable for non-native taxa in the future.</w:t>
      </w:r>
      <w:r w:rsidR="008A5823">
        <w:t xml:space="preserve">  To address this hypothesis, we examine current and mid-century marine temperature regimes across the Bering Sea and characterize survival and reproductive habitat for potential NIS. </w:t>
      </w:r>
      <w:del w:id="93" w:author="Amanda Droghini" w:date="2018-02-21T16:41:00Z">
        <w:r w:rsidR="00F24EA9" w:rsidDel="00F24EA9">
          <w:delText xml:space="preserve">We and </w:delText>
        </w:r>
        <w:r w:rsidR="00874591" w:rsidRPr="00CA4945" w:rsidDel="00F24EA9">
          <w:delText xml:space="preserve"> </w:delText>
        </w:r>
        <w:commentRangeStart w:id="94"/>
        <w:r w:rsidR="00433E19" w:rsidRPr="00433E19" w:rsidDel="00F24EA9">
          <w:rPr>
            <w:color w:val="FF0000"/>
          </w:rPr>
          <w:delText xml:space="preserve">species-specific </w:delText>
        </w:r>
        <w:commentRangeEnd w:id="94"/>
        <w:r w:rsidR="00D9788D" w:rsidDel="00F24EA9">
          <w:rPr>
            <w:rStyle w:val="CommentReference"/>
          </w:rPr>
          <w:commentReference w:id="94"/>
        </w:r>
        <w:r w:rsidR="00433E19" w:rsidRPr="00433E19" w:rsidDel="00F24EA9">
          <w:rPr>
            <w:color w:val="FF0000"/>
          </w:rPr>
          <w:delText>approaches infer habitat suitability by using data on biological requirements such as water depth, substrate type, or minimum temperatures required for survival, reproduction, or growth (</w:delText>
        </w:r>
        <w:r w:rsidR="00433E19" w:rsidRPr="00433E19" w:rsidDel="00F24EA9">
          <w:rPr>
            <w:color w:val="FF0000"/>
            <w:highlight w:val="yellow"/>
          </w:rPr>
          <w:delText>de Rivera et al. 2007</w:delText>
        </w:r>
        <w:r w:rsidR="00433E19" w:rsidRPr="00433E19" w:rsidDel="00F24EA9">
          <w:rPr>
            <w:color w:val="FF0000"/>
          </w:rPr>
          <w:delText>?). The main drawback of this approach, and perhaps one of the reasons why it hasn’t been used as much as environmental matching</w:delText>
        </w:r>
        <w:r w:rsidR="00D9788D" w:rsidDel="00F24EA9">
          <w:rPr>
            <w:color w:val="FF0000"/>
          </w:rPr>
          <w:delText xml:space="preserve"> ((briefly describe envr matching?)</w:delText>
        </w:r>
        <w:r w:rsidR="00433E19" w:rsidRPr="00433E19" w:rsidDel="00F24EA9">
          <w:rPr>
            <w:color w:val="FF0000"/>
          </w:rPr>
          <w:delText xml:space="preserve">, is because data on physiological tolerances are lacking for most organisms, and compiling (or directly collecting) these data is extremely time-consuming. However, there are several advantages to using a species-specific </w:delText>
        </w:r>
        <w:r w:rsidR="00433E19" w:rsidRPr="00CA4945" w:rsidDel="00F24EA9">
          <w:rPr>
            <w:color w:val="CC0000"/>
          </w:rPr>
          <w:delText>approach, (Hewitt &amp; Hayes XX). [[summarize some of the advantages here.. i think can potentially be meaningful</w:delText>
        </w:r>
      </w:del>
      <w:r w:rsidR="00286504">
        <w:t>Our work extends previous research by providing a comprehensive assessment of the role of temperature on high-latitude invasions</w:t>
      </w:r>
      <w:r w:rsidR="008A5823">
        <w:t xml:space="preserve"> based on a understanding of NIS </w:t>
      </w:r>
      <w:del w:id="95" w:author="Amanda Droghini" w:date="2018-03-17T18:34:00Z">
        <w:r w:rsidR="008A5823" w:rsidDel="006466BF">
          <w:delText>habitat requirements</w:delText>
        </w:r>
      </w:del>
      <w:ins w:id="96" w:author="Amanda Droghini" w:date="2018-03-17T18:34:00Z">
        <w:r w:rsidR="006466BF">
          <w:t>physiological tolerances</w:t>
        </w:r>
      </w:ins>
      <w:r w:rsidR="008A5823">
        <w:t xml:space="preserve">, modeled ocean conditions and available data on vessel and ballast water </w:t>
      </w:r>
      <w:r w:rsidR="008A5823" w:rsidRPr="006466BF">
        <w:rPr>
          <w:highlight w:val="cyan"/>
        </w:rPr>
        <w:t>movements</w:t>
      </w:r>
      <w:r w:rsidR="008A5823">
        <w:t>.</w:t>
      </w:r>
      <w:r w:rsidR="00286504">
        <w:t xml:space="preserve"> </w:t>
      </w:r>
      <w:del w:id="97" w:author="Amanda Droghini" w:date="2018-03-16T10:07:00Z">
        <w:r w:rsidR="00286504" w:rsidDel="008A5823">
          <w:delText>and addresses an important knowledge gap in Pacific Arctic research</w:delText>
        </w:r>
        <w:r w:rsidR="00286504" w:rsidRPr="004403F9" w:rsidDel="008A5823">
          <w:rPr>
            <w:highlight w:val="yellow"/>
          </w:rPr>
          <w:delText>.</w:delText>
        </w:r>
      </w:del>
      <w:r w:rsidR="004403F9" w:rsidRPr="004403F9">
        <w:rPr>
          <w:highlight w:val="yellow"/>
        </w:rPr>
        <w:t xml:space="preserve"> </w:t>
      </w:r>
      <w:del w:id="98" w:author="Amanda Droghini" w:date="2018-03-06T08:02:00Z">
        <w:r w:rsidR="004403F9" w:rsidRPr="004403F9" w:rsidDel="00B34C45">
          <w:rPr>
            <w:highlight w:val="yellow"/>
          </w:rPr>
          <w:delText xml:space="preserve">By examining the suitability of the Bering Sea to non-native taxa and describing current shipping patterns, our study provides a crucial first step to understanding spatial and temporal risk of non-native taxa to the Bering Sea and other polar ecosystems. </w:delText>
        </w:r>
      </w:del>
      <w:del w:id="99" w:author="Amanda Droghini" w:date="2018-03-16T10:09:00Z">
        <w:r w:rsidR="004403F9" w:rsidRPr="004403F9" w:rsidDel="008A5823">
          <w:rPr>
            <w:highlight w:val="yellow"/>
          </w:rPr>
          <w:delText xml:space="preserve">We hope that it can be used to inform monitoring efforts </w:delText>
        </w:r>
        <w:r w:rsidR="00B34C45" w:rsidDel="008A5823">
          <w:rPr>
            <w:highlight w:val="yellow"/>
          </w:rPr>
          <w:delText xml:space="preserve">by identifying priority, high-risk areas </w:delText>
        </w:r>
        <w:r w:rsidR="004403F9" w:rsidRPr="004403F9" w:rsidDel="008A5823">
          <w:rPr>
            <w:highlight w:val="yellow"/>
          </w:rPr>
          <w:delText>to protect this pristine and unique ecosystem.</w:delText>
        </w:r>
        <w:r w:rsidR="004403F9" w:rsidRPr="00CA4945" w:rsidDel="008A5823">
          <w:delText xml:space="preserve"> </w:delText>
        </w:r>
      </w:del>
    </w:p>
    <w:p w14:paraId="46B4257B" w14:textId="416F3844" w:rsidR="00723773" w:rsidRPr="00CA4945" w:rsidRDefault="00723773" w:rsidP="00E670A9">
      <w:pPr>
        <w:spacing w:before="200" w:line="360" w:lineRule="auto"/>
        <w:contextualSpacing/>
      </w:pPr>
    </w:p>
    <w:p w14:paraId="080EAF30" w14:textId="77777777" w:rsidR="00723773" w:rsidRPr="00BB5655" w:rsidRDefault="00874591" w:rsidP="00BB5655">
      <w:pPr>
        <w:pStyle w:val="Heading1"/>
      </w:pPr>
      <w:bookmarkStart w:id="100" w:name="_8bc9cfv03n6p" w:colFirst="0" w:colLast="0"/>
      <w:bookmarkEnd w:id="100"/>
      <w:r w:rsidRPr="00BB5655">
        <w:t>Methods</w:t>
      </w:r>
    </w:p>
    <w:p w14:paraId="36636D33" w14:textId="77777777" w:rsidR="00723773" w:rsidRPr="00BB5655" w:rsidRDefault="00874591" w:rsidP="00BB5655">
      <w:pPr>
        <w:pStyle w:val="Heading2"/>
      </w:pPr>
      <w:bookmarkStart w:id="101" w:name="_kncwpiu8qj9q" w:colFirst="0" w:colLast="0"/>
      <w:bookmarkEnd w:id="101"/>
      <w:r w:rsidRPr="00BB5655">
        <w:t>Study area</w:t>
      </w:r>
    </w:p>
    <w:p w14:paraId="5ECF60A5" w14:textId="166ACEB9" w:rsidR="00274537" w:rsidRPr="00CA4945" w:rsidRDefault="00874591" w:rsidP="00CA4945">
      <w:pPr>
        <w:spacing w:before="200" w:line="360" w:lineRule="auto"/>
        <w:contextualSpacing/>
      </w:pPr>
      <w:bookmarkStart w:id="102" w:name="_a71bbqx0je6i" w:colFirst="0" w:colLast="0"/>
      <w:bookmarkEnd w:id="102"/>
      <w:r w:rsidRPr="00CA4945">
        <w:t xml:space="preserve">The Bering Sea </w:t>
      </w:r>
      <w:r w:rsidR="00794004" w:rsidRPr="00CA4945">
        <w:t xml:space="preserve">lies between the temperate North Pacific Ocean and </w:t>
      </w:r>
      <w:r w:rsidR="00794004" w:rsidRPr="00A42F5D">
        <w:t>the arctic waters</w:t>
      </w:r>
      <w:r w:rsidR="00794004" w:rsidRPr="00CA4945">
        <w:t xml:space="preserve"> of the Chukchi Sea</w:t>
      </w:r>
      <w:r w:rsidR="002C6F48" w:rsidRPr="00CA4945">
        <w:t xml:space="preserve">. </w:t>
      </w:r>
      <w:r w:rsidR="006E034B">
        <w:t xml:space="preserve">It spans </w:t>
      </w:r>
      <w:r w:rsidR="00274537" w:rsidRPr="00CA4945">
        <w:rPr>
          <w:highlight w:val="yellow"/>
        </w:rPr>
        <w:t>1</w:t>
      </w:r>
      <w:r w:rsidR="003D4812">
        <w:rPr>
          <w:highlight w:val="yellow"/>
        </w:rPr>
        <w:t>3</w:t>
      </w:r>
      <w:r w:rsidR="00274537" w:rsidRPr="00CA4945">
        <w:rPr>
          <w:highlight w:val="yellow"/>
        </w:rPr>
        <w:t xml:space="preserve"> degrees of latitude</w:t>
      </w:r>
      <w:r w:rsidR="00274537" w:rsidRPr="00CA4945">
        <w:t xml:space="preserve"> and extends </w:t>
      </w:r>
      <w:r w:rsidR="00274537" w:rsidRPr="00BF5CA0">
        <w:t>more than 1,</w:t>
      </w:r>
      <w:r w:rsidR="00BF5CA0" w:rsidRPr="00BF5CA0">
        <w:t>5</w:t>
      </w:r>
      <w:r w:rsidR="00274537" w:rsidRPr="00BF5CA0">
        <w:t xml:space="preserve">00 kilometers </w:t>
      </w:r>
      <w:r w:rsidR="00274537" w:rsidRPr="00CA4945">
        <w:t xml:space="preserve">from Alaska (USA) to Russia </w:t>
      </w:r>
      <w:r w:rsidR="00274537" w:rsidRPr="00CA4945">
        <w:rPr>
          <w:highlight w:val="yellow"/>
        </w:rPr>
        <w:t>(Fig. 1)</w:t>
      </w:r>
      <w:r w:rsidR="00274537" w:rsidRPr="00CA4945">
        <w:t xml:space="preserve">. This large, dynamic ecosystem boasts some of the highest level of marine productivity in the world, </w:t>
      </w:r>
      <w:r w:rsidR="00A430E8" w:rsidRPr="00CA4945">
        <w:t xml:space="preserve">supporting a US $1 billion commercial fishery and </w:t>
      </w:r>
      <w:r w:rsidR="00274537" w:rsidRPr="00CA4945">
        <w:t xml:space="preserve">providing the U.S. with </w:t>
      </w:r>
      <w:r w:rsidR="00A430E8" w:rsidRPr="00CA4945">
        <w:t>50% of its wild-caught seafood</w:t>
      </w:r>
      <w:r w:rsidR="00274537" w:rsidRPr="00CA4945">
        <w:t xml:space="preserve"> (</w:t>
      </w:r>
      <w:r w:rsidR="00274537" w:rsidRPr="00CA4945">
        <w:rPr>
          <w:highlight w:val="yellow"/>
        </w:rPr>
        <w:t>XXX</w:t>
      </w:r>
      <w:r w:rsidR="00274537" w:rsidRPr="00CA4945">
        <w:t>). The Bering Sea is comprised of a deep-water basin, an extensive and highly productive eastern continental shelf, and a narrow western shelf (Fig. 1</w:t>
      </w:r>
      <w:r w:rsidR="00B971EB">
        <w:t xml:space="preserve">) </w:t>
      </w:r>
      <w:r w:rsidR="00B971EB">
        <w:fldChar w:fldCharType="begin" w:fldLock="1"/>
      </w:r>
      <w:r w:rsidR="00A05012">
        <w:instrText>ADDIN CSL_CITATION { "citationItems" : [ { "id" : "ITEM-1", "itemData" : { "ISBN" : "1-56612-062-4", "author" : [ { "dropping-particle" : "", "family" : "Stabeno", "given" : "Phyllis J.", "non-dropping-particle" : "", "parse-names" : false, "suffix" : "" }, { "dropping-particle" : "", "family" : "Schumacher", "given" : "James D.", "non-dropping-particle" : "", "parse-names" : false, "suffix" : "" }, { "dropping-particle" : "", "family" : "Ohtani", "given" : "Kiyotaka", "non-dropping-particle" : "", "parse-names" : false, "suffix" : "" } ], "container-title" : "Dynamics of the Bering Sea", "editor" : [ { "dropping-particle" : "", "family" : "Loughlin", "given" : "T.R.", "non-dropping-particle" : "", "parse-names" : false, "suffix" : "" }, { "dropping-particle" : "", "family" : "Ohtani", "given" : "Kiyotaka", "non-dropping-particle" : "", "parse-names" : false, "suffix" : "" } ], "id" : "ITEM-1", "issued" : { "date-parts" : [ [ "1999" ] ] }, "page" : "1-28", "publisher" : "University of Alaska Sea Grant", "publisher-place" : "Fairbanks, AK", "title" : "The physical oceanography of the Bering Sea", "type" : "chapter" }, "uris" : [ "http://www.mendeley.com/documents/?uuid=44cc2324-7b0c-4a95-b5bd-414f666804f3" ] } ], "mendeley" : { "formattedCitation" : "(Stabeno et al. 1999)", "plainTextFormattedCitation" : "(Stabeno et al. 1999)", "previouslyFormattedCitation" : "(Stabeno et al. 1999)" }, "properties" : {  }, "schema" : "https://github.com/citation-style-language/schema/raw/master/csl-citation.json" }</w:instrText>
      </w:r>
      <w:r w:rsidR="00B971EB">
        <w:fldChar w:fldCharType="separate"/>
      </w:r>
      <w:r w:rsidR="00631367" w:rsidRPr="00631367">
        <w:rPr>
          <w:noProof/>
        </w:rPr>
        <w:t>(Stabeno et al. 1999)</w:t>
      </w:r>
      <w:r w:rsidR="00B971EB">
        <w:fldChar w:fldCharType="end"/>
      </w:r>
      <w:r w:rsidR="00274537" w:rsidRPr="00CA4945">
        <w:t xml:space="preserve">. While our analyses encompass the entire latitudinal breadth of the Bering Sea, we restricted ourselves </w:t>
      </w:r>
      <w:r w:rsidR="00A22224">
        <w:t xml:space="preserve">to the two continental shelves </w:t>
      </w:r>
      <w:r w:rsidR="00274537" w:rsidRPr="00CA4945">
        <w:t>i.e. depths &lt; 200 meters</w:t>
      </w:r>
      <w:r w:rsidR="00A22224">
        <w:t xml:space="preserve"> (m</w:t>
      </w:r>
      <w:r w:rsidR="00274537" w:rsidRPr="00CA4945">
        <w:t xml:space="preserve">) because most non-native taxa invade near-shore habitats </w:t>
      </w:r>
      <w:r w:rsidR="009A7F3D">
        <w:fldChar w:fldCharType="begin" w:fldLock="1"/>
      </w:r>
      <w:r w:rsidR="009A7F3D">
        <w:instrText>ADDIN CSL_CITATION { "citationItems" : [ { "id" : "ITEM-1", "itemData" : { "DOI" : "10.1080/14634988.2015.1027534", "ISSN" : "15394077", "abstract" : "The known extent of biological invasions exhibits strong variation with respect to space, time, taxonomic group, and vector. Using a synthesis of nonindigenous species (NIS) occurrences in North America, we characterized the invasion history for coastal marine ecosystems by invertebrates and algae through 2010, to evaluate variation and existing patterns at a continental scale. This study updates a previous analysis of invasions for the same taxonomic groups in North America, providing a first assessment of changes in the last 11 year period (2000\u20132010). Overall, we documented 450 marine and estuarine NIS that are considered to have established populations in tidal waters of North America, representing a 51% increase in NIS richness compared to the earlier analysis. Of the 152 species added, 71 species (47%) have first documented records since the year 1999, and 81 species (53%) were additions attributed to earlier time periods due to recent reports and further analysis. Across all time periods, taxonomic groups with the largest contribution were Crustaceans (112 species) and Molluscs (80 species), together providing 43% of the total species richness for North America. Species richness was unevenly distributed among coasts, with most documented on the Pacific Coast (310 species) and fewer on the Atlantic Coast (189 species) and Gulf Coast (88 species). Commercial ships have contributed between (a) 44\u201378% of the initial (primary) invasions of all nonindigenous species to North America and (b) 52\u201382% of NIS in the last 30-year time interval, being driven by transfers associated with ballast water and hull biofouling. Importantly, invasion dynamics are a shifting landscape, where the past may not predict the future, especially with emerging trade patterns and global to local environmental changes. Thus, effective management to reduce future invasions requires a dynamic and multi-vector approach, instead of single vector strategies based on past history alone.",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"container-title" : "Aquatic Ecosystem Health &amp; Management", "id" : "ITEM-1", "issue" : "3", "issued" : { "date-parts" : [ [ "2015" ] ] }, "page" : "299-311", "title" : "Invasion history and vector dynamics in coastal marine ecosystems: a North American perspective", "type" : "article-journal", "volume" : "18" }, "uris" : [ "http://www.mendeley.com/documents/?uuid=42a08b01-7ddb-47da-850f-3d562c888352" ] } ], "mendeley" : { "formattedCitation" : "(Ruiz et al. 2015)", "plainTextFormattedCitation" : "(Ruiz et al. 2015)", "previouslyFormattedCitation" : "(Ruiz et al. 2015)" }, "properties" : {  }, "schema" : "https://github.com/citation-style-language/schema/raw/master/csl-citation.json" }</w:instrText>
      </w:r>
      <w:r w:rsidR="009A7F3D">
        <w:fldChar w:fldCharType="separate"/>
      </w:r>
      <w:r w:rsidR="009A7F3D" w:rsidRPr="009A7F3D">
        <w:rPr>
          <w:noProof/>
        </w:rPr>
        <w:t>(Ruiz et al. 2015)</w:t>
      </w:r>
      <w:r w:rsidR="009A7F3D">
        <w:fldChar w:fldCharType="end"/>
      </w:r>
      <w:r w:rsidR="00274537" w:rsidRPr="00CA4945">
        <w:t xml:space="preserve">. Only four non-native species have been reported in the Bering Sea: </w:t>
      </w:r>
      <w:r w:rsidR="00274537" w:rsidRPr="00CA4945">
        <w:rPr>
          <w:i/>
        </w:rPr>
        <w:t>Alosa sapidissima</w:t>
      </w:r>
      <w:r w:rsidR="00274537" w:rsidRPr="00CA4945">
        <w:t xml:space="preserve">, </w:t>
      </w:r>
      <w:r w:rsidR="00274537" w:rsidRPr="00CA4945">
        <w:rPr>
          <w:i/>
        </w:rPr>
        <w:t>Caprella mutica</w:t>
      </w:r>
      <w:r w:rsidR="00274537" w:rsidRPr="00CA4945">
        <w:t xml:space="preserve">, </w:t>
      </w:r>
      <w:r w:rsidR="00274537" w:rsidRPr="00CA4945">
        <w:rPr>
          <w:i/>
        </w:rPr>
        <w:t>Mya arenaria</w:t>
      </w:r>
      <w:r w:rsidR="00274537" w:rsidRPr="00CA4945">
        <w:t xml:space="preserve">, and </w:t>
      </w:r>
      <w:r w:rsidR="00274537" w:rsidRPr="00CA4945">
        <w:rPr>
          <w:i/>
        </w:rPr>
        <w:t>Salmo salar</w:t>
      </w:r>
      <w:r w:rsidR="00514A02">
        <w:t xml:space="preserve"> (</w:t>
      </w:r>
      <w:r w:rsidR="00514A02" w:rsidRPr="00CA4945">
        <w:t>Fofonoff et al. 2003</w:t>
      </w:r>
      <w:r w:rsidR="00BF1ED0">
        <w:t xml:space="preserve">; see Powers et al. </w:t>
      </w:r>
      <w:r w:rsidR="00BF1ED0">
        <w:fldChar w:fldCharType="begin" w:fldLock="1"/>
      </w:r>
      <w:r w:rsidR="00B9410D">
        <w:instrText>ADDIN CSL_CITATION { "citationItems" : [ { "id" : "ITEM-1", "itemData" : { "DOI" : "10.1016/J.SEARES.2005.10.004", "ISSN" : "1385-1101", "abstract" : "The bivalve Mya arenaria L. is a common inhabitant of intertidal sediments along the southcentral Alaskan coastline. Its current distribution along the Pacific coast of the continental USA, Canada and Alaska has resulted from a series of intentional and unintentional introductions as well as larval transport between points of introduction over the previous century. Despite the apparent success of M. arenaria in intertidal habitats of coastal Alaska, no study has examined its distribution in this environment. We sampled four times over a two-year period (2001\u20132002) to document the distribution of M. arenaria in intertidal sedimentary habitats of the Copper River Delta and adjacent Orca Inlet (southeastern Prince William Sound), Alaska. Sampling was performed along a gradient of tidal elevations at three sites (Hartney Bay, Eyak and Pete Dahl) chosen to represent the range of physical/chemical settings of protected intertidal sand and mud flats within the study area. Among the three sampling sites, abundance of M. arenaria was lowest at sites near the outflow of the Copper River (Pete Dahl) and highest in areas of higher salinity and water clarity (Hartney Bay and low tidal elevation plots at Eyak). Within each of the two sites located on the Copper River Delta (Eyak and Pete Dahl), abundances of M. arenaria were highest at low tide plots (+1.1 m for Eyak, +1.4 m for Pete Dahl), a pattern consistent with the distribution of M. arenaria within tidal flats in Europe (Wadden and White Seas). For the third site located in Orca Inlet (Hartney Bay), M. arenaria was found at all tidal elevations; however, distinct differences in the distribution of newly recruited M. arenaria (&lt;10 mm shell length [SL]) and older juveniles and adults (&gt;10 mm SL) were evident. Density and growth of M. arenaria in southcentral Alaska were most similar to values reported for the White Sea (Russia); both areas are located at similar latitude and represent the northern extreme of M. arenaria distribution.", "author" : [ { "dropping-particle" : "", "family" : "Powers", "given" : "Sean P.", "non-dropping-particle" : "", "parse-names" : false, "suffix" : "" }, { "dropping-particle" : "", "family" : "Bishop", "given" : "Mary Anne", "non-dropping-particle" : "", "parse-names" : false, "suffix" : "" }, { "dropping-particle" : "", "family" : "Grabowski", "given" : "Jonathan H.", "non-dropping-particle" : "", "parse-names" : false, "suffix" : "" }, { "dropping-particle" : "", "family" : "Peterson", "given" : "Charles H.", "non-dropping-particle" : "", "parse-names" : false, "suffix" : "" } ], "container-title" : "Journal of Sea Research", "id" : "ITEM-1", "issue" : "3", "issued" : { "date-parts" : [ [ "2006", "4", "1" ] ] }, "page" : "207-216", "publisher" : "Elsevier", "title" : "Distribution of the invasive bivalve Mya arenaria L. on intertidal flats of southcentral Alaska", "type" : "article-journal", "volume" : "55" }, "suppress-author" : 1, "uris" : [ "http://www.mendeley.com/documents/?uuid=bd614915-4cc5-328c-9984-c532ba63d66e" ] } ], "mendeley" : { "formattedCitation" : "(2006)", "plainTextFormattedCitation" : "(2006)", "previouslyFormattedCitation" : "(2006)" }, "properties" : {  }, "schema" : "https://github.com/citation-style-language/schema/raw/master/csl-citation.json" }</w:instrText>
      </w:r>
      <w:r w:rsidR="00BF1ED0">
        <w:fldChar w:fldCharType="separate"/>
      </w:r>
      <w:r w:rsidR="00BF1ED0" w:rsidRPr="00BF1ED0">
        <w:rPr>
          <w:noProof/>
        </w:rPr>
        <w:t>(2006)</w:t>
      </w:r>
      <w:r w:rsidR="00BF1ED0">
        <w:fldChar w:fldCharType="end"/>
      </w:r>
      <w:r w:rsidR="00BF1ED0">
        <w:t xml:space="preserve"> for a discussion on the history of </w:t>
      </w:r>
      <w:r w:rsidR="00BF1ED0">
        <w:rPr>
          <w:i/>
        </w:rPr>
        <w:t xml:space="preserve">M. arenaria </w:t>
      </w:r>
      <w:r w:rsidR="00BF1ED0">
        <w:t>in Alaska</w:t>
      </w:r>
      <w:r w:rsidR="00514A02">
        <w:t>)</w:t>
      </w:r>
      <w:r w:rsidR="00274537" w:rsidRPr="00CA4945">
        <w:t xml:space="preserve">. Of these, only </w:t>
      </w:r>
      <w:r w:rsidR="00274537" w:rsidRPr="00CA4945">
        <w:rPr>
          <w:i/>
        </w:rPr>
        <w:t xml:space="preserve">C. mutica </w:t>
      </w:r>
      <w:r w:rsidR="00274537" w:rsidRPr="00CA4945">
        <w:t xml:space="preserve">and </w:t>
      </w:r>
      <w:r w:rsidR="00274537" w:rsidRPr="00CA4945">
        <w:rPr>
          <w:i/>
        </w:rPr>
        <w:t xml:space="preserve">M. arenaria </w:t>
      </w:r>
      <w:r w:rsidR="00274537" w:rsidRPr="00CA4945">
        <w:t>have established populations</w:t>
      </w:r>
      <w:r w:rsidR="00514A02">
        <w:t xml:space="preserve"> </w:t>
      </w:r>
      <w:r w:rsidR="00514A02">
        <w:fldChar w:fldCharType="begin" w:fldLock="1"/>
      </w:r>
      <w:r w:rsidR="00BF1ED0">
        <w:instrText>ADDIN CSL_CITATION { "citationItems" : [ { "id" : "ITEM-1", "itemData" : { "DOI" : "10.3354/ab00070", "ISSN" : "18647782", "abstract" : "Relatively few non-native species are known from coastal ecosystems at high latitudes to date. We examined the fouling community in Alaska for the presence of the marine amphipod Caprella mutica, which is native to the northwestern Pacific Ocean and has invaded many different global regions. Between 2000 and 2007, fouling panels were deployed in 6 sheltered, shallow bays in Alaska. C. mutica were detected on panels at 4 of these bays, ranging from southeastern Alaska (Ketchikan) to the Aleutian Islands (Dutch Harbor), and have been present in Alaska for at least 6 yr. This appears to be the first reported occurrence of a non-native marine species in the Aleutians and also the first confirmation that a non-native crustacean has established self-sustaining populations in Alaska. These data contribute to growing evidence that coastlines in Alaska are susceptible to biological invasions.", "author" : [ { "dropping-particle" : "V.", "family" : "Ashton", "given" : "Gail", "non-dropping-particle" : "", "parse-names" : false, "suffix" : "" }, { "dropping-particle" : "", "family" : "Riedlecker", "given" : "Eva I.", "non-dropping-particle" : "", "parse-names" : false, "suffix" : "" }, { "dropping-particle" : "", "family" : "Ruiz", "given" : "Gregory M.", "non-dropping-particle" : "", "parse-names" : false, "suffix" : "" } ], "container-title" : "Aquatic Biology", "id" : "ITEM-1", "issue" : "2", "issued" : { "date-parts" : [ [ "2008" ] ] }, "page" : "133-137", "title" : "First non-native crustacean established in coastal waters of Alaska", "type" : "article-journal", "volume" : "3" }, "uris" : [ "http://www.mendeley.com/documents/?uuid=9b83a4f5-51c4-4cf6-acad-bfbe5fd7c87c" ] } ], "mendeley" : { "formattedCitation" : "(Ashton et al. 2008)", "plainTextFormattedCitation" : "(Ashton et al. 2008)", "previouslyFormattedCitation" : "(Ashton et al. 2008)" }, "properties" : {  }, "schema" : "https://github.com/citation-style-language/schema/raw/master/csl-citation.json" }</w:instrText>
      </w:r>
      <w:r w:rsidR="00514A02">
        <w:fldChar w:fldCharType="separate"/>
      </w:r>
      <w:r w:rsidR="00514A02" w:rsidRPr="00514A02">
        <w:rPr>
          <w:noProof/>
        </w:rPr>
        <w:t>(Ashton et al. 2008)</w:t>
      </w:r>
      <w:r w:rsidR="00514A02">
        <w:fldChar w:fldCharType="end"/>
      </w:r>
      <w:r w:rsidR="00274537" w:rsidRPr="00CA4945">
        <w:t>.</w:t>
      </w:r>
      <w:r w:rsidR="00E961D2">
        <w:t xml:space="preserve"> </w:t>
      </w:r>
      <w:r w:rsidR="00E961D2" w:rsidRPr="00E961D2">
        <w:rPr>
          <w:highlight w:val="yellow"/>
        </w:rPr>
        <w:t>((characterize vessel – the bering sea is the only waterbody that is included in both NSR and northwest passage, few recreational vessels))</w:t>
      </w:r>
      <w:r w:rsidR="000C2EA8">
        <w:t xml:space="preserve"> </w:t>
      </w:r>
    </w:p>
    <w:p w14:paraId="120A962E" w14:textId="5DE1BDD1" w:rsidR="00723773" w:rsidRPr="00BB5655" w:rsidRDefault="00BB5655" w:rsidP="00BB5655">
      <w:pPr>
        <w:pStyle w:val="Heading2"/>
      </w:pPr>
      <w:bookmarkStart w:id="103" w:name="_hngxq6xkmksq" w:colFirst="0" w:colLast="0"/>
      <w:bookmarkStart w:id="104" w:name="_7quuthb2m275" w:colFirst="0" w:colLast="0"/>
      <w:bookmarkEnd w:id="103"/>
      <w:bookmarkEnd w:id="104"/>
      <w:r>
        <w:lastRenderedPageBreak/>
        <w:t xml:space="preserve">Defining </w:t>
      </w:r>
      <w:r w:rsidR="004D0EA5">
        <w:t xml:space="preserve">taxa-specific </w:t>
      </w:r>
      <w:r>
        <w:t>tolerances</w:t>
      </w:r>
    </w:p>
    <w:p w14:paraId="7A4308D9" w14:textId="25049737" w:rsidR="00411758" w:rsidRPr="00CA4945" w:rsidRDefault="000011D7" w:rsidP="00CA4945">
      <w:pPr>
        <w:spacing w:line="360" w:lineRule="auto"/>
        <w:contextualSpacing/>
      </w:pPr>
      <w:commentRangeStart w:id="105"/>
      <w:r w:rsidRPr="00CA4945">
        <w:t xml:space="preserve">We compared </w:t>
      </w:r>
      <w:r w:rsidR="000A2F1F" w:rsidRPr="00CA4945">
        <w:t xml:space="preserve">temperature (T) and salinity (S) thresholds of non-native, </w:t>
      </w:r>
      <w:r w:rsidR="00CB2DA7" w:rsidRPr="00CA4945">
        <w:t xml:space="preserve">animal </w:t>
      </w:r>
      <w:r w:rsidR="000A2F1F" w:rsidRPr="00CA4945">
        <w:t xml:space="preserve">taxa to </w:t>
      </w:r>
      <w:r w:rsidR="007218A0" w:rsidRPr="00CA4945">
        <w:t xml:space="preserve">the </w:t>
      </w:r>
      <w:r w:rsidRPr="00CA4945">
        <w:t xml:space="preserve">T-S values </w:t>
      </w:r>
      <w:r w:rsidR="000A2F1F" w:rsidRPr="00CA4945">
        <w:t>of the Bering Sea for two, 10-year time periods: current (2003-2012) and mid-century (2030-2039)</w:t>
      </w:r>
      <w:r w:rsidRPr="00CA4945">
        <w:t xml:space="preserve">. </w:t>
      </w:r>
      <w:r w:rsidR="00421111" w:rsidRPr="00CA4945">
        <w:t xml:space="preserve">We </w:t>
      </w:r>
      <w:r w:rsidR="00412EE5" w:rsidRPr="00CA4945">
        <w:t>based our models on</w:t>
      </w:r>
      <w:r w:rsidR="00421111" w:rsidRPr="00CA4945">
        <w:t xml:space="preserve"> t</w:t>
      </w:r>
      <w:r w:rsidR="00313287" w:rsidRPr="00CA4945">
        <w:t xml:space="preserve">axa-specific, physiological T-S thresholds </w:t>
      </w:r>
      <w:r w:rsidR="00E1580F" w:rsidRPr="00CA4945">
        <w:t xml:space="preserve">required </w:t>
      </w:r>
      <w:r w:rsidR="00E46B5D" w:rsidRPr="00CA4945">
        <w:t xml:space="preserve">for </w:t>
      </w:r>
      <w:r w:rsidR="00455296" w:rsidRPr="00CA4945">
        <w:t>two stages on invasi</w:t>
      </w:r>
      <w:r w:rsidR="00CB2DA7" w:rsidRPr="00CA4945">
        <w:t xml:space="preserve">on: survival and </w:t>
      </w:r>
      <w:r w:rsidR="00CB2DA7" w:rsidRPr="00CA4945">
        <w:rPr>
          <w:highlight w:val="cyan"/>
        </w:rPr>
        <w:t>establishment</w:t>
      </w:r>
      <w:r w:rsidR="00CB2DA7" w:rsidRPr="00CA4945">
        <w:t xml:space="preserve">, </w:t>
      </w:r>
      <w:r w:rsidR="00455296" w:rsidRPr="00CA4945">
        <w:t>which we define here to include both growth and reproduction</w:t>
      </w:r>
      <w:r w:rsidR="00CB2DA7" w:rsidRPr="00CA4945">
        <w:t xml:space="preserve"> </w:t>
      </w:r>
      <w:r w:rsidR="009A7F3D">
        <w:fldChar w:fldCharType="begin" w:fldLock="1"/>
      </w:r>
      <w:r w:rsidR="009A7F3D">
        <w: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instrText>
      </w:r>
      <w:r w:rsidR="009A7F3D">
        <w:fldChar w:fldCharType="separate"/>
      </w:r>
      <w:r w:rsidR="009A7F3D" w:rsidRPr="009A7F3D">
        <w:rPr>
          <w:noProof/>
        </w:rPr>
        <w:t>(Blackburn et al. 2011)</w:t>
      </w:r>
      <w:r w:rsidR="009A7F3D">
        <w:fldChar w:fldCharType="end"/>
      </w:r>
      <w:r w:rsidR="00455296" w:rsidRPr="00CA4945">
        <w:t xml:space="preserve">. </w:t>
      </w:r>
      <w:commentRangeEnd w:id="105"/>
      <w:r w:rsidR="004D0EA5">
        <w:rPr>
          <w:rStyle w:val="CommentReference"/>
        </w:rPr>
        <w:commentReference w:id="105"/>
      </w:r>
      <w:r w:rsidR="00455296" w:rsidRPr="00CA4945">
        <w:t xml:space="preserve">These thresholds were </w:t>
      </w:r>
      <w:r w:rsidR="00CA7A4E" w:rsidRPr="00CA4945">
        <w:t xml:space="preserve">compiled </w:t>
      </w:r>
      <w:r w:rsidR="004043B8" w:rsidRPr="00CA4945">
        <w:t xml:space="preserve">using a targeted literature review </w:t>
      </w:r>
      <w:r w:rsidR="002970F2" w:rsidRPr="00CA4945">
        <w:t>a</w:t>
      </w:r>
      <w:r w:rsidR="000A2F1F" w:rsidRPr="00CA4945">
        <w:t>s pa</w:t>
      </w:r>
      <w:r w:rsidR="004D0D7C" w:rsidRPr="00CA4945">
        <w:t>rt of a larger research project by</w:t>
      </w:r>
      <w:r w:rsidR="000A2F1F" w:rsidRPr="00CA4945">
        <w:t xml:space="preserve"> </w:t>
      </w:r>
      <w:r w:rsidR="00921400" w:rsidRPr="00CA4945">
        <w:t>Reimer et al. (2018)</w:t>
      </w:r>
      <w:r w:rsidR="004D0D7C" w:rsidRPr="00CA4945">
        <w:t>. Reimer et al. (2018)</w:t>
      </w:r>
      <w:r w:rsidR="00921400" w:rsidRPr="00CA4945">
        <w:t xml:space="preserve"> developed a ranking system </w:t>
      </w:r>
      <w:r w:rsidR="00CB2DA7" w:rsidRPr="00CA4945">
        <w:t xml:space="preserve">for the Bering Sea </w:t>
      </w:r>
      <w:r w:rsidR="00921400" w:rsidRPr="00CA4945">
        <w:t>and assess</w:t>
      </w:r>
      <w:r w:rsidR="00CB2DA7" w:rsidRPr="00CA4945">
        <w:t>ed</w:t>
      </w:r>
      <w:r w:rsidR="00921400" w:rsidRPr="00CA4945">
        <w:t xml:space="preserve"> the risk of </w:t>
      </w:r>
      <w:r w:rsidR="00411758" w:rsidRPr="00CA4945">
        <w:t>46 non-n</w:t>
      </w:r>
      <w:r w:rsidR="000A2F1F" w:rsidRPr="00CA4945">
        <w:t>ative</w:t>
      </w:r>
      <w:r w:rsidR="00CB2DA7" w:rsidRPr="00CA4945">
        <w:t>, marine</w:t>
      </w:r>
      <w:r w:rsidR="000A2F1F" w:rsidRPr="00CA4945">
        <w:t xml:space="preserve"> taxa that are considered invasive</w:t>
      </w:r>
      <w:r w:rsidR="00CB2DA7" w:rsidRPr="00CA4945">
        <w:t xml:space="preserve"> in other systems</w:t>
      </w:r>
      <w:r w:rsidR="00411758" w:rsidRPr="00CA4945">
        <w:t xml:space="preserve">, and that have been reported </w:t>
      </w:r>
      <w:r w:rsidR="006754F0" w:rsidRPr="00CA4945">
        <w:t>in nearby</w:t>
      </w:r>
      <w:r w:rsidR="00411758" w:rsidRPr="00CA4945">
        <w:t xml:space="preserve"> marine ecoregions </w:t>
      </w:r>
      <w:r w:rsidR="009A7F3D">
        <w:fldChar w:fldCharType="begin" w:fldLock="1"/>
      </w:r>
      <w:r w:rsidR="00AF3FE2">
        <w:instrText>ADDIN CSL_CITATION { "citationItems" : [ { "id" : "ITEM-1", "itemData" : { "DOI" : "10.1641/B570707", "abstract" : "ABSTRACT The conservation and sustainable use of marine resources is a highlighted goal on a growing number of national and international policy agendas. Unfortunately, efforts to assess progress, as well as to strategically plan and prioritize new marine conservation measures, have been hampered by the lack of a detailed, comprehensive biogeographic system to classify the oceans. Here we report on a new global system for coastal and shelf areas: the Marine Ecoregions of the World, or MEOW, a nested system of 12 realms, 62 provinces, and 232 ecoregions. This system provides considerably better spatial resolution than earlier global systems, yet it preserves many common elements and can be cross-referenced to many regional biogeographic classifications. The designation of terrestrial ecoregions has revolutionized priority setting and planning for terrestrial conservation; we anticipate similar benefits from the use of a coherent and credible marine system.", "author" : [ { "dropping-particle" : "", "family" : "Spalding", "given" : "Mark D.", "non-dropping-particle" : "", "parse-names" : false, "suffix" : "" }, { "dropping-particle" : "", "family" : "Fox", "given" : "Helen E.", "non-dropping-particle" : "", "parse-names" : false, "suffix" : "" }, { "dropping-particle" : "", "family" : "Allen", "given" : "Gerald R.", "non-dropping-particle" : "", "parse-names" : false, "suffix" : "" }, { "dropping-particle" : "", "family" : "Davidson", "given" : "Nick", "non-dropping-particle" : "", "parse-names" : false, "suffix" : "" }, { "dropping-particle" : "", "family" : "Ferda\u00f1a", "given" : "Zach A.", "non-dropping-particle" : "", "parse-names" : false, "suffix" : "" }, { "dropping-particle" : "", "family" : "Finlayson", "given" : "Max", "non-dropping-particle" : "", "parse-names" : false, "suffix" : "" }, { "dropping-particle" : "", "family" : "Halpern", "given" : "Benjamin S.", "non-dropping-particle" : "", "parse-names" : false, "suffix" : "" }, { "dropping-particle" : "", "family" : "Jorge", "given" : "Miguel A.", "non-dropping-particle" : "", "parse-names" : false, "suffix" : "" }, { "dropping-particle" : "", "family" : "Lombana", "given" : "Al", "non-dropping-particle" : "", "parse-names" : false, "suffix" : "" }, { "dropping-particle" : "", "family" : "Lourie", "given" : "Sara A.", "non-dropping-particle" : "", "parse-names" : false, "suffix" : "" }, { "dropping-particle" : "", "family" : "Martin", "given" : "Kirsten D.", "non-dropping-particle" : "", "parse-names" : false, "suffix" : "" }, { "dropping-particle" : "", "family" : "McManus", "given" : "Edmund", "non-dropping-particle" : "", "parse-names" : false, "suffix" : "" }, { "dropping-particle" : "", "family" : "Molnar", "given" : "Jennifer", "non-dropping-particle" : "", "parse-names" : false, "suffix" : "" }, { "dropping-particle" : "", "family" : "Recchia", "given" : "Cheri A.", "non-dropping-particle" : "", "parse-names" : false, "suffix" : "" }, { "dropping-particle" : "", "family" : "Robertson", "given" : "James", "non-dropping-particle" : "", "parse-names" : false, "suffix" : "" } ], "container-title" : "BioScience", "id" : "ITEM-1", "issue" : "7", "issued" : { "date-parts" : [ [ "2007" ] ] }, "page" : "573-583", "publisher" : "American Institute of Biological Sciences", "title" : "Marine ecoregions of the world: a bioregionalization of coastal and shelf areas", "type" : "article-journal", "volume" : "57" }, "prefix" : "sensu ", "uris" : [ "http://www.mendeley.com/documents/?uuid=17e8344c-fd3e-35aa-a24c-a1633a808556" ] } ], "mendeley" : { "formattedCitation" : "(sensu Spalding et al. 2007)", "plainTextFormattedCitation" : "(sensu Spalding et al. 2007)", "previouslyFormattedCitation" : "(sensu Spalding et al. 2007)" }, "properties" : {  }, "schema" : "https://github.com/citation-style-language/schema/raw/master/csl-citation.json" }</w:instrText>
      </w:r>
      <w:r w:rsidR="009A7F3D">
        <w:fldChar w:fldCharType="separate"/>
      </w:r>
      <w:r w:rsidR="009A7F3D" w:rsidRPr="009A7F3D">
        <w:rPr>
          <w:noProof/>
        </w:rPr>
        <w:t>(sensu Spalding et al. 2007)</w:t>
      </w:r>
      <w:r w:rsidR="009A7F3D">
        <w:fldChar w:fldCharType="end"/>
      </w:r>
      <w:r w:rsidR="00A35F41" w:rsidRPr="00CA4945">
        <w:t>.</w:t>
      </w:r>
      <w:r w:rsidR="00411758" w:rsidRPr="00CA4945">
        <w:t xml:space="preserve"> </w:t>
      </w:r>
      <w:r w:rsidR="00CB2DA7" w:rsidRPr="00CA4945">
        <w:t xml:space="preserve">The taxa list was developed by downloading and digitizing occurrence records from </w:t>
      </w:r>
      <w:r w:rsidR="00652AE1" w:rsidRPr="00CA4945">
        <w:t xml:space="preserve">the National Exotic Marine and Estuarine Species Information System (NEMESIS; </w:t>
      </w:r>
      <w:commentRangeStart w:id="106"/>
      <w:r w:rsidR="00652AE1" w:rsidRPr="00E32670">
        <w:rPr>
          <w:highlight w:val="yellow"/>
        </w:rPr>
        <w:t>Fofonoff et al. 2003</w:t>
      </w:r>
      <w:commentRangeEnd w:id="106"/>
      <w:r w:rsidR="00E32670">
        <w:rPr>
          <w:rStyle w:val="CommentReference"/>
          <w:rFonts w:ascii="Arial" w:eastAsia="Arial" w:hAnsi="Arial" w:cs="Arial"/>
          <w:color w:val="000000"/>
          <w:lang w:val="en-US" w:eastAsia="en-US"/>
        </w:rPr>
        <w:commentReference w:id="106"/>
      </w:r>
      <w:r w:rsidR="00652AE1" w:rsidRPr="00CA4945">
        <w:t xml:space="preserve">) and the Nonindigenous Aquatic Species Database (NAS; </w:t>
      </w:r>
      <w:r w:rsidR="00652AE1" w:rsidRPr="00E32670">
        <w:rPr>
          <w:highlight w:val="yellow"/>
        </w:rPr>
        <w:t>Fuller and Benson 2013</w:t>
      </w:r>
      <w:r w:rsidR="00652AE1" w:rsidRPr="00CA4945">
        <w:t>)</w:t>
      </w:r>
      <w:r w:rsidR="00CB2DA7" w:rsidRPr="00CA4945">
        <w:t xml:space="preserve">. </w:t>
      </w:r>
      <w:r w:rsidR="00A35F41" w:rsidRPr="00CA4945">
        <w:t>Given the time required for ranking, the list was subset to include only taxa that had been reported no further away than Washington-Oregon border in the east Pacific and</w:t>
      </w:r>
      <w:r w:rsidR="00051D9C" w:rsidRPr="00CA4945">
        <w:t xml:space="preserve"> the</w:t>
      </w:r>
      <w:r w:rsidR="00A35F41" w:rsidRPr="00CA4945">
        <w:t xml:space="preserve"> Sea of Japa</w:t>
      </w:r>
      <w:r w:rsidR="00051D9C" w:rsidRPr="00CA4945">
        <w:t>n to</w:t>
      </w:r>
      <w:r w:rsidR="00A35F41" w:rsidRPr="00CA4945">
        <w:t xml:space="preserve"> the west. </w:t>
      </w:r>
      <w:r w:rsidR="00CB2DA7" w:rsidRPr="00CA4945">
        <w:t>T</w:t>
      </w:r>
      <w:r w:rsidR="000A2F1F" w:rsidRPr="00CA4945">
        <w:t>axa were</w:t>
      </w:r>
      <w:r w:rsidR="005F155E">
        <w:t xml:space="preserve"> restricted to euhaline or eury</w:t>
      </w:r>
      <w:r w:rsidR="00411758" w:rsidRPr="00CA4945">
        <w:t xml:space="preserve">haline species </w:t>
      </w:r>
      <w:r w:rsidR="005F155E">
        <w:t>with a minimum survival salinity tolerance ≥</w:t>
      </w:r>
      <w:r w:rsidR="00411758" w:rsidRPr="00CA4945">
        <w:t>30 parts per trillion (ppt). The most common taxonomic groups were Crustacea (N=15), Mollusca (N=11), and Tunicata (N=8). Included in this list were two anadromous fish (</w:t>
      </w:r>
      <w:r w:rsidR="00411758" w:rsidRPr="00CA4945">
        <w:rPr>
          <w:i/>
        </w:rPr>
        <w:t xml:space="preserve">Alosa sapidissima </w:t>
      </w:r>
      <w:r w:rsidR="00411758" w:rsidRPr="00CA4945">
        <w:t xml:space="preserve">and </w:t>
      </w:r>
      <w:r w:rsidR="00411758" w:rsidRPr="00CA4945">
        <w:rPr>
          <w:i/>
        </w:rPr>
        <w:t>Salmo salar</w:t>
      </w:r>
      <w:r w:rsidR="00411758" w:rsidRPr="00CA4945">
        <w:t>), and one catadromous crab (</w:t>
      </w:r>
      <w:r w:rsidR="00411758" w:rsidRPr="00CA4945">
        <w:rPr>
          <w:i/>
        </w:rPr>
        <w:t>Eriocheir sinensis</w:t>
      </w:r>
      <w:r w:rsidR="00411758" w:rsidRPr="00CA4945">
        <w:t>).</w:t>
      </w:r>
      <w:r w:rsidR="005213A8" w:rsidRPr="00CA4945">
        <w:t xml:space="preserve"> All taxa used at least one anthropogenic </w:t>
      </w:r>
      <w:r w:rsidR="00D95A52" w:rsidRPr="00CA4945">
        <w:t>vector (e.g. ballast water, biofouling</w:t>
      </w:r>
      <w:r w:rsidR="00E05BC2">
        <w:t>, intentional introductions</w:t>
      </w:r>
      <w:r w:rsidR="00D95A52" w:rsidRPr="00CA4945">
        <w:t>) for transport (</w:t>
      </w:r>
      <w:r w:rsidR="00D95A52" w:rsidRPr="00E32670">
        <w:rPr>
          <w:highlight w:val="yellow"/>
        </w:rPr>
        <w:t>Reimer et al. 201</w:t>
      </w:r>
      <w:r w:rsidR="00E32670" w:rsidRPr="00E32670">
        <w:rPr>
          <w:highlight w:val="yellow"/>
        </w:rPr>
        <w:t>7</w:t>
      </w:r>
      <w:r w:rsidR="00D95A52" w:rsidRPr="00CA4945">
        <w:t>).</w:t>
      </w:r>
    </w:p>
    <w:p w14:paraId="78B77499" w14:textId="77777777" w:rsidR="00411758" w:rsidRPr="00CA4945" w:rsidRDefault="00411758" w:rsidP="00CA4945">
      <w:pPr>
        <w:spacing w:line="360" w:lineRule="auto"/>
        <w:contextualSpacing/>
      </w:pPr>
    </w:p>
    <w:p w14:paraId="433599BF" w14:textId="25E74BA6" w:rsidR="00D1665D" w:rsidRPr="00CA4945" w:rsidRDefault="000011D7" w:rsidP="00CA4945">
      <w:pPr>
        <w:spacing w:line="360" w:lineRule="auto"/>
        <w:contextualSpacing/>
      </w:pPr>
      <w:r w:rsidRPr="00CA4945">
        <w:t xml:space="preserve">Of the 46 taxa included in the ranking system, taxa-specific T-S survival tolerances were available for 42 taxa </w:t>
      </w:r>
      <w:r w:rsidRPr="00CA4945">
        <w:rPr>
          <w:highlight w:val="yellow"/>
        </w:rPr>
        <w:t>(Appendix A)</w:t>
      </w:r>
      <w:r w:rsidRPr="00CA4945">
        <w:t xml:space="preserve"> and T-S reproductive tolerances for 29 taxa </w:t>
      </w:r>
      <w:r w:rsidRPr="00CA4945">
        <w:rPr>
          <w:highlight w:val="yellow"/>
        </w:rPr>
        <w:t>(Appendix B)</w:t>
      </w:r>
      <w:r w:rsidRPr="00CA4945">
        <w:t>.</w:t>
      </w:r>
      <w:r w:rsidR="00CB2DA7" w:rsidRPr="00CA4945">
        <w:t xml:space="preserve"> </w:t>
      </w:r>
      <w:r w:rsidRPr="00CA4945">
        <w:t xml:space="preserve">We prioritized T-S thresholds from experimental or field-based studies, rather than data that were inferred from geographic distribution, which may be biased or incomplete </w:t>
      </w:r>
      <w:r w:rsidRPr="00CA4945">
        <w:rPr>
          <w:highlight w:val="green"/>
        </w:rPr>
        <w:t>(cite??)</w:t>
      </w:r>
      <w:r w:rsidRPr="00CA4945">
        <w:t>. Nevertheless, we did use the latter when necessary because we considered this source of data to be superior to no data.</w:t>
      </w:r>
      <w:r w:rsidR="00CB2DA7" w:rsidRPr="00CA4945">
        <w:t xml:space="preserve"> </w:t>
      </w:r>
      <w:r w:rsidR="007535BA" w:rsidRPr="00CA4945">
        <w:t>Survival thresholds were intended to represent the broadest range of temperatures and salinities that a given taxon could tolerate. Therefore, f</w:t>
      </w:r>
      <w:r w:rsidR="00EE4709" w:rsidRPr="00CA4945">
        <w:t xml:space="preserve">or each taxon, we defined survival thresholds as the absolute minimum and maximum </w:t>
      </w:r>
      <w:r w:rsidR="007535BA" w:rsidRPr="00CA4945">
        <w:t xml:space="preserve">values </w:t>
      </w:r>
      <w:r w:rsidR="00EE4709" w:rsidRPr="00CA4945">
        <w:t xml:space="preserve">reported for that taxon, irrespective of life stage and geography. </w:t>
      </w:r>
      <w:r w:rsidR="007535BA" w:rsidRPr="00CA4945">
        <w:t xml:space="preserve">In contrast, </w:t>
      </w:r>
      <w:r w:rsidR="007535BA" w:rsidRPr="00CA4945">
        <w:rPr>
          <w:highlight w:val="cyan"/>
        </w:rPr>
        <w:t>establishment</w:t>
      </w:r>
      <w:r w:rsidR="007535BA" w:rsidRPr="00CA4945">
        <w:t xml:space="preserve"> thresholds</w:t>
      </w:r>
      <w:r w:rsidR="00EE4709" w:rsidRPr="00CA4945">
        <w:t xml:space="preserve"> </w:t>
      </w:r>
      <w:r w:rsidR="007535BA" w:rsidRPr="00CA4945">
        <w:t>represent the narrowest T-S range required for</w:t>
      </w:r>
      <w:r w:rsidR="00EE4709" w:rsidRPr="00CA4945">
        <w:t xml:space="preserve"> </w:t>
      </w:r>
      <w:r w:rsidR="007535BA" w:rsidRPr="00CA4945">
        <w:t>growth or reproduction. I</w:t>
      </w:r>
      <w:r w:rsidR="00EE4709" w:rsidRPr="00CA4945">
        <w:t xml:space="preserve">f multiple thresholds were </w:t>
      </w:r>
      <w:r w:rsidR="007535BA" w:rsidRPr="00CA4945">
        <w:lastRenderedPageBreak/>
        <w:t>available (e.g. spawning</w:t>
      </w:r>
      <w:r w:rsidR="00CB2DA7" w:rsidRPr="00CA4945">
        <w:t xml:space="preserve"> versus</w:t>
      </w:r>
      <w:r w:rsidR="007535BA" w:rsidRPr="00CA4945">
        <w:t xml:space="preserve"> larval development), we chose the thresholds associated with the least tolerant life stage</w:t>
      </w:r>
      <w:r w:rsidR="00EE4709" w:rsidRPr="00CA4945">
        <w:t xml:space="preserve">. </w:t>
      </w:r>
    </w:p>
    <w:p w14:paraId="7A58193D" w14:textId="77777777" w:rsidR="00D1665D" w:rsidRPr="00CA4945" w:rsidRDefault="00D1665D" w:rsidP="00CA4945">
      <w:pPr>
        <w:spacing w:line="360" w:lineRule="auto"/>
        <w:contextualSpacing/>
      </w:pPr>
    </w:p>
    <w:p w14:paraId="20CD25BC" w14:textId="77777777" w:rsidR="00D1665D" w:rsidRPr="00CA4945" w:rsidRDefault="00D1665D" w:rsidP="00CA4945">
      <w:pPr>
        <w:spacing w:line="360" w:lineRule="auto"/>
        <w:contextualSpacing/>
      </w:pPr>
      <w:r w:rsidRPr="00CA4945">
        <w:t xml:space="preserve">Our models required information on minimum and maximum thresholds for both temperature and salinity. To maximize the number of taxa we could include in our models, we developed two additional criteria: </w:t>
      </w:r>
    </w:p>
    <w:p w14:paraId="792D586A" w14:textId="77777777" w:rsidR="00D1665D"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the maximum temperature threshold was unknown, but survival had been observed in temperatures </w:t>
      </w:r>
      <w:r w:rsidR="00D1665D" w:rsidRPr="00CA4945">
        <w:rPr>
          <w:rFonts w:ascii="Times New Roman" w:hAnsi="Times New Roman" w:cs="Times New Roman"/>
          <w:sz w:val="24"/>
          <w:szCs w:val="24"/>
        </w:rPr>
        <w:t>that exceeded the</w:t>
      </w:r>
      <w:r w:rsidRPr="00CA4945">
        <w:rPr>
          <w:rFonts w:ascii="Times New Roman" w:hAnsi="Times New Roman" w:cs="Times New Roman"/>
          <w:sz w:val="24"/>
          <w:szCs w:val="24"/>
        </w:rPr>
        <w:t xml:space="preserve"> Bering Sea</w:t>
      </w:r>
      <w:r w:rsidR="00D1665D" w:rsidRPr="00CA4945">
        <w:rPr>
          <w:rFonts w:ascii="Times New Roman" w:hAnsi="Times New Roman" w:cs="Times New Roman"/>
          <w:sz w:val="24"/>
          <w:szCs w:val="24"/>
        </w:rPr>
        <w:t xml:space="preserve"> maximum</w:t>
      </w:r>
      <w:r w:rsidRPr="00CA4945">
        <w:rPr>
          <w:rFonts w:ascii="Times New Roman" w:hAnsi="Times New Roman" w:cs="Times New Roman"/>
          <w:sz w:val="24"/>
          <w:szCs w:val="24"/>
        </w:rPr>
        <w:t xml:space="preserve"> (</w:t>
      </w:r>
      <w:r w:rsidR="00D1665D" w:rsidRPr="00CA4945">
        <w:rPr>
          <w:rFonts w:ascii="Times New Roman" w:hAnsi="Times New Roman" w:cs="Times New Roman"/>
          <w:sz w:val="24"/>
          <w:szCs w:val="24"/>
        </w:rPr>
        <w:t>~</w:t>
      </w:r>
      <w:r w:rsidRPr="00CA4945">
        <w:rPr>
          <w:rFonts w:ascii="Times New Roman" w:hAnsi="Times New Roman" w:cs="Times New Roman"/>
          <w:sz w:val="24"/>
          <w:szCs w:val="24"/>
        </w:rPr>
        <w:t xml:space="preserve">17°C), we </w:t>
      </w:r>
      <w:r w:rsidR="00D1665D" w:rsidRPr="00CA4945">
        <w:rPr>
          <w:rFonts w:ascii="Times New Roman" w:hAnsi="Times New Roman" w:cs="Times New Roman"/>
          <w:sz w:val="24"/>
          <w:szCs w:val="24"/>
        </w:rPr>
        <w:t xml:space="preserve">assigned an arbitrary maximum temperature value of </w:t>
      </w:r>
      <w:r w:rsidRPr="00CA4945">
        <w:rPr>
          <w:rFonts w:ascii="Times New Roman" w:hAnsi="Times New Roman" w:cs="Times New Roman"/>
          <w:sz w:val="24"/>
          <w:szCs w:val="24"/>
        </w:rPr>
        <w:t>+999 to ensure its inclusion in our analys</w:t>
      </w:r>
      <w:r w:rsidR="00D1665D" w:rsidRPr="00CA4945">
        <w:rPr>
          <w:rFonts w:ascii="Times New Roman" w:hAnsi="Times New Roman" w:cs="Times New Roman"/>
          <w:sz w:val="24"/>
          <w:szCs w:val="24"/>
        </w:rPr>
        <w:t>e</w:t>
      </w:r>
      <w:r w:rsidRPr="00CA4945">
        <w:rPr>
          <w:rFonts w:ascii="Times New Roman" w:hAnsi="Times New Roman" w:cs="Times New Roman"/>
          <w:sz w:val="24"/>
          <w:szCs w:val="24"/>
        </w:rPr>
        <w:t>s</w:t>
      </w:r>
      <w:r w:rsidR="00D1665D" w:rsidRPr="00CA4945">
        <w:rPr>
          <w:rFonts w:ascii="Times New Roman" w:hAnsi="Times New Roman" w:cs="Times New Roman"/>
          <w:sz w:val="24"/>
          <w:szCs w:val="24"/>
        </w:rPr>
        <w:t>.</w:t>
      </w:r>
    </w:p>
    <w:p w14:paraId="5BA5C069" w14:textId="3CFE156A" w:rsidR="00EE4709" w:rsidRPr="00CA4945" w:rsidRDefault="00EE4709" w:rsidP="00CA4945">
      <w:pPr>
        <w:pStyle w:val="ListParagraph"/>
        <w:numPr>
          <w:ilvl w:val="0"/>
          <w:numId w:val="3"/>
        </w:numPr>
        <w:spacing w:line="360" w:lineRule="auto"/>
        <w:rPr>
          <w:rFonts w:ascii="Times New Roman" w:hAnsi="Times New Roman" w:cs="Times New Roman"/>
          <w:sz w:val="24"/>
          <w:szCs w:val="24"/>
        </w:rPr>
      </w:pPr>
      <w:r w:rsidRPr="00CA4945">
        <w:rPr>
          <w:rFonts w:ascii="Times New Roman" w:hAnsi="Times New Roman" w:cs="Times New Roman"/>
          <w:sz w:val="24"/>
          <w:szCs w:val="24"/>
        </w:rPr>
        <w:t xml:space="preserve">If salinity thresholds were </w:t>
      </w:r>
      <w:r w:rsidR="00D1665D" w:rsidRPr="00CA4945">
        <w:rPr>
          <w:rFonts w:ascii="Times New Roman" w:hAnsi="Times New Roman" w:cs="Times New Roman"/>
          <w:sz w:val="24"/>
          <w:szCs w:val="24"/>
        </w:rPr>
        <w:t>unknown</w:t>
      </w:r>
      <w:r w:rsidRPr="00CA4945">
        <w:rPr>
          <w:rFonts w:ascii="Times New Roman" w:hAnsi="Times New Roman" w:cs="Times New Roman"/>
          <w:sz w:val="24"/>
          <w:szCs w:val="24"/>
        </w:rPr>
        <w:t xml:space="preserve">, but </w:t>
      </w:r>
      <w:r w:rsidR="00D1665D" w:rsidRPr="00CA4945">
        <w:rPr>
          <w:rFonts w:ascii="Times New Roman" w:hAnsi="Times New Roman" w:cs="Times New Roman"/>
          <w:sz w:val="24"/>
          <w:szCs w:val="24"/>
        </w:rPr>
        <w:t>the taxon</w:t>
      </w:r>
      <w:r w:rsidRPr="00CA4945">
        <w:rPr>
          <w:rFonts w:ascii="Times New Roman" w:hAnsi="Times New Roman" w:cs="Times New Roman"/>
          <w:sz w:val="24"/>
          <w:szCs w:val="24"/>
        </w:rPr>
        <w:t xml:space="preserve"> was </w:t>
      </w:r>
      <w:r w:rsidR="00D1665D" w:rsidRPr="00CA4945">
        <w:rPr>
          <w:rFonts w:ascii="Times New Roman" w:hAnsi="Times New Roman" w:cs="Times New Roman"/>
          <w:sz w:val="24"/>
          <w:szCs w:val="24"/>
        </w:rPr>
        <w:t xml:space="preserve">a marine taxon that had been reported from ecoregions whose salinities were comparable to those of the Bering Sea, </w:t>
      </w:r>
      <w:r w:rsidRPr="00CA4945">
        <w:rPr>
          <w:rFonts w:ascii="Times New Roman" w:hAnsi="Times New Roman" w:cs="Times New Roman"/>
          <w:sz w:val="24"/>
          <w:szCs w:val="24"/>
        </w:rPr>
        <w:t xml:space="preserve">we set its salinity range to average seawater values (31 to 35 ppt), which would confer salinity survival to </w:t>
      </w:r>
      <w:r w:rsidR="00B905A3" w:rsidRPr="00CA4945">
        <w:rPr>
          <w:rFonts w:ascii="Times New Roman" w:hAnsi="Times New Roman" w:cs="Times New Roman"/>
          <w:sz w:val="24"/>
          <w:szCs w:val="24"/>
        </w:rPr>
        <w:t>9</w:t>
      </w:r>
      <w:r w:rsidR="00F71DB3" w:rsidRPr="00CA4945">
        <w:rPr>
          <w:rFonts w:ascii="Times New Roman" w:hAnsi="Times New Roman" w:cs="Times New Roman"/>
          <w:sz w:val="24"/>
          <w:szCs w:val="24"/>
        </w:rPr>
        <w:t>8.8</w:t>
      </w:r>
      <w:r w:rsidR="00B905A3" w:rsidRPr="00CA4945">
        <w:rPr>
          <w:rFonts w:ascii="Times New Roman" w:hAnsi="Times New Roman" w:cs="Times New Roman"/>
          <w:sz w:val="24"/>
          <w:szCs w:val="24"/>
        </w:rPr>
        <w:t xml:space="preserve">% </w:t>
      </w:r>
      <w:r w:rsidRPr="00CA4945">
        <w:rPr>
          <w:rFonts w:ascii="Times New Roman" w:hAnsi="Times New Roman" w:cs="Times New Roman"/>
          <w:sz w:val="24"/>
          <w:szCs w:val="24"/>
        </w:rPr>
        <w:t>of the Bering Sea</w:t>
      </w:r>
      <w:r w:rsidR="00B905A3" w:rsidRPr="00CA4945">
        <w:rPr>
          <w:rFonts w:ascii="Times New Roman" w:hAnsi="Times New Roman" w:cs="Times New Roman"/>
          <w:sz w:val="24"/>
          <w:szCs w:val="24"/>
        </w:rPr>
        <w:t xml:space="preserve"> shelf</w:t>
      </w:r>
      <w:r w:rsidR="00F71DB3" w:rsidRPr="00CA4945">
        <w:rPr>
          <w:rFonts w:ascii="Times New Roman" w:hAnsi="Times New Roman" w:cs="Times New Roman"/>
          <w:sz w:val="24"/>
          <w:szCs w:val="24"/>
        </w:rPr>
        <w:t>.</w:t>
      </w:r>
    </w:p>
    <w:p w14:paraId="00D35730" w14:textId="0C16B31B" w:rsidR="00723773" w:rsidRPr="00BB5655" w:rsidRDefault="004D0EA5" w:rsidP="00BB5655">
      <w:pPr>
        <w:pStyle w:val="Heading2"/>
      </w:pPr>
      <w:bookmarkStart w:id="107" w:name="_65lsst1yvtve" w:colFirst="0" w:colLast="0"/>
      <w:bookmarkEnd w:id="107"/>
      <w:r>
        <w:t>Defining temperature and salinity of the Bering Sea</w:t>
      </w:r>
    </w:p>
    <w:p w14:paraId="7FB815EB" w14:textId="666B668B" w:rsidR="0097269F" w:rsidRDefault="00874591" w:rsidP="00CA4945">
      <w:pPr>
        <w:spacing w:before="200" w:line="360" w:lineRule="auto"/>
        <w:contextualSpacing/>
      </w:pPr>
      <w:r w:rsidRPr="00CA4945">
        <w:rPr>
          <w:color w:val="000000" w:themeColor="text1"/>
        </w:rPr>
        <w:t>Values for the Bering Sea’s T-S regimes were obtained from three Regional Ocean Modeling Systems (ROMS)</w:t>
      </w:r>
      <w:r w:rsidR="007437AB" w:rsidRPr="00CA4945">
        <w:rPr>
          <w:color w:val="000000" w:themeColor="text1"/>
        </w:rPr>
        <w:t xml:space="preserve"> developed by NOAA's Pacific Marine Environmental Laboratory (PMEL) </w:t>
      </w:r>
      <w:r w:rsidR="00AF3FE2">
        <w:rPr>
          <w:color w:val="000000" w:themeColor="text1"/>
        </w:rPr>
        <w:fldChar w:fldCharType="begin" w:fldLock="1"/>
      </w:r>
      <w:r w:rsidR="00AF3FE2">
        <w:rPr>
          <w:color w:val="000000" w:themeColor="text1"/>
        </w:rPr>
        <w:instrText>ADDIN CSL_CITATION { "citationItems" : [ { "id" : "ITEM-1", "itemData" : { "DOI" : "10.1016/j.dsr2.2013.04.007", "ISSN" : "09670645", "abstract" : "Coupled physical/biological models can be used to downscale global climate change to the ecology of subarctic regions, and to explore the bottom-up and top-down effects of that change on the spatial structure of subarctic ecosystems-for example, the relative dominance of large vs. small zooplankton in relation to ice cover. Here we utilize a multivariate statistical approach to extract the emergent properties of a coupled physical/biological hindcast of the Bering Sea for years 1970-2009, which includes multiple episodes of warming and cooling (e.g. the recent cooling of 2005-2009), and a multidecadal regional forecast of the coupled models, driven by an IPCC global model forecast of 2010-2040. Specifically, we employ multivariate empirical orthogonal function (EOF) analysis to derive the spatial covariance among physical and biological timeseries from our simulations. These are compared with EOFs derived from spatially gridded measurements of the region, collected during multiyear field programs. The model replicates observed relationships among temperature and salinity, as well as the observed inverse correlation between temperature and large crustacean zooplankton on the southeastern Bering Sea shelf. Predicted future warming of the shelf is accompanied by a northward shift in both pelagic and benthic biomass. ?? 2013 Elsevier Ltd.",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"Stabeno", "given" : "Phyllis J.", "non-dropping-particle" : "", "parse-names" : false, "suffix" : "" }, { "dropping-particle" : "", "family" : "Eisner", "given" : "Lisa", "non-dropping-particle" : "", "parse-names" : false, "suffix" : "" }, { "dropping-particle" : "", "family" : "Cieciel", "given" : "Kristin D.", "non-dropping-particle" : "", "parse-names" : false, "suffix" : "" } ], "container-title" : "Deep-Sea Research Part II: Topical Studies in Oceanography", "id" : "ITEM-1", "issued" : { "date-parts" : [ [ "2013" ] ] }, "page" : "121-139", "publisher" : "Elsevier", "title" : "A multivariate analysis of observed and modeled biophysical variability on the Bering Sea shelf: Multidecadal hindcasts (1970-2009) and forecasts (2010-2040)", "type" : "article-journal", "volume" : "94" }, "uris" : [ "http://www.mendeley.com/documents/?uuid=4fb822d2-ff2e-4b99-957f-15da131b84c2"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2013, 2016)", "plainTextFormattedCitation" : "(Hermann et al. 2013, 2016)", "previouslyFormattedCitation" : "(Hermann et al. 2013, 2016)"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(Hermann et al. 2013, 2016)</w:t>
      </w:r>
      <w:r w:rsidR="00AF3FE2">
        <w:rPr>
          <w:color w:val="000000" w:themeColor="text1"/>
        </w:rPr>
        <w:fldChar w:fldCharType="end"/>
      </w:r>
      <w:r w:rsidRPr="00CA4945">
        <w:rPr>
          <w:color w:val="000000" w:themeColor="text1"/>
        </w:rPr>
        <w:t>. Each ROMS was generated by downscaling one of three general circulation model (GCM): 1) CGCM3-t47, 2) ECHO-G, and 3) MIROC3.2 (Hermann et al. 2016). Th</w:t>
      </w:r>
      <w:r w:rsidR="0097269F" w:rsidRPr="00CA4945">
        <w:rPr>
          <w:color w:val="000000" w:themeColor="text1"/>
        </w:rPr>
        <w:t>es</w:t>
      </w:r>
      <w:r w:rsidRPr="00CA4945">
        <w:rPr>
          <w:color w:val="000000" w:themeColor="text1"/>
        </w:rPr>
        <w:t xml:space="preserve">e GCMs were </w:t>
      </w:r>
      <w:r w:rsidR="0097269F" w:rsidRPr="00CA4945">
        <w:rPr>
          <w:color w:val="000000" w:themeColor="text1"/>
        </w:rPr>
        <w:t>chosen</w:t>
      </w:r>
      <w:r w:rsidRPr="00CA4945">
        <w:rPr>
          <w:color w:val="000000" w:themeColor="text1"/>
        </w:rPr>
        <w:t xml:space="preserve"> for their ability to </w:t>
      </w:r>
      <w:r w:rsidR="0097269F" w:rsidRPr="00CA4945">
        <w:rPr>
          <w:color w:val="000000" w:themeColor="text1"/>
          <w:highlight w:val="cyan"/>
        </w:rPr>
        <w:t>correctly?</w:t>
      </w:r>
      <w:r w:rsidR="0097269F" w:rsidRPr="00CA4945">
        <w:rPr>
          <w:color w:val="000000" w:themeColor="text1"/>
        </w:rPr>
        <w:t xml:space="preserve"> </w:t>
      </w:r>
      <w:r w:rsidRPr="00CA4945">
        <w:rPr>
          <w:color w:val="000000" w:themeColor="text1"/>
        </w:rPr>
        <w:t xml:space="preserve">predict observed conditions in the Bering Sea and the northeastern Pacific </w:t>
      </w:r>
      <w:r w:rsidR="001B0CB7">
        <w:rPr>
          <w:color w:val="000000" w:themeColor="text1"/>
        </w:rPr>
        <w:fldChar w:fldCharType="begin" w:fldLock="1"/>
      </w:r>
      <w:r w:rsidR="004D5A7F">
        <w:rPr>
          <w:color w:val="000000" w:themeColor="text1"/>
        </w:rPr>
        <w:instrText>ADDIN CSL_CITATION { "citationItems" : [ { "id" : "ITEM-1", "itemData" : { "DOI" : "10.1016/j.jmarsys.2008.11.028", "ISBN" : "0924-7963", "ISSN" : "09247963", "abstract" : "In preparation for the Intergovernmental Panel on Climate Change (IPCC) Fourth Assessment Report (AR4) modeling centers from around the world carried out sets of global climate simulations under various emission scenarios with a total of 23 coupled atmosphere-ocean general circulation models. We evaluated the models' 20th century hindcasts of selected variables relevant to several large marine ecosystems and examined 21st century projections by a subset of these models under the A1B (middle range) emission scenario. In general we find that a subset (about half) of the models are able to simulate large-scale aspects of the historical observations reasonably well, which provides some confidence in their application for projections of ocean conditions into the future. Over the North Pacific by the mid-21st century, the warming due to the trend in wintertime sea surface temperature (SST) will be 1\u00b0-1.5\u00a0\u00b0C, which is as large as the amplitude of the major mode of variability, the Pacific Decadal Oscillation (PDO). For areas northwest of the Hawaiian Islands, these models projected a steady increase of 1.2\u00a0\u00b0C in summer SST over the period from 2000 to 2050. For the Bering and Barents seas, a subset of models selected on the basis of their ability to simulate sea-ice area in late 20th century yield an average decrease in sea-ice coverage of 43% and 36%, respectively, by the decade centered on 2050 with a reasonable degree of consistency. On the other hand, model simulations of coastal upwelling for the California, Canary and Humboldt Currents, and of bottom temperatures in the Barents Sea, feature a relatively large degree of uncertainty. These results illustrate that 21st century projections for marine ecosystems in certain regions using present-generation climate models require additional analysis. \u00a9 2009 Elsevier B.V.", "author" : [ { "dropping-particle" : "", "family" : "Wang", "given" : "Muyin", "non-dropping-particle" : "", "parse-names" : false, "suffix" : "" }, { "dropping-particle" : "", "family" : "Overland", "given" : "James E.", "non-dropping-particle" : "", "parse-names" : false, "suffix" : "" }, { "dropping-particle" : "", "family" : "Bond", "given" : "Nicholas A.", "non-dropping-particle" : "", "parse-names" : false, "suffix" : "" } ], "container-title" : "Journal of Marine Systems", "id" : "ITEM-1", "issue" : "3-4", "issued" : { "date-parts" : [ [ "2010" ] ] }, "page" : "258-266", "publisher" : "Elsevier B.V.", "title" : "Climate projections for selected large marine ecosystems", "type" : "article-journal", "volume" : "79" }, "uris" : [ "http://www.mendeley.com/documents/?uuid=e740cabe-11de-46fc-bd38-e3fa3726f054"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2010, Hermann et al. 2016)", "plainTextFormattedCitation" : "(Wang et al. 2010, Hermann et al. 2016)", "previouslyFormattedCitation" : "(Wang et al. 2010, Hermann et al. 2016)" }, "properties" : {  }, "schema" : "https://github.com/citation-style-language/schema/raw/master/csl-citation.json" }</w:instrText>
      </w:r>
      <w:r w:rsidR="001B0CB7">
        <w:rPr>
          <w:color w:val="000000" w:themeColor="text1"/>
        </w:rPr>
        <w:fldChar w:fldCharType="separate"/>
      </w:r>
      <w:r w:rsidR="001B0CB7" w:rsidRPr="001B0CB7">
        <w:rPr>
          <w:noProof/>
          <w:color w:val="000000" w:themeColor="text1"/>
        </w:rPr>
        <w:t>(Wang et al. 2010, Hermann et al. 2016)</w:t>
      </w:r>
      <w:r w:rsidR="001B0CB7">
        <w:rPr>
          <w:color w:val="000000" w:themeColor="text1"/>
        </w:rPr>
        <w:fldChar w:fldCharType="end"/>
      </w:r>
      <w:r w:rsidR="0097269F" w:rsidRPr="00CA4945">
        <w:rPr>
          <w:color w:val="000000" w:themeColor="text1"/>
        </w:rPr>
        <w:t xml:space="preserve">, and were based on the A1B emissions scenario from the Intergovernmental Panel on Climate Change (IPCC) Fourth Assessment Report </w:t>
      </w:r>
      <w:r w:rsidR="00AF3FE2">
        <w:rPr>
          <w:color w:val="000000" w:themeColor="text1"/>
        </w:rPr>
        <w:fldChar w:fldCharType="begin" w:fldLock="1"/>
      </w:r>
      <w:r w:rsidR="002E266D">
        <w:rPr>
          <w:color w:val="000000" w:themeColor="text1"/>
        </w:rPr>
        <w:instrText>ADDIN CSL_CITATION { "citationItems" : [ { "id" : "ITEM-1", "itemData" : { "ISBN" : "ISBN 0 521 80081", "PMID" : "884162", "author" : [ { "dropping-particle" : "", "family" : "Naki\u0107enovi\u0107", "given" : "Neboj\u0161a", "non-dropping-particle" : "", "parse-names" : false, "suffix" : "" }, { "dropping-particle" : "", "family" : "Alcamo", "given" : "Joseph", "non-dropping-particle" : "", "parse-names" : false, "suffix" : "" }, { "dropping-particle" : "", "family" : "Davis", "given" : "Gerald", "non-dropping-particle" : "", "parse-names" : false, "suffix" : "" }, { "dropping-particle" : "", "family" : "Vries", "given" : "Bert", "non-dropping-particle" : "de", "parse-names" : false, "suffix" : "" }, { "dropping-particle" : "", "family" : "Fenhann", "given" : "Joergen", "non-dropping-particle" : "", "parse-names" : false, "suffix" : "" }, { "dropping-particle" : "", "family" : "Gaffin", "given" : "Stuart", "non-dropping-particle" : "", "parse-names" : false, "suffix" : "" }, { "dropping-particle" : "", "family" : "Gregory", "given" : "Kenneth", "non-dropping-particle" : "", "parse-names" : false, "suffix" : "" } ], "container-title" : "Emissions Scenarios", "id" : "ITEM-1", "issued" : { "date-parts" : [ [ "2000" ] ] }, "number-of-pages" : "608", "publisher" : "Cambridge University Press", "publisher-place" : "Cambridge, UK", "title" : "IPCC Special Report on Emissions Scenarios: A special report of Working Group III of the Intergovernmental Panel on Climate Change", "type" : "book" }, "uris" : [ "http://www.mendeley.com/documents/?uuid=5a782a95-b2f4-4fbf-8a40-9dd5c2e3333d" ] } ], "mendeley" : { "formattedCitation" : "(Naki\u0107enovi\u0107 et al. 2000)", "plainTextFormattedCitation" : "(Naki\u0107enovi\u0107 et al. 2000)", "previouslyFormattedCitation" : "(Naki\u0107enovi\u0107 et al. 2000)" }, "properties" : {  }, "schema" : "https://github.com/citation-style-language/schema/raw/master/csl-citation.json" }</w:instrText>
      </w:r>
      <w:r w:rsidR="00AF3FE2">
        <w:rPr>
          <w:color w:val="000000" w:themeColor="text1"/>
        </w:rPr>
        <w:fldChar w:fldCharType="separate"/>
      </w:r>
      <w:r w:rsidR="00AF3FE2" w:rsidRPr="00AF3FE2">
        <w:rPr>
          <w:noProof/>
          <w:color w:val="000000" w:themeColor="text1"/>
        </w:rPr>
        <w:t>(Nakićenović et al. 2000)</w:t>
      </w:r>
      <w:r w:rsidR="00AF3FE2">
        <w:rPr>
          <w:color w:val="000000" w:themeColor="text1"/>
        </w:rPr>
        <w:fldChar w:fldCharType="end"/>
      </w:r>
      <w:r w:rsidRPr="00CA4945">
        <w:rPr>
          <w:color w:val="000000" w:themeColor="text1"/>
        </w:rPr>
        <w:t xml:space="preserve">. Compared to other scenarios, the A1B scenario implies moderate greenhouse forcing mitigation. However, because all </w:t>
      </w:r>
      <w:r w:rsidRPr="00CA4945">
        <w:t xml:space="preserve">scenarios generally track each other in the short-term, results from A1B GCMs do not differ substantially from other emission scenarios over the study period we considered (2003-2039; </w:t>
      </w:r>
      <w:r w:rsidRPr="00CA4945">
        <w:rPr>
          <w:color w:val="222222"/>
        </w:rPr>
        <w:t>Nakićenović et al. 2000</w:t>
      </w:r>
      <w:r w:rsidRPr="00CA4945">
        <w:t>).</w:t>
      </w:r>
    </w:p>
    <w:p w14:paraId="5FA136F1" w14:textId="77777777" w:rsidR="00BB5655" w:rsidRPr="00CA4945" w:rsidRDefault="00BB5655" w:rsidP="00CA4945">
      <w:pPr>
        <w:spacing w:before="200" w:line="360" w:lineRule="auto"/>
        <w:contextualSpacing/>
        <w:rPr>
          <w:color w:val="000000" w:themeColor="text1"/>
        </w:rPr>
      </w:pPr>
    </w:p>
    <w:p w14:paraId="4EDAB05F" w14:textId="7F7E2891" w:rsidR="00874591" w:rsidRPr="00CA4945" w:rsidRDefault="00874591" w:rsidP="00CA4945">
      <w:pPr>
        <w:spacing w:before="200" w:line="360" w:lineRule="auto"/>
        <w:contextualSpacing/>
        <w:rPr>
          <w:rFonts w:eastAsia="Calibri"/>
        </w:rPr>
      </w:pPr>
      <w:r w:rsidRPr="00CA4945">
        <w:rPr>
          <w:rFonts w:eastAsia="Calibri"/>
        </w:rPr>
        <w:t xml:space="preserve">ROMS outputs provide weekly values of temperature and salinity across the Bering Sea with a 6-nautical mile spatial resolution and for 10 vertical depth levels </w:t>
      </w:r>
      <w:r w:rsidR="001B0CB7">
        <w:rPr>
          <w:rFonts w:eastAsia="Calibri"/>
        </w:rPr>
        <w:fldChar w:fldCharType="begin" w:fldLock="1"/>
      </w:r>
      <w:r w:rsidR="001B0CB7">
        <w:rPr>
          <w:rFonts w:eastAsia="Calibri"/>
        </w:rPr>
        <w:instrText>ADDIN CSL_CITATION { "citationItems" : [ { "id" : "ITEM-1",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"ITEM-1", "issued" : { "date-parts" : [ [ "2016" ] ] }, "note" : "NULL", "page" : "30-47", "publisher" : "Elsevier", "title" : "Projected future biophysical states of the Bering Sea", "type" : "article-journal", "volume" : "134" }, "uris" : [ "http://www.mendeley.com/documents/?uuid=ff5ca022-4fcf-49ed-8093-cef3d38eb461" ] } ], "mendeley" : { "formattedCitation" : "(Hermann et al. 2016)", "plainTextFormattedCitation" : "(Hermann et al. 2016)", "previouslyFormattedCitation" : "(Hermann et al. 2016)" }, "properties" : {  }, "schema" : "https://github.com/citation-style-language/schema/raw/master/csl-citation.json" }</w:instrText>
      </w:r>
      <w:r w:rsidR="001B0CB7">
        <w:rPr>
          <w:rFonts w:eastAsia="Calibri"/>
        </w:rPr>
        <w:fldChar w:fldCharType="separate"/>
      </w:r>
      <w:r w:rsidR="001B0CB7" w:rsidRPr="001B0CB7">
        <w:rPr>
          <w:rFonts w:eastAsia="Calibri"/>
          <w:noProof/>
        </w:rPr>
        <w:t>(Hermann et al. 2016)</w:t>
      </w:r>
      <w:r w:rsidR="001B0CB7">
        <w:rPr>
          <w:rFonts w:eastAsia="Calibri"/>
        </w:rPr>
        <w:fldChar w:fldCharType="end"/>
      </w:r>
      <w:r w:rsidRPr="00CA4945">
        <w:rPr>
          <w:rFonts w:eastAsia="Calibri"/>
        </w:rPr>
        <w:t xml:space="preserve">. </w:t>
      </w:r>
      <w:r w:rsidR="00932482" w:rsidRPr="00CA4945">
        <w:rPr>
          <w:rFonts w:eastAsia="Calibri"/>
        </w:rPr>
        <w:t>W</w:t>
      </w:r>
      <w:r w:rsidRPr="00CA4945">
        <w:rPr>
          <w:rFonts w:eastAsia="Calibri"/>
        </w:rPr>
        <w:t>e</w:t>
      </w:r>
      <w:r w:rsidR="00932482" w:rsidRPr="00CA4945">
        <w:rPr>
          <w:rFonts w:eastAsia="Calibri"/>
        </w:rPr>
        <w:t xml:space="preserve"> restricted our analyse</w:t>
      </w:r>
      <w:r w:rsidRPr="00CA4945">
        <w:rPr>
          <w:rFonts w:eastAsia="Calibri"/>
        </w:rPr>
        <w:t>s to th</w:t>
      </w:r>
      <w:r w:rsidR="00932482" w:rsidRPr="00CA4945">
        <w:rPr>
          <w:rFonts w:eastAsia="Calibri"/>
        </w:rPr>
        <w:t xml:space="preserve">e Bering Sea continental shelf (i.e. </w:t>
      </w:r>
      <w:r w:rsidRPr="00CA4945">
        <w:rPr>
          <w:rFonts w:eastAsia="Calibri"/>
        </w:rPr>
        <w:t>water</w:t>
      </w:r>
      <w:r w:rsidR="00A85C6F">
        <w:rPr>
          <w:rFonts w:eastAsia="Calibri"/>
        </w:rPr>
        <w:t xml:space="preserve"> depths less than 200 m</w:t>
      </w:r>
      <w:r w:rsidRPr="00CA4945">
        <w:rPr>
          <w:rFonts w:eastAsia="Calibri"/>
        </w:rPr>
        <w:t xml:space="preserve">), </w:t>
      </w:r>
      <w:commentRangeStart w:id="108"/>
      <w:r w:rsidRPr="00CA4945">
        <w:rPr>
          <w:rFonts w:eastAsia="Calibri"/>
        </w:rPr>
        <w:lastRenderedPageBreak/>
        <w:t xml:space="preserve">and </w:t>
      </w:r>
      <w:r w:rsidRPr="001D23FF">
        <w:rPr>
          <w:rFonts w:eastAsia="Calibri"/>
          <w:highlight w:val="yellow"/>
        </w:rPr>
        <w:t>to the top seven ocean layers</w:t>
      </w:r>
      <w:r w:rsidRPr="00CA4945">
        <w:rPr>
          <w:rFonts w:eastAsia="Calibri"/>
        </w:rPr>
        <w:t xml:space="preserve"> </w:t>
      </w:r>
      <w:commentRangeEnd w:id="108"/>
      <w:r w:rsidR="001D23FF">
        <w:rPr>
          <w:rStyle w:val="CommentReference"/>
          <w:rFonts w:ascii="Arial" w:eastAsia="Arial" w:hAnsi="Arial" w:cs="Arial"/>
          <w:color w:val="000000"/>
          <w:lang w:val="en-US" w:eastAsia="en-US"/>
        </w:rPr>
        <w:commentReference w:id="108"/>
      </w:r>
      <w:r w:rsidRPr="00CA4945">
        <w:rPr>
          <w:rFonts w:eastAsia="Calibri"/>
        </w:rPr>
        <w:t xml:space="preserve">(surface and 5, 10, 15, 20, 30, 40 m depths). For each pixel, we summarized the depth dimension into a single value </w:t>
      </w:r>
      <w:r w:rsidR="00954D9A" w:rsidRPr="00CA4945">
        <w:rPr>
          <w:rFonts w:eastAsia="Calibri"/>
        </w:rPr>
        <w:t>by taking the maximum T-S values</w:t>
      </w:r>
      <w:r w:rsidRPr="00CA4945">
        <w:rPr>
          <w:rFonts w:eastAsia="Calibri"/>
        </w:rPr>
        <w:t xml:space="preserve">. </w:t>
      </w:r>
      <w:r w:rsidRPr="00CA4945">
        <w:t xml:space="preserve">Projections from ROMS for the Bering Sea were available for 37 years (from 2003 to 2039). </w:t>
      </w:r>
      <w:r w:rsidR="00954D9A" w:rsidRPr="00CA4945">
        <w:rPr>
          <w:rFonts w:eastAsia="Calibri"/>
        </w:rPr>
        <w:t>W</w:t>
      </w:r>
      <w:r w:rsidRPr="00CA4945">
        <w:rPr>
          <w:rFonts w:eastAsia="Calibri"/>
        </w:rPr>
        <w:t xml:space="preserve">e considered two 10-year study periods: current (2003-2012) and </w:t>
      </w:r>
      <w:commentRangeStart w:id="109"/>
      <w:r w:rsidRPr="00CA4945">
        <w:rPr>
          <w:rFonts w:eastAsia="Calibri"/>
          <w:highlight w:val="cyan"/>
        </w:rPr>
        <w:t>future</w:t>
      </w:r>
      <w:commentRangeEnd w:id="109"/>
      <w:r w:rsidR="00C167D4" w:rsidRPr="00CA4945">
        <w:rPr>
          <w:rStyle w:val="CommentReference"/>
          <w:sz w:val="24"/>
          <w:szCs w:val="24"/>
        </w:rPr>
        <w:commentReference w:id="109"/>
      </w:r>
      <w:r w:rsidRPr="00CA4945">
        <w:rPr>
          <w:rFonts w:eastAsia="Calibri"/>
        </w:rPr>
        <w:t xml:space="preserve"> (2030-2039)</w:t>
      </w:r>
      <w:bookmarkStart w:id="110" w:name="_4v4jhbwuqx9t" w:colFirst="0" w:colLast="0"/>
      <w:bookmarkEnd w:id="110"/>
      <w:r w:rsidR="00954D9A" w:rsidRPr="00CA4945">
        <w:rPr>
          <w:rFonts w:eastAsia="Calibri"/>
        </w:rPr>
        <w:t xml:space="preserve"> to explore potential changes in habitat suitability over time.</w:t>
      </w:r>
    </w:p>
    <w:p w14:paraId="760E3BC0" w14:textId="76342F31" w:rsidR="00874591" w:rsidRPr="00CA4945" w:rsidRDefault="00874591" w:rsidP="00BB5655">
      <w:pPr>
        <w:pStyle w:val="Heading2"/>
      </w:pPr>
      <w:r w:rsidRPr="00CA4945">
        <w:t>Modeling habitat suitability</w:t>
      </w:r>
      <w:bookmarkStart w:id="111" w:name="_go101y7lehct" w:colFirst="0" w:colLast="0"/>
      <w:bookmarkEnd w:id="111"/>
    </w:p>
    <w:p w14:paraId="0D5FB968" w14:textId="327F98A9" w:rsidR="00C167D4" w:rsidRPr="00CA4945" w:rsidRDefault="00C167D4" w:rsidP="00CA4945">
      <w:pPr>
        <w:pStyle w:val="NoSpacing"/>
        <w:spacing w:line="360" w:lineRule="auto"/>
        <w:contextualSpacing/>
        <w:rPr>
          <w:rFonts w:ascii="Times New Roman" w:hAnsi="Times New Roman" w:cs="Times New Roman"/>
          <w:sz w:val="24"/>
          <w:szCs w:val="24"/>
        </w:rPr>
      </w:pPr>
      <w:r w:rsidRPr="00CA4945">
        <w:rPr>
          <w:rFonts w:ascii="Times New Roman" w:hAnsi="Times New Roman" w:cs="Times New Roman"/>
          <w:sz w:val="24"/>
          <w:szCs w:val="24"/>
        </w:rPr>
        <w:t xml:space="preserve">Our habitat suitability analyses consisted of three components: </w:t>
      </w:r>
      <w:commentRangeStart w:id="112"/>
      <w:r w:rsidRPr="00CA4945">
        <w:rPr>
          <w:rFonts w:ascii="Times New Roman" w:hAnsi="Times New Roman" w:cs="Times New Roman"/>
          <w:sz w:val="24"/>
          <w:szCs w:val="24"/>
        </w:rPr>
        <w:t xml:space="preserve">1) year-round survival, 2) weekly survival, and 3) weekly reproduction. </w:t>
      </w:r>
      <w:commentRangeEnd w:id="112"/>
      <w:r w:rsidR="004D0EA5">
        <w:rPr>
          <w:rStyle w:val="CommentReference"/>
        </w:rPr>
        <w:commentReference w:id="112"/>
      </w:r>
      <w:r w:rsidRPr="00CA4945">
        <w:rPr>
          <w:rFonts w:ascii="Times New Roman" w:hAnsi="Times New Roman" w:cs="Times New Roman"/>
          <w:sz w:val="24"/>
          <w:szCs w:val="24"/>
        </w:rPr>
        <w:t>We developed suitability criteria for each of these components, but at its simplest, a taxon was considered to have suitable habitat if at least one pixel in our study area had T-S values that were within the taxon’s T-S thresholds. Habitat suitability was analyzed separately for each taxon, ROMS, and study period, and results were summarized across taxa. All analyses were conducted in R version 3.3.2 (R Core Team 2016) with support from the following packages: ddply, doSNOW, dplyr, ggplot2, ncdf4, maptools, plyr, rgdal, raster, rasterVis, rgeos, sp, viridis.</w:t>
      </w:r>
    </w:p>
    <w:p w14:paraId="2FEBF6F3" w14:textId="77777777" w:rsidR="00723773" w:rsidRPr="00CA4945" w:rsidRDefault="00874591" w:rsidP="00BB5655">
      <w:pPr>
        <w:pStyle w:val="Heading3"/>
        <w:rPr>
          <w:highlight w:val="white"/>
        </w:rPr>
      </w:pPr>
      <w:bookmarkStart w:id="113" w:name="_tsqvpqt531zu" w:colFirst="0" w:colLast="0"/>
      <w:bookmarkEnd w:id="113"/>
      <w:r w:rsidRPr="00CA4945">
        <w:t>Year-Round Survival</w:t>
      </w:r>
    </w:p>
    <w:p w14:paraId="09020B93" w14:textId="0A24E371" w:rsidR="0086791D" w:rsidRPr="00CA4945" w:rsidRDefault="00874591" w:rsidP="00CA4945">
      <w:pPr>
        <w:spacing w:line="360" w:lineRule="auto"/>
        <w:contextualSpacing/>
        <w:rPr>
          <w:color w:val="FF0000"/>
        </w:rPr>
      </w:pPr>
      <w:r w:rsidRPr="00CA4945">
        <w:rPr>
          <w:highlight w:val="white"/>
        </w:rPr>
        <w:t xml:space="preserve">For each taxon, we defined a </w:t>
      </w:r>
      <w:r w:rsidRPr="00CA4945">
        <w:rPr>
          <w:rFonts w:eastAsia="Calibri"/>
        </w:rPr>
        <w:t xml:space="preserve">6-nautical mile </w:t>
      </w:r>
      <w:r w:rsidRPr="00CA4945">
        <w:rPr>
          <w:highlight w:val="white"/>
        </w:rPr>
        <w:t xml:space="preserve">pixel as </w:t>
      </w:r>
      <w:r w:rsidR="0086791D" w:rsidRPr="00CA4945">
        <w:rPr>
          <w:highlight w:val="white"/>
        </w:rPr>
        <w:t>‘</w:t>
      </w:r>
      <w:r w:rsidRPr="00CA4945">
        <w:rPr>
          <w:highlight w:val="white"/>
        </w:rPr>
        <w:t>suitable</w:t>
      </w:r>
      <w:r w:rsidR="0086791D" w:rsidRPr="00CA4945">
        <w:rPr>
          <w:highlight w:val="white"/>
        </w:rPr>
        <w:t>’</w:t>
      </w:r>
      <w:r w:rsidRPr="00CA4945">
        <w:rPr>
          <w:highlight w:val="white"/>
        </w:rPr>
        <w:t xml:space="preserve"> if the pixel’s T-S values remained within the taxon’s </w:t>
      </w:r>
      <w:r w:rsidRPr="00CA4945">
        <w:rPr>
          <w:color w:val="000000" w:themeColor="text1"/>
          <w:highlight w:val="white"/>
        </w:rPr>
        <w:t xml:space="preserve">survival range </w:t>
      </w:r>
      <w:r w:rsidR="0086791D" w:rsidRPr="00CA4945">
        <w:rPr>
          <w:color w:val="000000" w:themeColor="text1"/>
          <w:highlight w:val="white"/>
        </w:rPr>
        <w:t>for</w:t>
      </w:r>
      <w:r w:rsidRPr="00CA4945">
        <w:rPr>
          <w:color w:val="000000" w:themeColor="text1"/>
          <w:highlight w:val="white"/>
        </w:rPr>
        <w:t xml:space="preserve"> all weeks </w:t>
      </w:r>
      <w:r w:rsidR="0086791D" w:rsidRPr="00CA4945">
        <w:rPr>
          <w:color w:val="000000" w:themeColor="text1"/>
          <w:highlight w:val="white"/>
        </w:rPr>
        <w:t>of</w:t>
      </w:r>
      <w:r w:rsidRPr="00CA4945">
        <w:rPr>
          <w:color w:val="000000" w:themeColor="text1"/>
          <w:highlight w:val="white"/>
        </w:rPr>
        <w:t xml:space="preserve"> a given year. </w:t>
      </w:r>
      <w:r w:rsidR="0086791D" w:rsidRPr="00CA4945">
        <w:rPr>
          <w:color w:val="000000" w:themeColor="text1"/>
        </w:rPr>
        <w:t xml:space="preserve">We classified the pixel as ‘suitable year-round’ if it remained suitable for at least 7 years out of the 10-year study period. </w:t>
      </w:r>
      <w:r w:rsidR="002440E1" w:rsidRPr="00CA4945">
        <w:rPr>
          <w:color w:val="000000" w:themeColor="text1"/>
        </w:rPr>
        <w:t>Cumulative suitability was then determined for each pixel by summing the number of taxa that had suitable year-round habitat in that pixel</w:t>
      </w:r>
      <w:ins w:id="114" w:author="Amanda Droghini" w:date="2018-03-21T22:20:00Z">
        <w:r w:rsidR="00E32670">
          <w:rPr>
            <w:color w:val="000000" w:themeColor="text1"/>
          </w:rPr>
          <w:t>, and by averaging across the three ROMS</w:t>
        </w:r>
      </w:ins>
      <w:r w:rsidR="002440E1" w:rsidRPr="00CA4945">
        <w:rPr>
          <w:color w:val="000000" w:themeColor="text1"/>
        </w:rPr>
        <w:t xml:space="preserve">. </w:t>
      </w:r>
      <w:commentRangeStart w:id="115"/>
      <w:del w:id="116" w:author="Amanda Droghini" w:date="2018-03-21T22:20:00Z">
        <w:r w:rsidR="002440E1" w:rsidRPr="00CA4945" w:rsidDel="00E32670">
          <w:rPr>
            <w:color w:val="000000" w:themeColor="text1"/>
          </w:rPr>
          <w:delText xml:space="preserve">We expressed the change in number of taxa predicted to have year-round habitat by calculating the difference in number of taxa from current to </w:delText>
        </w:r>
        <w:r w:rsidR="002440E1" w:rsidRPr="00CA4945" w:rsidDel="00E32670">
          <w:rPr>
            <w:color w:val="000000" w:themeColor="text1"/>
            <w:highlight w:val="cyan"/>
          </w:rPr>
          <w:delText>mid-century</w:delText>
        </w:r>
        <w:r w:rsidR="002440E1" w:rsidRPr="00CA4945" w:rsidDel="00E32670">
          <w:rPr>
            <w:color w:val="000000" w:themeColor="text1"/>
          </w:rPr>
          <w:delText xml:space="preserve"> projections. </w:delText>
        </w:r>
        <w:commentRangeEnd w:id="115"/>
        <w:r w:rsidR="002440E1" w:rsidRPr="00CA4945" w:rsidDel="00E32670">
          <w:rPr>
            <w:rStyle w:val="CommentReference"/>
            <w:sz w:val="24"/>
            <w:szCs w:val="24"/>
          </w:rPr>
          <w:commentReference w:id="115"/>
        </w:r>
        <w:r w:rsidRPr="00CA4945" w:rsidDel="00E32670">
          <w:rPr>
            <w:color w:val="000000" w:themeColor="text1"/>
          </w:rPr>
          <w:delText xml:space="preserve">Positive change </w:delText>
        </w:r>
        <w:r w:rsidRPr="00CA4945" w:rsidDel="00E32670">
          <w:delText>values indicate that more taxa are predicted to have year-round survival in the future, compared to current predictions</w:delText>
        </w:r>
        <w:r w:rsidR="002440E1" w:rsidRPr="00CA4945" w:rsidDel="00E32670">
          <w:delText>, while</w:delText>
        </w:r>
        <w:r w:rsidRPr="00CA4945" w:rsidDel="00E32670">
          <w:delText xml:space="preserve"> the inverse is true for negative values. </w:delText>
        </w:r>
      </w:del>
      <w:del w:id="117" w:author="Amanda Droghini" w:date="2018-03-21T22:19:00Z">
        <w:r w:rsidRPr="00CA4945" w:rsidDel="00E32670">
          <w:delText xml:space="preserve">A value of zero indicates that the predicted number of taxa with year-round survival remains the same across both study periods. </w:delText>
        </w:r>
      </w:del>
      <w:r w:rsidRPr="00CA4945">
        <w:t xml:space="preserve">Lastly, we calculated the percent increase in suitable area by dividing the sum of pixels with </w:t>
      </w:r>
      <w:commentRangeStart w:id="118"/>
      <w:r w:rsidRPr="00CA4945">
        <w:t xml:space="preserve">positive change </w:t>
      </w:r>
      <w:commentRangeEnd w:id="118"/>
      <w:r w:rsidR="00E32670">
        <w:rPr>
          <w:rStyle w:val="CommentReference"/>
          <w:rFonts w:ascii="Arial" w:eastAsia="Arial" w:hAnsi="Arial" w:cs="Arial"/>
          <w:color w:val="000000"/>
          <w:lang w:val="en-US" w:eastAsia="en-US"/>
        </w:rPr>
        <w:commentReference w:id="118"/>
      </w:r>
      <w:r w:rsidRPr="00CA4945">
        <w:t xml:space="preserve">by the total number of pixels in our study area, and multiplying by 100. </w:t>
      </w:r>
      <w:commentRangeStart w:id="119"/>
      <w:r w:rsidRPr="00CA4945">
        <w:t xml:space="preserve">Percent decrease </w:t>
      </w:r>
      <w:commentRangeEnd w:id="119"/>
      <w:r w:rsidR="002440E1" w:rsidRPr="00CA4945">
        <w:rPr>
          <w:rStyle w:val="CommentReference"/>
          <w:sz w:val="24"/>
          <w:szCs w:val="24"/>
        </w:rPr>
        <w:commentReference w:id="119"/>
      </w:r>
      <w:del w:id="120" w:author="Amanda Droghini" w:date="2018-03-21T22:21:00Z">
        <w:r w:rsidRPr="00CA4945" w:rsidDel="00E32670">
          <w:delText>in suitable area</w:delText>
        </w:r>
      </w:del>
      <w:r w:rsidRPr="00CA4945">
        <w:t xml:space="preserve"> was similarly calculated</w:t>
      </w:r>
      <w:del w:id="121" w:author="Amanda Droghini" w:date="2018-03-21T22:21:00Z">
        <w:r w:rsidR="002440E1" w:rsidRPr="00CA4945" w:rsidDel="00E32670">
          <w:delText xml:space="preserve"> using the number of pixels with negative change as the numerator</w:delText>
        </w:r>
      </w:del>
      <w:r w:rsidRPr="00CA4945">
        <w:t>.</w:t>
      </w:r>
    </w:p>
    <w:p w14:paraId="2736D582" w14:textId="77777777" w:rsidR="00723773" w:rsidRPr="00CA4945" w:rsidRDefault="00874591" w:rsidP="00BB5655">
      <w:pPr>
        <w:pStyle w:val="Heading3"/>
      </w:pPr>
      <w:r w:rsidRPr="00CA4945">
        <w:t>Weekly Survival</w:t>
      </w:r>
    </w:p>
    <w:p w14:paraId="5CD83B41" w14:textId="36FD00AA" w:rsidR="003E2B38" w:rsidRPr="00CA4945" w:rsidRDefault="00874591" w:rsidP="00CA4945">
      <w:pPr>
        <w:spacing w:before="200" w:line="360" w:lineRule="auto"/>
        <w:contextualSpacing/>
      </w:pPr>
      <w:r w:rsidRPr="00CA4945">
        <w:t xml:space="preserve">For </w:t>
      </w:r>
      <w:r w:rsidR="002413AD" w:rsidRPr="00CA4945">
        <w:t xml:space="preserve">each </w:t>
      </w:r>
      <w:r w:rsidRPr="00CA4945">
        <w:t xml:space="preserve">week, a taxon was considered to have suitable survival habitat if its T-S requirements were met in at least one pixel of the Bering Sea. </w:t>
      </w:r>
      <w:r w:rsidR="002413AD" w:rsidRPr="00CA4945">
        <w:t xml:space="preserve">Weekly survival was </w:t>
      </w:r>
      <w:r w:rsidR="00CA4945">
        <w:t>then calculated</w:t>
      </w:r>
      <w:r w:rsidR="002413AD" w:rsidRPr="00CA4945">
        <w:t xml:space="preserve"> as the number of weeks per year identified as having suitable survival habitat, averaged across each 10-year study period. </w:t>
      </w:r>
      <w:r w:rsidRPr="00CA4945">
        <w:t xml:space="preserve">Unlike our year-round habitat analysis, where the same pixel had to remain suitable year-round, </w:t>
      </w:r>
      <w:r w:rsidR="002413AD" w:rsidRPr="00CA4945">
        <w:t xml:space="preserve">in this analysis </w:t>
      </w:r>
      <w:r w:rsidRPr="00CA4945">
        <w:t xml:space="preserve">we allowed suitable habitat to </w:t>
      </w:r>
      <w:r w:rsidRPr="00CA4945">
        <w:lastRenderedPageBreak/>
        <w:t xml:space="preserve">move in space from one week to the next. We summarized results across taxa by calculating </w:t>
      </w:r>
      <w:r w:rsidR="003E2B38" w:rsidRPr="00CA4945">
        <w:t>the cumulative weekly averages for all 42 taxa; pixel values therefore represent 'average suitable week x number of taxa', with a theoretical maximum valu</w:t>
      </w:r>
      <w:r w:rsidR="00E25C44" w:rsidRPr="00CA4945">
        <w:t>e of 2184 (52 weeks x 42 taxa).</w:t>
      </w:r>
    </w:p>
    <w:p w14:paraId="70BAD2DD" w14:textId="77777777" w:rsidR="00723773" w:rsidRPr="00CA4945" w:rsidRDefault="00874591" w:rsidP="00BB5655">
      <w:pPr>
        <w:pStyle w:val="Heading3"/>
      </w:pPr>
      <w:bookmarkStart w:id="122" w:name="_rop02eo1ktca" w:colFirst="0" w:colLast="0"/>
      <w:bookmarkEnd w:id="122"/>
      <w:r w:rsidRPr="00CA4945">
        <w:rPr>
          <w:highlight w:val="cyan"/>
        </w:rPr>
        <w:t>Reproductive</w:t>
      </w:r>
      <w:r w:rsidRPr="00CA4945">
        <w:t xml:space="preserve"> Suitability</w:t>
      </w:r>
    </w:p>
    <w:p w14:paraId="38C57520" w14:textId="27B572EA" w:rsidR="003E2B38" w:rsidRPr="00CA4945" w:rsidRDefault="00874591" w:rsidP="00CA4945">
      <w:pPr>
        <w:spacing w:before="200" w:line="360" w:lineRule="auto"/>
        <w:contextualSpacing/>
        <w:rPr>
          <w:color w:val="333333"/>
        </w:rPr>
      </w:pPr>
      <w:r w:rsidRPr="00CA4945">
        <w:rPr>
          <w:rFonts w:eastAsia="Calibri"/>
        </w:rPr>
        <w:t>For each taxon, we de</w:t>
      </w:r>
      <w:r w:rsidR="00105CD5" w:rsidRPr="00CA4945">
        <w:rPr>
          <w:rFonts w:eastAsia="Calibri"/>
        </w:rPr>
        <w:t>fi</w:t>
      </w:r>
      <w:r w:rsidRPr="00CA4945">
        <w:rPr>
          <w:rFonts w:eastAsia="Calibri"/>
        </w:rPr>
        <w:t>ned a pixel as having suitable reproductive habitat if the T-S values for that pixel were within the taxon’s repro</w:t>
      </w:r>
      <w:r w:rsidR="00F02B66" w:rsidRPr="00CA4945">
        <w:rPr>
          <w:rFonts w:eastAsia="Calibri"/>
        </w:rPr>
        <w:t>ductive T-S thresholds</w:t>
      </w:r>
      <w:r w:rsidR="00E25C44" w:rsidRPr="00CA4945">
        <w:rPr>
          <w:rFonts w:eastAsia="Calibri"/>
        </w:rPr>
        <w:t xml:space="preserve"> for at least one week of a calendar year</w:t>
      </w:r>
      <w:r w:rsidR="00F02B66" w:rsidRPr="00CA4945">
        <w:rPr>
          <w:rFonts w:eastAsia="Calibri"/>
        </w:rPr>
        <w:t xml:space="preserve">. For each year within our 10-year study periods, we </w:t>
      </w:r>
      <w:r w:rsidRPr="00CA4945">
        <w:rPr>
          <w:rFonts w:eastAsia="Calibri"/>
        </w:rPr>
        <w:t xml:space="preserve">calculated the number of consecutive weeks of suitable reproductive habitat, such that pixel values </w:t>
      </w:r>
      <w:r w:rsidRPr="00CA4945">
        <w:rPr>
          <w:rFonts w:eastAsia="Calibri"/>
          <w:color w:val="000000" w:themeColor="text1"/>
        </w:rPr>
        <w:t xml:space="preserve">could range from 0 to 52. For our analysis, we used the maximum number of consecutive weeks </w:t>
      </w:r>
      <w:r w:rsidR="004A259C" w:rsidRPr="00CA4945">
        <w:rPr>
          <w:color w:val="000000" w:themeColor="text1"/>
        </w:rPr>
        <w:t xml:space="preserve">within each 10-year study period as our metric; this value was calculated for each </w:t>
      </w:r>
      <w:r w:rsidR="00F02B66" w:rsidRPr="00CA4945">
        <w:rPr>
          <w:color w:val="000000" w:themeColor="text1"/>
        </w:rPr>
        <w:t>taxon and</w:t>
      </w:r>
      <w:r w:rsidR="004A259C" w:rsidRPr="00CA4945">
        <w:rPr>
          <w:color w:val="000000" w:themeColor="text1"/>
        </w:rPr>
        <w:t xml:space="preserve"> ROMS.</w:t>
      </w:r>
    </w:p>
    <w:p w14:paraId="71AE4DE9" w14:textId="77777777" w:rsidR="00723773" w:rsidRPr="00CA4945" w:rsidRDefault="00874591" w:rsidP="00BB5655">
      <w:pPr>
        <w:pStyle w:val="Heading2"/>
      </w:pPr>
      <w:bookmarkStart w:id="123" w:name="_3wi5gvsme5f5" w:colFirst="0" w:colLast="0"/>
      <w:bookmarkEnd w:id="123"/>
      <w:r w:rsidRPr="00CA4945">
        <w:t>Vessel traffic</w:t>
      </w:r>
    </w:p>
    <w:p w14:paraId="46EFE9C4" w14:textId="4B782D80" w:rsidR="00723773" w:rsidRPr="00CA4945" w:rsidRDefault="00874591" w:rsidP="00CA4945">
      <w:pPr>
        <w:spacing w:line="360" w:lineRule="auto"/>
        <w:contextualSpacing/>
      </w:pPr>
      <w:r w:rsidRPr="00CA4945">
        <w:t xml:space="preserve">We analyzed current vessel traffic and ballast water </w:t>
      </w:r>
      <w:r w:rsidR="001C6748">
        <w:t xml:space="preserve">discharge </w:t>
      </w:r>
      <w:r w:rsidRPr="00CA4945">
        <w:t xml:space="preserve">in the Bering Sea using two datasets: </w:t>
      </w:r>
      <w:r w:rsidR="00E25C44" w:rsidRPr="00CA4945">
        <w:t xml:space="preserve">the National Ballast Information Clearinghouse (NBIC) and </w:t>
      </w:r>
      <w:r w:rsidR="00C85BB3" w:rsidRPr="00CA4945">
        <w:t>Alaska’s Vessel Monitoring S</w:t>
      </w:r>
      <w:r w:rsidR="00E25C44" w:rsidRPr="00CA4945">
        <w:t>ystem (VMS)</w:t>
      </w:r>
      <w:r w:rsidRPr="00CA4945">
        <w:t xml:space="preserve">. These data allowed us to </w:t>
      </w:r>
      <w:r w:rsidR="004D0EA5">
        <w:t xml:space="preserve">quantify the magnitude and spatial pattern of traffic arriving at U.S. ports in the Bering Sea </w:t>
      </w:r>
      <w:r w:rsidRPr="00CA4945">
        <w:t>from</w:t>
      </w:r>
      <w:r w:rsidR="004D0EA5">
        <w:t xml:space="preserve"> fishing vessels and from large,</w:t>
      </w:r>
      <w:r w:rsidRPr="00CA4945">
        <w:t xml:space="preserve"> commercial vessels</w:t>
      </w:r>
      <w:r w:rsidR="004D0EA5">
        <w:t xml:space="preserve"> (&gt; 24 m)</w:t>
      </w:r>
      <w:r w:rsidRPr="00CA4945">
        <w:t>.</w:t>
      </w:r>
      <w:r w:rsidR="001C6748">
        <w:t xml:space="preserve"> First-order </w:t>
      </w:r>
      <w:r w:rsidR="001C6748">
        <w:rPr>
          <w:rFonts w:eastAsia="Arial Unicode MS"/>
        </w:rPr>
        <w:t>p</w:t>
      </w:r>
      <w:r w:rsidR="001C6748" w:rsidRPr="00CA4945">
        <w:rPr>
          <w:rFonts w:eastAsia="Arial Unicode MS"/>
        </w:rPr>
        <w:t>ort connections were examined using the circlize package (Gu 2014) in R Statistical Software ve</w:t>
      </w:r>
      <w:r w:rsidR="001C6748">
        <w:rPr>
          <w:rFonts w:eastAsia="Arial Unicode MS"/>
        </w:rPr>
        <w:t>rsion 3.3.2 (R Core Team 2016).</w:t>
      </w:r>
    </w:p>
    <w:p w14:paraId="7CE7E36F" w14:textId="77777777" w:rsidR="00723773" w:rsidRPr="00CA4945" w:rsidRDefault="00723773" w:rsidP="00CA4945">
      <w:pPr>
        <w:spacing w:line="360" w:lineRule="auto"/>
        <w:contextualSpacing/>
      </w:pPr>
    </w:p>
    <w:p w14:paraId="670D145B" w14:textId="2B70C0CE" w:rsidR="00723773" w:rsidRPr="00CA4945" w:rsidRDefault="00874591" w:rsidP="00CA4945">
      <w:pPr>
        <w:spacing w:line="360" w:lineRule="auto"/>
        <w:contextualSpacing/>
        <w:rPr>
          <w:rFonts w:eastAsia="Arial Unicode MS"/>
        </w:rPr>
      </w:pPr>
      <w:r w:rsidRPr="00CA4945">
        <w:t xml:space="preserve">NBIC data are publicly available (https://invasions.si.edu/nbic/search.html) reports of vessel landings and their ballast water activities. </w:t>
      </w:r>
      <w:r w:rsidR="000A2F1F" w:rsidRPr="00CA4945">
        <w:t>Most</w:t>
      </w:r>
      <w:r w:rsidRPr="00CA4945">
        <w:t xml:space="preserve"> large vessels </w:t>
      </w:r>
      <w:r w:rsidR="00735B12">
        <w:t xml:space="preserve">(&gt; 24 m) </w:t>
      </w:r>
      <w:r w:rsidRPr="00CA4945">
        <w:t>are required to report their ballast water exchanges when entering any port in the United States (USCG, 33 CFR Part 151). Because regulations have changed in the last decade, especially with respect to mandatory reporting by crude oil tankers (Verna et al. 2016), we only considered the three most recent, complete years (2014</w:t>
      </w:r>
      <w:r w:rsidR="00B70E62" w:rsidRPr="00CA4945">
        <w:t xml:space="preserve"> – </w:t>
      </w:r>
      <w:r w:rsidRPr="00CA4945">
        <w:t xml:space="preserve">2016). </w:t>
      </w:r>
      <w:del w:id="124" w:author="Amanda Droghini" w:date="2018-03-21T22:22:00Z">
        <w:r w:rsidRPr="00CA4945" w:rsidDel="00E32670">
          <w:delText>For vessel landings, w</w:delText>
        </w:r>
      </w:del>
      <w:ins w:id="125" w:author="Amanda Droghini" w:date="2018-03-21T22:22:00Z">
        <w:r w:rsidR="00E32670">
          <w:t>W</w:t>
        </w:r>
      </w:ins>
      <w:r w:rsidRPr="00CA4945">
        <w:t xml:space="preserve">e queried Ship Arrival Records </w:t>
      </w:r>
      <w:ins w:id="126" w:author="Amanda Droghini" w:date="2018-03-21T22:22:00Z">
        <w:r w:rsidR="00E32670">
          <w:t xml:space="preserve">and Ballast Tank Records </w:t>
        </w:r>
      </w:ins>
      <w:r w:rsidRPr="00CA4945">
        <w:t>from the NBIC data portal for any vessel arriving in Alaska from 01 January 2014 to 31 December 2016. Records without a port name were removed (</w:t>
      </w:r>
      <w:r w:rsidRPr="00CA4945">
        <w:rPr>
          <w:i/>
        </w:rPr>
        <w:t>N</w:t>
      </w:r>
      <w:r w:rsidRPr="00CA4945">
        <w:t>=13)</w:t>
      </w:r>
      <w:del w:id="127" w:author="Amanda Droghini" w:date="2018-03-21T22:22:00Z">
        <w:r w:rsidRPr="00CA4945" w:rsidDel="00E32670">
          <w:delText>,</w:delText>
        </w:r>
      </w:del>
      <w:del w:id="128" w:author="Amanda Droghini" w:date="2018-03-21T22:21:00Z">
        <w:r w:rsidRPr="00CA4945" w:rsidDel="00E32670">
          <w:delText xml:space="preserve"> and spellings for each port were standardized</w:delText>
        </w:r>
      </w:del>
      <w:r w:rsidRPr="00CA4945">
        <w:t>. Ports in Alaska were binned int</w:t>
      </w:r>
      <w:r w:rsidR="00D02E89" w:rsidRPr="00CA4945">
        <w:t xml:space="preserve">o one of the following regions: </w:t>
      </w:r>
      <w:r w:rsidRPr="00CA4945">
        <w:rPr>
          <w:rFonts w:eastAsia="Arial Unicode MS"/>
        </w:rPr>
        <w:t xml:space="preserve">Arctic, Bering Sea / Aleutian Islands (BSAI), Gulf of Alaska (GOA), </w:t>
      </w:r>
      <w:r w:rsidRPr="00CA4945">
        <w:rPr>
          <w:rFonts w:eastAsia="Arial Unicode MS"/>
          <w:color w:val="000000" w:themeColor="text1"/>
        </w:rPr>
        <w:t xml:space="preserve">or Southeast Alaska (SEAK). </w:t>
      </w:r>
      <w:r w:rsidR="0069134C" w:rsidRPr="00CA4945">
        <w:rPr>
          <w:color w:val="000000" w:themeColor="text1"/>
        </w:rPr>
        <w:t>Source ports with fewer than five trips reported were binned in a group labeled “Other”.</w:t>
      </w:r>
      <w:del w:id="129" w:author="Amanda Droghini" w:date="2018-03-21T22:22:00Z">
        <w:r w:rsidR="0069134C" w:rsidRPr="00CA4945" w:rsidDel="00E32670">
          <w:rPr>
            <w:color w:val="000000" w:themeColor="text1"/>
          </w:rPr>
          <w:delText xml:space="preserve"> </w:delText>
        </w:r>
        <w:r w:rsidRPr="00CA4945" w:rsidDel="00E32670">
          <w:rPr>
            <w:rFonts w:eastAsia="Arial Unicode MS"/>
          </w:rPr>
          <w:delText>For ballast water volumes and their sources, we queried Ballast Tank Records from the NBIC data portal with the same locale and date</w:delText>
        </w:r>
        <w:r w:rsidR="00757DB6" w:rsidDel="00E32670">
          <w:rPr>
            <w:rFonts w:eastAsia="Arial Unicode MS"/>
          </w:rPr>
          <w:delText xml:space="preserve"> parameters as described above.</w:delText>
        </w:r>
      </w:del>
    </w:p>
    <w:p w14:paraId="7BD2CAC9" w14:textId="77777777" w:rsidR="00723773" w:rsidRPr="00CA4945" w:rsidRDefault="00723773" w:rsidP="00CA4945">
      <w:pPr>
        <w:spacing w:line="360" w:lineRule="auto"/>
        <w:contextualSpacing/>
      </w:pPr>
    </w:p>
    <w:p w14:paraId="60BA7827" w14:textId="3D983FF1" w:rsidR="00723773" w:rsidRPr="00CA4945" w:rsidRDefault="00757DB6" w:rsidP="00757DB6">
      <w:pPr>
        <w:spacing w:line="360" w:lineRule="auto"/>
        <w:contextualSpacing/>
      </w:pPr>
      <w:r>
        <w:t xml:space="preserve">While the NBIC provides data on large, commercial vessels, it does not apply to smaller vessels </w:t>
      </w:r>
      <w:r w:rsidRPr="00757DB6">
        <w:t>≤</w:t>
      </w:r>
      <w:r>
        <w:t xml:space="preserve"> 24 m long. Therefore, we relied on VMS data from Alaska to examine patterns of fishing vessel traffic. </w:t>
      </w:r>
      <w:r w:rsidR="00E25C44" w:rsidRPr="00CA4945">
        <w:t>Current regulations by the National Marine Fisheries Service (NMFS) require VMS reporting by all fishing vessels that target walleye pollock, Pacific cod, Atka mackerel, and crab i</w:t>
      </w:r>
      <w:r w:rsidR="0069134C" w:rsidRPr="00CA4945">
        <w:t xml:space="preserve">n the BSAI and the GOA </w:t>
      </w:r>
      <w:r w:rsidR="00874591" w:rsidRPr="00CA4945">
        <w:t xml:space="preserve">(Spalding 2016). These locations are transmitted at 30-minute intervals. For consistency with the NBIC data, we examined all trips by vessels with VMS from 2014 – 2016, using methods from Watson and Haynie </w:t>
      </w:r>
      <w:r w:rsidR="001B0CB7">
        <w:fldChar w:fldCharType="begin" w:fldLock="1"/>
      </w:r>
      <w:r w:rsidR="001B0CB7">
        <w:instrText>ADDIN CSL_CITATION { "citationItems" : [ { "id" : "ITEM-1", "itemData" : { "DOI" : "10.1371/journal.pone.0165173", "ISSN" : "19326203", "author" : [ { "dropping-particle" : "", "family" : "Watson", "given" : "Jordan T.", "non-dropping-particle" : "", "parse-names" : false, "suffix" : "" }, { "dropping-particle" : "", "family" : "Haynie", "given" : "Alan C.", "non-dropping-particle" : "", "parse-names" : false, "suffix" : "" } ], "container-title" : "PLoS ONE", "id" : "ITEM-1", "issue" : "10", "issued" : { "date-parts" : [ [ "2016" ] ] }, "page" : "1-20", "title" : "Using vessel monitoring system data to identify and characterize trips made by fishing vessels in the United States North Pacific", "type" : "article-journal", "volume" : "11" }, "suppress-author" : 1, "uris" : [ "http://www.mendeley.com/documents/?uuid=f7d6e27a-c2db-4633-a84e-484be448f23d" ] } ], "mendeley" : { "formattedCitation" : "(2016)", "plainTextFormattedCitation" : "(2016)", "previouslyFormattedCitation" : "(2016)" }, "properties" : {  }, "schema" : "https://github.com/citation-style-language/schema/raw/master/csl-citation.json" }</w:instrText>
      </w:r>
      <w:r w:rsidR="001B0CB7">
        <w:fldChar w:fldCharType="separate"/>
      </w:r>
      <w:r w:rsidR="001B0CB7" w:rsidRPr="001B0CB7">
        <w:rPr>
          <w:noProof/>
        </w:rPr>
        <w:t>(2016)</w:t>
      </w:r>
      <w:r w:rsidR="001B0CB7">
        <w:fldChar w:fldCharType="end"/>
      </w:r>
      <w:r w:rsidR="00874591" w:rsidRPr="00CA4945">
        <w:t>. We analyzed a total of 4133 trips by 566 vessels during this time. Port connections with fewer than 3 different vessels were omitted according to confidentiality rules.</w:t>
      </w:r>
    </w:p>
    <w:p w14:paraId="2F9B6E71" w14:textId="77777777" w:rsidR="00025CF5" w:rsidRPr="00CA4945" w:rsidRDefault="00025CF5" w:rsidP="00CA4945">
      <w:pPr>
        <w:spacing w:line="360" w:lineRule="auto"/>
        <w:contextualSpacing/>
      </w:pPr>
    </w:p>
    <w:p w14:paraId="4A68D528" w14:textId="512BD4B0" w:rsidR="00C85BB3" w:rsidRPr="00757DB6" w:rsidRDefault="00B70E62" w:rsidP="00757DB6">
      <w:pPr>
        <w:spacing w:line="360" w:lineRule="auto"/>
        <w:contextualSpacing/>
        <w:rPr>
          <w:rFonts w:eastAsia="Arial Unicode MS"/>
        </w:rPr>
      </w:pPr>
      <w:r>
        <w:t>S</w:t>
      </w:r>
      <w:r w:rsidR="00874591" w:rsidRPr="00CA4945">
        <w:t xml:space="preserve">ome U.S. fishing vessels appeared in both the </w:t>
      </w:r>
      <w:r>
        <w:t xml:space="preserve">NBIC and the VMS databases, but are not easily queried because ‘Fishing’ is not a vessel type category in </w:t>
      </w:r>
      <w:r w:rsidRPr="00CA4945">
        <w:t xml:space="preserve">the NBIC database. </w:t>
      </w:r>
      <w:r>
        <w:t>To identify these records,</w:t>
      </w:r>
      <w:r w:rsidR="00874591" w:rsidRPr="00CA4945">
        <w:t xml:space="preserve"> we used their co-occurrence to </w:t>
      </w:r>
      <w:r>
        <w:t xml:space="preserve">create a ‘Fishing’ vessel type, thereby </w:t>
      </w:r>
      <w:r w:rsidR="00874591" w:rsidRPr="00CA4945">
        <w:t>removing these ve</w:t>
      </w:r>
      <w:r>
        <w:t>ssels from the ‘Other’ category</w:t>
      </w:r>
      <w:r w:rsidR="00874591" w:rsidRPr="00CA4945">
        <w:t>. These vessels were identified by linking NMFS fishing permit and U.S. Coast Guard numbers to the International Maritime Organization (IMO) vessel identifiers in the NBIC data via a NMFS vessel database (st.nmfs.noaa.gov/co</w:t>
      </w:r>
      <w:r>
        <w:t>ast-guard-vessel-search/index).</w:t>
      </w:r>
    </w:p>
    <w:p w14:paraId="60EFCA99" w14:textId="77777777" w:rsidR="00723773" w:rsidRPr="00CA4945" w:rsidRDefault="00874591" w:rsidP="00BB5655">
      <w:pPr>
        <w:pStyle w:val="Heading1"/>
      </w:pPr>
      <w:bookmarkStart w:id="130" w:name="_5gdnwtfpo87" w:colFirst="0" w:colLast="0"/>
      <w:bookmarkEnd w:id="130"/>
      <w:r w:rsidRPr="00CA4945">
        <w:t xml:space="preserve">Results </w:t>
      </w:r>
    </w:p>
    <w:p w14:paraId="6A3C351C" w14:textId="3193614E" w:rsidR="00723773" w:rsidRPr="00CA4945" w:rsidRDefault="00874591" w:rsidP="00CA4945">
      <w:pPr>
        <w:spacing w:before="200" w:line="360" w:lineRule="auto"/>
        <w:contextualSpacing/>
        <w:rPr>
          <w:highlight w:val="white"/>
          <w:u w:val="single"/>
        </w:rPr>
      </w:pPr>
      <w:r w:rsidRPr="00CA4945">
        <w:rPr>
          <w:color w:val="FF0000"/>
        </w:rPr>
        <w:t>Describe max/min water temperature threshold (minimum temperature thresholds ranged from -2C to …)</w:t>
      </w:r>
      <w:r w:rsidR="0021164D" w:rsidRPr="00CA4945">
        <w:rPr>
          <w:highlight w:val="yellow"/>
        </w:rPr>
        <w:t xml:space="preserve"> talk about median? summer temps. </w:t>
      </w:r>
      <w:r w:rsidR="00AC39F9" w:rsidRPr="00CA4945">
        <w:t xml:space="preserve">. </w:t>
      </w:r>
      <w:commentRangeStart w:id="131"/>
      <w:ins w:id="132" w:author="Amanda Droghini" w:date="2018-02-08T21:44:00Z">
        <w:r w:rsidR="00AC39F9">
          <w:t>1/3 of the taxa we considered had minimum temperature toleranc</w:t>
        </w:r>
      </w:ins>
      <w:ins w:id="133" w:author="Amanda Droghini" w:date="2018-02-08T21:45:00Z">
        <w:r w:rsidR="00AC39F9">
          <w:t>es</w:t>
        </w:r>
      </w:ins>
      <w:ins w:id="134" w:author="Amanda Droghini" w:date="2018-02-08T21:44:00Z">
        <w:r w:rsidR="00AC39F9">
          <w:t xml:space="preserve"> </w:t>
        </w:r>
      </w:ins>
      <w:ins w:id="135" w:author="Amanda Droghini" w:date="2018-02-08T21:45:00Z">
        <w:r w:rsidR="00AC39F9">
          <w:t xml:space="preserve">of 0C </w:t>
        </w:r>
        <w:commentRangeEnd w:id="131"/>
        <w:r w:rsidR="00AC39F9">
          <w:rPr>
            <w:rStyle w:val="CommentReference"/>
          </w:rPr>
          <w:commentReference w:id="131"/>
        </w:r>
      </w:ins>
    </w:p>
    <w:p w14:paraId="22CE51BC" w14:textId="5C76709F" w:rsidR="00723773" w:rsidRPr="00CA4945" w:rsidRDefault="00874591" w:rsidP="00BB5655">
      <w:pPr>
        <w:pStyle w:val="Heading2"/>
        <w:rPr>
          <w:highlight w:val="white"/>
        </w:rPr>
      </w:pPr>
      <w:r w:rsidRPr="00CA4945">
        <w:rPr>
          <w:highlight w:val="white"/>
        </w:rPr>
        <w:t>Survival</w:t>
      </w:r>
    </w:p>
    <w:p w14:paraId="7EED0216" w14:textId="268937B5" w:rsidR="00593EEE" w:rsidRPr="00FE742F" w:rsidRDefault="00593EEE" w:rsidP="00FE742F">
      <w:pPr>
        <w:spacing w:before="200" w:line="360" w:lineRule="auto"/>
        <w:contextualSpacing/>
      </w:pPr>
      <w:r>
        <w:rPr>
          <w:rFonts w:eastAsia="Calibri"/>
          <w:highlight w:val="white"/>
        </w:rPr>
        <w:t xml:space="preserve">Of the 42 taxa we assessed, 34 were predicted to have suitable year-round conditions in at least one pixel in the Bering Sea (Figure 2). </w:t>
      </w:r>
      <w:r>
        <w:t xml:space="preserve">Predicted NIS richness exhibited a strong latitudinal pattern. Our models predict that the </w:t>
      </w:r>
      <w:r w:rsidRPr="00CA4945">
        <w:rPr>
          <w:rFonts w:eastAsia="Calibri"/>
          <w:highlight w:val="white"/>
        </w:rPr>
        <w:t>southeastern Bering Sea</w:t>
      </w:r>
      <w:r>
        <w:rPr>
          <w:rFonts w:eastAsia="Calibri"/>
          <w:highlight w:val="white"/>
        </w:rPr>
        <w:t xml:space="preserve">, including </w:t>
      </w:r>
      <w:r w:rsidRPr="00CA4945">
        <w:rPr>
          <w:rFonts w:eastAsia="Calibri"/>
          <w:highlight w:val="white"/>
        </w:rPr>
        <w:t>the</w:t>
      </w:r>
      <w:r>
        <w:rPr>
          <w:rFonts w:eastAsia="Calibri"/>
          <w:highlight w:val="white"/>
        </w:rPr>
        <w:t xml:space="preserve"> coastlines of the</w:t>
      </w:r>
      <w:r w:rsidRPr="00CA4945">
        <w:rPr>
          <w:rFonts w:eastAsia="Calibri"/>
          <w:highlight w:val="white"/>
        </w:rPr>
        <w:t xml:space="preserve"> Aleutian Islands</w:t>
      </w:r>
      <w:r>
        <w:rPr>
          <w:rFonts w:eastAsia="Calibri"/>
          <w:highlight w:val="white"/>
        </w:rPr>
        <w:t xml:space="preserve"> and most of the </w:t>
      </w:r>
      <w:r w:rsidRPr="00CA4945">
        <w:rPr>
          <w:rFonts w:eastAsia="Calibri"/>
          <w:highlight w:val="white"/>
        </w:rPr>
        <w:t xml:space="preserve">Alaska Peninsula, </w:t>
      </w:r>
      <w:r>
        <w:rPr>
          <w:rFonts w:eastAsia="Calibri"/>
        </w:rPr>
        <w:t>can</w:t>
      </w:r>
      <w:r>
        <w:rPr>
          <w:rFonts w:eastAsia="Calibri"/>
          <w:highlight w:val="white"/>
        </w:rPr>
        <w:t xml:space="preserve"> support the highest number of NIS</w:t>
      </w:r>
      <w:r w:rsidRPr="00CA4945">
        <w:rPr>
          <w:rFonts w:eastAsia="Calibri"/>
          <w:highlight w:val="white"/>
        </w:rPr>
        <w:t xml:space="preserve"> </w:t>
      </w:r>
      <w:r w:rsidRPr="00CA4945">
        <w:rPr>
          <w:rFonts w:eastAsia="Calibri"/>
        </w:rPr>
        <w:t xml:space="preserve">(Figure 2). </w:t>
      </w:r>
      <w:r w:rsidRPr="00CA4945">
        <w:t>The northern Bering Sea (</w:t>
      </w:r>
      <w:r w:rsidRPr="00CA4945">
        <w:rPr>
          <w:highlight w:val="red"/>
        </w:rPr>
        <w:t>above 58°N</w:t>
      </w:r>
      <w:r w:rsidRPr="00CA4945">
        <w:t xml:space="preserve">) remains unsuitable </w:t>
      </w:r>
      <w:r>
        <w:t xml:space="preserve">for </w:t>
      </w:r>
      <w:r w:rsidR="00FE742F">
        <w:t>most</w:t>
      </w:r>
      <w:r>
        <w:t xml:space="preserve"> NIS</w:t>
      </w:r>
      <w:r w:rsidRPr="00CA4945">
        <w:t xml:space="preserve"> </w:t>
      </w:r>
      <w:r w:rsidRPr="00FE742F">
        <w:t>(Fig</w:t>
      </w:r>
      <w:r w:rsidR="00FE742F" w:rsidRPr="00FE742F">
        <w:t>ure</w:t>
      </w:r>
      <w:r w:rsidRPr="00FE742F">
        <w:t xml:space="preserve"> 2).</w:t>
      </w:r>
      <w:r w:rsidRPr="00CA4945">
        <w:t xml:space="preserve"> </w:t>
      </w:r>
      <w:commentRangeStart w:id="136"/>
      <w:r>
        <w:rPr>
          <w:rFonts w:eastAsia="Calibri"/>
        </w:rPr>
        <w:t>Species with max salinity tolerances &lt;=30ppt have little survival habitat.</w:t>
      </w:r>
      <w:commentRangeEnd w:id="136"/>
      <w:r>
        <w:rPr>
          <w:rStyle w:val="CommentReference"/>
          <w:rFonts w:ascii="Arial" w:eastAsia="Arial" w:hAnsi="Arial" w:cs="Arial"/>
          <w:color w:val="000000"/>
          <w:lang w:val="en-US" w:eastAsia="en-US"/>
        </w:rPr>
        <w:commentReference w:id="136"/>
      </w:r>
      <w:r>
        <w:rPr>
          <w:rFonts w:eastAsia="Calibri"/>
        </w:rPr>
        <w:t xml:space="preserve"> </w:t>
      </w:r>
      <w:r w:rsidRPr="00CA4945">
        <w:rPr>
          <w:rFonts w:eastAsia="Calibri"/>
        </w:rPr>
        <w:t xml:space="preserve">In general, the ROMS </w:t>
      </w:r>
      <w:r w:rsidRPr="00CA4945">
        <w:rPr>
          <w:rFonts w:eastAsia="Calibri"/>
        </w:rPr>
        <w:lastRenderedPageBreak/>
        <w:t xml:space="preserve">project a northward expansion of suitable habitat in the southeastern Bering Sea, and eastward into Bristol Bay </w:t>
      </w:r>
      <w:commentRangeStart w:id="137"/>
      <w:r w:rsidRPr="00CA4945">
        <w:rPr>
          <w:rFonts w:eastAsia="Calibri"/>
        </w:rPr>
        <w:t xml:space="preserve">(Figure </w:t>
      </w:r>
      <w:r w:rsidR="00FE742F">
        <w:rPr>
          <w:rFonts w:eastAsia="Calibri"/>
        </w:rPr>
        <w:t>3</w:t>
      </w:r>
      <w:r w:rsidRPr="00CA4945">
        <w:rPr>
          <w:rFonts w:eastAsia="Calibri"/>
        </w:rPr>
        <w:t>)</w:t>
      </w:r>
      <w:commentRangeEnd w:id="137"/>
      <w:r w:rsidR="00FE742F">
        <w:rPr>
          <w:rStyle w:val="CommentReference"/>
          <w:rFonts w:ascii="Arial" w:eastAsia="Arial" w:hAnsi="Arial" w:cs="Arial"/>
          <w:color w:val="000000"/>
          <w:lang w:val="en-US" w:eastAsia="en-US"/>
        </w:rPr>
        <w:commentReference w:id="137"/>
      </w:r>
      <w:r w:rsidRPr="00CA4945">
        <w:rPr>
          <w:rFonts w:eastAsia="Calibri"/>
        </w:rPr>
        <w:t xml:space="preserve">. By 2039, </w:t>
      </w:r>
      <w:commentRangeStart w:id="138"/>
      <w:r w:rsidR="00FE742F">
        <w:rPr>
          <w:rFonts w:eastAsia="Calibri"/>
        </w:rPr>
        <w:t>76.6%</w:t>
      </w:r>
      <w:commentRangeEnd w:id="138"/>
      <w:r w:rsidR="00FE742F">
        <w:rPr>
          <w:rStyle w:val="CommentReference"/>
          <w:rFonts w:ascii="Arial" w:eastAsia="Arial" w:hAnsi="Arial" w:cs="Arial"/>
          <w:color w:val="000000"/>
          <w:lang w:val="en-US" w:eastAsia="en-US"/>
        </w:rPr>
        <w:commentReference w:id="138"/>
      </w:r>
      <w:r w:rsidRPr="00CA4945">
        <w:rPr>
          <w:rFonts w:eastAsia="Calibri"/>
        </w:rPr>
        <w:t xml:space="preserve"> of the Bering Sea shelf is predicted to </w:t>
      </w:r>
      <w:r w:rsidR="00FE742F">
        <w:rPr>
          <w:rFonts w:eastAsia="Calibri"/>
        </w:rPr>
        <w:t>switch from un</w:t>
      </w:r>
      <w:r w:rsidRPr="00CA4945">
        <w:rPr>
          <w:rFonts w:eastAsia="Calibri"/>
        </w:rPr>
        <w:t xml:space="preserve">suitable </w:t>
      </w:r>
      <w:r w:rsidR="00FE742F">
        <w:rPr>
          <w:rFonts w:eastAsia="Calibri"/>
        </w:rPr>
        <w:t xml:space="preserve">to suitable </w:t>
      </w:r>
      <w:r w:rsidRPr="00CA4945">
        <w:rPr>
          <w:rFonts w:eastAsia="Calibri"/>
        </w:rPr>
        <w:t xml:space="preserve">for at least one </w:t>
      </w:r>
      <w:r>
        <w:rPr>
          <w:rFonts w:eastAsia="Calibri"/>
        </w:rPr>
        <w:t>NIS</w:t>
      </w:r>
      <w:r w:rsidRPr="00CA4945">
        <w:rPr>
          <w:rFonts w:eastAsia="Calibri"/>
        </w:rPr>
        <w:t xml:space="preserve">. In contrast, </w:t>
      </w:r>
      <w:r w:rsidR="00FE742F">
        <w:rPr>
          <w:rFonts w:eastAsia="Calibri"/>
        </w:rPr>
        <w:t>only</w:t>
      </w:r>
      <w:r w:rsidRPr="00CA4945">
        <w:rPr>
          <w:rFonts w:eastAsia="Calibri"/>
        </w:rPr>
        <w:t xml:space="preserve"> 7</w:t>
      </w:r>
      <w:r w:rsidR="00FE742F">
        <w:rPr>
          <w:rFonts w:eastAsia="Calibri"/>
        </w:rPr>
        <w:t>.5%</w:t>
      </w:r>
      <w:r w:rsidRPr="00CA4945">
        <w:rPr>
          <w:rFonts w:eastAsia="Calibri"/>
        </w:rPr>
        <w:t xml:space="preserve"> is expected to switch from suitable to unsuitable. </w:t>
      </w:r>
      <w:r w:rsidR="00FE742F">
        <w:rPr>
          <w:rFonts w:eastAsia="Calibri"/>
        </w:rPr>
        <w:t>O</w:t>
      </w:r>
      <w:r w:rsidRPr="00CA4945">
        <w:t xml:space="preserve">ne additional </w:t>
      </w:r>
      <w:r>
        <w:t>NIS</w:t>
      </w:r>
      <w:r w:rsidRPr="00CA4945">
        <w:t xml:space="preserve"> </w:t>
      </w:r>
      <w:r>
        <w:t xml:space="preserve">is expected </w:t>
      </w:r>
      <w:r w:rsidRPr="00CA4945">
        <w:t>to</w:t>
      </w:r>
      <w:r>
        <w:t xml:space="preserve"> be able to</w:t>
      </w:r>
      <w:r w:rsidRPr="00CA4945">
        <w:t xml:space="preserve"> survive year-round</w:t>
      </w:r>
      <w:r>
        <w:rPr>
          <w:rFonts w:eastAsia="Calibri"/>
        </w:rPr>
        <w:t xml:space="preserve"> by </w:t>
      </w:r>
      <w:r w:rsidRPr="00CA4945">
        <w:t>mid-c</w:t>
      </w:r>
      <w:r w:rsidR="00FE742F">
        <w:t>entury</w:t>
      </w:r>
      <w:r>
        <w:rPr>
          <w:rFonts w:eastAsia="Calibri"/>
        </w:rPr>
        <w:t xml:space="preserve">. </w:t>
      </w:r>
    </w:p>
    <w:p w14:paraId="0561FEC7" w14:textId="1B77D3A4" w:rsidR="00593EEE" w:rsidRPr="00125B66" w:rsidDel="00125B66" w:rsidRDefault="00593EEE" w:rsidP="00593EEE">
      <w:pPr>
        <w:spacing w:before="200" w:line="360" w:lineRule="auto"/>
        <w:contextualSpacing/>
        <w:rPr>
          <w:del w:id="139" w:author="Amanda Droghini" w:date="2018-02-17T08:51:00Z"/>
        </w:rPr>
      </w:pPr>
      <w:r>
        <w:rPr>
          <w:rFonts w:eastAsia="Calibri"/>
        </w:rPr>
        <w:tab/>
      </w:r>
    </w:p>
    <w:p w14:paraId="6575F64F" w14:textId="77777777" w:rsidR="00593EEE" w:rsidRPr="00CA4945" w:rsidDel="00125B66" w:rsidRDefault="00593EEE" w:rsidP="00593EEE">
      <w:pPr>
        <w:spacing w:line="360" w:lineRule="auto"/>
        <w:contextualSpacing/>
        <w:rPr>
          <w:del w:id="140" w:author="Amanda Droghini" w:date="2018-02-17T08:51:00Z"/>
          <w:rFonts w:eastAsia="Calibri"/>
          <w:color w:val="222222"/>
          <w:highlight w:val="red"/>
        </w:rPr>
      </w:pPr>
    </w:p>
    <w:p w14:paraId="79771953" w14:textId="77777777" w:rsidR="00593EEE" w:rsidDel="00125B66" w:rsidRDefault="00593EEE">
      <w:pPr>
        <w:spacing w:before="200" w:line="360" w:lineRule="auto"/>
        <w:ind w:firstLine="0"/>
        <w:contextualSpacing/>
        <w:rPr>
          <w:del w:id="141" w:author="Amanda Droghini" w:date="2018-02-17T08:51:00Z"/>
        </w:rPr>
        <w:pPrChange w:id="142" w:author="Amanda Droghini" w:date="2018-02-17T08:51:00Z">
          <w:pPr>
            <w:spacing w:before="200" w:line="360" w:lineRule="auto"/>
            <w:contextualSpacing/>
          </w:pPr>
        </w:pPrChange>
      </w:pPr>
      <w:del w:id="143" w:author="Amanda Droghini" w:date="2018-02-17T08:51:00Z">
        <w:r w:rsidRPr="00CA4945" w:rsidDel="00125B66">
          <w:delText>Trends in weekly suitability follow a similar spatial pattern as year-round survival, with a few important distinctions. When examined on a weekly basis, suitable habitat for many taxa extends farther north and west, where it meets the edge of the continental shelf (</w:delText>
        </w:r>
        <w:r w:rsidRPr="00CA4945" w:rsidDel="00125B66">
          <w:rPr>
            <w:highlight w:val="yellow"/>
          </w:rPr>
          <w:delText>Supplementary Figure?</w:delText>
        </w:r>
        <w:r w:rsidRPr="00CA4945" w:rsidDel="00125B66">
          <w:delText xml:space="preserve">). In contrast to our year-round survival models, most of Bristol Bay was classified as highly suitable habitat. Norton Sound and the Gulf of Anadyr remain unsuitable for almost all taxa. </w:delText>
        </w:r>
      </w:del>
    </w:p>
    <w:p w14:paraId="399BC9B2" w14:textId="6F7BE42A" w:rsidR="00BB5655" w:rsidRPr="00CA4945" w:rsidRDefault="000C2CEA" w:rsidP="00593EEE">
      <w:pPr>
        <w:spacing w:before="200" w:line="360" w:lineRule="auto"/>
        <w:ind w:firstLine="0"/>
        <w:contextualSpacing/>
      </w:pPr>
      <w:r>
        <w:t>Of the taxa that cannot survive year-round</w:t>
      </w:r>
      <w:r w:rsidRPr="00CA4945">
        <w:t>, all ha</w:t>
      </w:r>
      <w:r>
        <w:t>ve</w:t>
      </w:r>
      <w:r w:rsidRPr="00CA4945">
        <w:t xml:space="preserve"> suitable habitat for at least six weeks during early July to mid-August (weeks 28 to 33; </w:t>
      </w:r>
      <w:commentRangeStart w:id="144"/>
      <w:r w:rsidRPr="00CA4945">
        <w:t>Figure 4</w:t>
      </w:r>
      <w:commentRangeEnd w:id="144"/>
      <w:r w:rsidRPr="00CA4945">
        <w:commentReference w:id="144"/>
      </w:r>
      <w:r w:rsidRPr="00CA4945">
        <w:t>)</w:t>
      </w:r>
      <w:r>
        <w:t xml:space="preserve">. but for the most part habitat is unsuitable </w:t>
      </w:r>
      <w:r w:rsidRPr="00CA4945">
        <w:t>from December to early May (weeks 49 to 19), when temperatures</w:t>
      </w:r>
      <w:r w:rsidR="006466BF">
        <w:t xml:space="preserve"> in the upper water column fall</w:t>
      </w:r>
      <w:r w:rsidRPr="00CA4945">
        <w:t xml:space="preserve"> </w:t>
      </w:r>
      <w:del w:id="145" w:author="Amanda Droghini" w:date="2018-03-16T10:20:00Z">
        <w:r w:rsidRPr="00CA4945" w:rsidDel="00063D00">
          <w:rPr>
            <w:highlight w:val="red"/>
          </w:rPr>
          <w:delText>are</w:delText>
        </w:r>
      </w:del>
      <w:r w:rsidRPr="00CA4945">
        <w:rPr>
          <w:highlight w:val="red"/>
        </w:rPr>
        <w:t xml:space="preserve"> below 1°C</w:t>
      </w:r>
      <w:r>
        <w:t xml:space="preserve"> (Figure 4).</w:t>
      </w:r>
      <w:r w:rsidR="00125B66">
        <w:t xml:space="preserve"> </w:t>
      </w:r>
    </w:p>
    <w:p w14:paraId="2895873C" w14:textId="77777777" w:rsidR="00BB5655" w:rsidRPr="00CA4945" w:rsidRDefault="00BB5655" w:rsidP="00CA4945">
      <w:pPr>
        <w:spacing w:before="200" w:line="360" w:lineRule="auto"/>
        <w:contextualSpacing/>
      </w:pPr>
    </w:p>
    <w:p w14:paraId="3F116B7C" w14:textId="05F47DAB" w:rsidR="00723773" w:rsidRPr="00CA4945" w:rsidDel="00E25C44" w:rsidRDefault="00874591" w:rsidP="00BB5655">
      <w:pPr>
        <w:pStyle w:val="Heading2"/>
        <w:rPr>
          <w:del w:id="146" w:author="Amanda Droghini" w:date="2018-02-04T09:17:00Z"/>
        </w:rPr>
      </w:pPr>
      <w:commentRangeStart w:id="147"/>
      <w:del w:id="148" w:author="Amanda Droghini" w:date="2018-02-04T09:17:00Z">
        <w:r w:rsidRPr="00CA4945" w:rsidDel="00E25C44">
          <w:delText>When comparing our yearly and weekly habitat suitability models, we identified a discrepancy between the number of species projected to have suitable year-round habitat and the number of species projected to have suitable habitat for every week of the year. Two species (</w:delText>
        </w:r>
        <w:r w:rsidRPr="00CA4945" w:rsidDel="00E25C44">
          <w:rPr>
            <w:i/>
          </w:rPr>
          <w:delText xml:space="preserve">Hediste diadroma </w:delText>
        </w:r>
        <w:r w:rsidRPr="00CA4945" w:rsidDel="00E25C44">
          <w:delText xml:space="preserve">and </w:delText>
        </w:r>
        <w:r w:rsidRPr="00CA4945" w:rsidDel="00E25C44">
          <w:rPr>
            <w:i/>
          </w:rPr>
          <w:delText>Molgula manhattensis</w:delText>
        </w:r>
        <w:r w:rsidRPr="00CA4945" w:rsidDel="00E25C44">
          <w:delText>) were identified during the year-round habitat analysis as not having suitable habitat, but during the weekly habitat analysis, were classified as having suitable habitat for every week of the year. Given our definitions of year-round and weekly suitability, this discrepancy suggests that suitable habitat for these species depends on their ability to move to suitable environments, because no single pixel was found to provide suitable conditions year-round.</w:delText>
        </w:r>
      </w:del>
    </w:p>
    <w:p w14:paraId="1A555070" w14:textId="77777777" w:rsidR="00723773" w:rsidRPr="00CA4945" w:rsidRDefault="00874591" w:rsidP="00BB5655">
      <w:pPr>
        <w:pStyle w:val="Heading2"/>
        <w:rPr>
          <w:color w:val="222222"/>
          <w:highlight w:val="white"/>
          <w:u w:val="single"/>
        </w:rPr>
      </w:pPr>
      <w:r w:rsidRPr="00CA4945">
        <w:rPr>
          <w:color w:val="222222"/>
          <w:highlight w:val="white"/>
          <w:u w:val="single"/>
        </w:rPr>
        <w:t>Reproduction</w:t>
      </w:r>
    </w:p>
    <w:commentRangeEnd w:id="147"/>
    <w:p w14:paraId="64C2349D" w14:textId="5D951227" w:rsidR="001B0CB7" w:rsidRPr="004E6C5F" w:rsidRDefault="000436EB" w:rsidP="004E6C5F">
      <w:pPr>
        <w:spacing w:line="360" w:lineRule="auto"/>
        <w:contextualSpacing/>
        <w:rPr>
          <w:lang w:val="en-US"/>
        </w:rPr>
      </w:pPr>
      <w:r>
        <w:rPr>
          <w:rStyle w:val="CommentReference"/>
        </w:rPr>
        <w:commentReference w:id="147"/>
      </w:r>
      <w:r w:rsidR="00AF4943" w:rsidRPr="00CA4945">
        <w:t>Suitable habitat for reproduction was identified for 20 to 24 species (</w:t>
      </w:r>
      <w:commentRangeStart w:id="149"/>
      <w:r w:rsidR="00AF4943" w:rsidRPr="00CA4945">
        <w:t>out of 29</w:t>
      </w:r>
      <w:commentRangeEnd w:id="149"/>
      <w:r w:rsidR="000B2DA9">
        <w:rPr>
          <w:rStyle w:val="CommentReference"/>
          <w:rFonts w:ascii="Arial" w:eastAsia="Arial" w:hAnsi="Arial" w:cs="Arial"/>
          <w:color w:val="000000"/>
          <w:lang w:val="en-US" w:eastAsia="en-US"/>
        </w:rPr>
        <w:commentReference w:id="149"/>
      </w:r>
      <w:r w:rsidR="00AF4943" w:rsidRPr="00CA4945">
        <w:t xml:space="preserve">) in the Bering Sea </w:t>
      </w:r>
      <w:r w:rsidR="00AF4943" w:rsidRPr="00CA4945">
        <w:rPr>
          <w:highlight w:val="yellow"/>
        </w:rPr>
        <w:t>(Table E-1)</w:t>
      </w:r>
      <w:r w:rsidR="00AF4943" w:rsidRPr="00CA4945">
        <w:t>. Under current conditions, most species have suitable reproductive habitat for approximately six to nine consecutive weeks</w:t>
      </w:r>
      <w:r w:rsidR="0034065B">
        <w:t xml:space="preserve">. </w:t>
      </w:r>
      <w:commentRangeStart w:id="150"/>
      <w:r w:rsidR="004E6C5F" w:rsidRPr="004E6C5F">
        <w:rPr>
          <w:highlight w:val="yellow"/>
        </w:rPr>
        <w:t>Species that require temperatures</w:t>
      </w:r>
      <w:commentRangeEnd w:id="150"/>
      <w:r w:rsidR="004E6C5F" w:rsidRPr="004E6C5F">
        <w:rPr>
          <w:rStyle w:val="CommentReference"/>
          <w:rFonts w:ascii="Arial" w:eastAsia="Arial" w:hAnsi="Arial" w:cs="Arial"/>
          <w:color w:val="000000"/>
          <w:highlight w:val="yellow"/>
          <w:lang w:val="en-US" w:eastAsia="en-US"/>
        </w:rPr>
        <w:commentReference w:id="150"/>
      </w:r>
      <w:r w:rsidR="004E6C5F" w:rsidRPr="004E6C5F">
        <w:rPr>
          <w:highlight w:val="yellow"/>
        </w:rPr>
        <w:t xml:space="preserve"> </w:t>
      </w:r>
      <w:r w:rsidR="004E6C5F" w:rsidRPr="004E6C5F">
        <w:rPr>
          <w:highlight w:val="yellow"/>
          <w:lang w:val="en-US"/>
        </w:rPr>
        <w:t>&gt;= 15</w:t>
      </w:r>
      <w:r w:rsidR="004E6C5F" w:rsidRPr="004E6C5F">
        <w:rPr>
          <w:highlight w:val="yellow"/>
        </w:rPr>
        <w:t>°C</w:t>
      </w:r>
      <w:del w:id="151" w:author="Amanda Droghini" w:date="2018-03-16T10:29:00Z">
        <w:r w:rsidR="004E6C5F" w:rsidRPr="004E6C5F" w:rsidDel="00E52D10">
          <w:rPr>
            <w:highlight w:val="yellow"/>
          </w:rPr>
          <w:delText xml:space="preserve"> </w:delText>
        </w:r>
      </w:del>
      <w:ins w:id="152" w:author="Amanda Droghini" w:date="2018-03-16T10:29:00Z">
        <w:r w:rsidR="00E52D10">
          <w:rPr>
            <w:highlight w:val="yellow"/>
          </w:rPr>
          <w:t xml:space="preserve">, were not found to have </w:t>
        </w:r>
      </w:ins>
      <w:ins w:id="153" w:author="Amanda Droghini" w:date="2018-03-16T10:31:00Z">
        <w:r w:rsidR="009C74B1">
          <w:rPr>
            <w:highlight w:val="yellow"/>
          </w:rPr>
          <w:t xml:space="preserve">suitable </w:t>
        </w:r>
      </w:ins>
      <w:ins w:id="154" w:author="Amanda Droghini" w:date="2018-03-16T10:29:00Z">
        <w:r w:rsidR="00E52D10">
          <w:rPr>
            <w:highlight w:val="yellow"/>
          </w:rPr>
          <w:t>reproductive conditions</w:t>
        </w:r>
      </w:ins>
      <w:del w:id="155" w:author="Amanda Droghini" w:date="2018-03-16T10:29:00Z">
        <w:r w:rsidR="004E6C5F" w:rsidRPr="004E6C5F" w:rsidDel="00E52D10">
          <w:rPr>
            <w:highlight w:val="yellow"/>
          </w:rPr>
          <w:delText>had 10-year averages &lt;1 meaning they won’t encounter suitable temps every year</w:delText>
        </w:r>
      </w:del>
      <w:r w:rsidR="004E6C5F" w:rsidRPr="004E6C5F">
        <w:rPr>
          <w:highlight w:val="yellow"/>
        </w:rPr>
        <w:t xml:space="preserve">. </w:t>
      </w:r>
      <w:ins w:id="156" w:author="Amanda Droghini" w:date="2018-03-16T10:31:00Z">
        <w:r w:rsidR="009C74B1">
          <w:rPr>
            <w:highlight w:val="yellow"/>
          </w:rPr>
          <w:t xml:space="preserve">NIS that only required </w:t>
        </w:r>
      </w:ins>
      <w:del w:id="157" w:author="Amanda Droghini" w:date="2018-03-16T10:31:00Z">
        <w:r w:rsidR="004E6C5F" w:rsidRPr="004E6C5F" w:rsidDel="009C74B1">
          <w:rPr>
            <w:highlight w:val="yellow"/>
          </w:rPr>
          <w:delText>Species =</w:delText>
        </w:r>
      </w:del>
      <w:r w:rsidR="004E6C5F" w:rsidRPr="004E6C5F">
        <w:rPr>
          <w:highlight w:val="yellow"/>
        </w:rPr>
        <w:t xml:space="preserve"> 12C</w:t>
      </w:r>
      <w:ins w:id="158" w:author="Amanda Droghini" w:date="2018-03-16T10:31:00Z">
        <w:r w:rsidR="009C74B1">
          <w:rPr>
            <w:highlight w:val="yellow"/>
          </w:rPr>
          <w:t xml:space="preserve"> for reproduction were found to</w:t>
        </w:r>
      </w:ins>
      <w:r w:rsidR="004E6C5F" w:rsidRPr="004E6C5F">
        <w:rPr>
          <w:highlight w:val="yellow"/>
        </w:rPr>
        <w:t xml:space="preserve"> have an average of 5.5 (SD=2.8) consecutive weeks</w:t>
      </w:r>
      <w:ins w:id="159" w:author="Amanda Droghini" w:date="2018-03-16T10:31:00Z">
        <w:r w:rsidR="009C74B1">
          <w:rPr>
            <w:highlight w:val="yellow"/>
          </w:rPr>
          <w:t xml:space="preserve"> of reprodutction within the study area.  </w:t>
        </w:r>
      </w:ins>
      <w:ins w:id="160" w:author="Amanda Droghini" w:date="2018-03-16T10:32:00Z">
        <w:r w:rsidR="009C74B1">
          <w:rPr>
            <w:highlight w:val="yellow"/>
          </w:rPr>
          <w:t xml:space="preserve">While NIS that required only </w:t>
        </w:r>
      </w:ins>
      <w:del w:id="161" w:author="Amanda Droghini" w:date="2018-03-16T10:32:00Z">
        <w:r w:rsidR="004E6C5F" w:rsidRPr="004E6C5F" w:rsidDel="009C74B1">
          <w:rPr>
            <w:highlight w:val="yellow"/>
          </w:rPr>
          <w:delText>, while species =</w:delText>
        </w:r>
      </w:del>
      <w:r w:rsidR="004E6C5F" w:rsidRPr="004E6C5F">
        <w:rPr>
          <w:highlight w:val="yellow"/>
        </w:rPr>
        <w:t xml:space="preserve">10C </w:t>
      </w:r>
      <w:ins w:id="162" w:author="Amanda Droghini" w:date="2018-03-16T10:32:00Z">
        <w:r w:rsidR="009C74B1">
          <w:rPr>
            <w:highlight w:val="yellow"/>
          </w:rPr>
          <w:t xml:space="preserve">were found to </w:t>
        </w:r>
      </w:ins>
      <w:r w:rsidR="004E6C5F" w:rsidRPr="004E6C5F">
        <w:rPr>
          <w:highlight w:val="yellow"/>
        </w:rPr>
        <w:t>have nearly three months of suitable reproductive temperatures</w:t>
      </w:r>
      <w:ins w:id="163" w:author="Amanda Droghini" w:date="2018-03-16T10:32:00Z">
        <w:r w:rsidR="009C74B1">
          <w:rPr>
            <w:highlight w:val="yellow"/>
          </w:rPr>
          <w:t xml:space="preserve"> within the study area</w:t>
        </w:r>
      </w:ins>
      <w:r w:rsidR="004E6C5F" w:rsidRPr="004E6C5F">
        <w:rPr>
          <w:highlight w:val="yellow"/>
        </w:rPr>
        <w:t xml:space="preserve"> (x=11.2, SD=3.5).</w:t>
      </w:r>
      <w:r w:rsidR="004E6C5F">
        <w:t xml:space="preserve"> </w:t>
      </w:r>
      <w:r w:rsidR="0034065B">
        <w:t>T</w:t>
      </w:r>
      <w:r w:rsidR="0034065B" w:rsidRPr="00CA4945">
        <w:t>wo species (</w:t>
      </w:r>
      <w:r w:rsidR="0034065B" w:rsidRPr="00CA4945">
        <w:rPr>
          <w:i/>
          <w:iCs/>
        </w:rPr>
        <w:t xml:space="preserve">Caprella mutica </w:t>
      </w:r>
      <w:r w:rsidR="0034065B" w:rsidRPr="00CA4945">
        <w:t xml:space="preserve">and </w:t>
      </w:r>
      <w:r w:rsidR="0034065B" w:rsidRPr="00CA4945">
        <w:rPr>
          <w:i/>
          <w:iCs/>
        </w:rPr>
        <w:t>Mya arenaria</w:t>
      </w:r>
      <w:r w:rsidR="0034065B" w:rsidRPr="00CA4945">
        <w:t>) had suit</w:t>
      </w:r>
      <w:r w:rsidR="0034065B">
        <w:t>able habitat nearly year-round.</w:t>
      </w:r>
      <w:r w:rsidR="00AF4943" w:rsidRPr="00CA4945">
        <w:t xml:space="preserve"> </w:t>
      </w:r>
      <w:r w:rsidR="0034065B" w:rsidRPr="00CA4945">
        <w:t xml:space="preserve">In contrast, </w:t>
      </w:r>
      <w:commentRangeStart w:id="164"/>
      <w:r w:rsidR="0034065B" w:rsidRPr="00CA4945">
        <w:t>several species had less than one week of suitable habitat</w:t>
      </w:r>
      <w:commentRangeEnd w:id="164"/>
      <w:r w:rsidR="0034065B">
        <w:rPr>
          <w:rStyle w:val="CommentReference"/>
        </w:rPr>
        <w:commentReference w:id="164"/>
      </w:r>
      <w:r w:rsidR="0034065B" w:rsidRPr="00CA4945">
        <w:t xml:space="preserve">, and </w:t>
      </w:r>
      <w:commentRangeStart w:id="165"/>
      <w:r w:rsidR="0034065B" w:rsidRPr="00CA4945">
        <w:t xml:space="preserve">an average of </w:t>
      </w:r>
      <w:commentRangeEnd w:id="165"/>
      <w:r w:rsidR="0034065B">
        <w:rPr>
          <w:rStyle w:val="CommentReference"/>
        </w:rPr>
        <w:commentReference w:id="165"/>
      </w:r>
      <w:r w:rsidR="0034065B" w:rsidRPr="00CA4945">
        <w:t xml:space="preserve">six species had no suitable reproductive habitat (Table E-1). </w:t>
      </w:r>
      <w:r w:rsidR="0034065B">
        <w:t>Three</w:t>
      </w:r>
      <w:r w:rsidR="0034065B" w:rsidRPr="00CA4945">
        <w:t xml:space="preserve"> of these (</w:t>
      </w:r>
      <w:r w:rsidR="0034065B" w:rsidRPr="00CA4945">
        <w:rPr>
          <w:i/>
          <w:iCs/>
        </w:rPr>
        <w:t xml:space="preserve">Alosa sapidissima, </w:t>
      </w:r>
      <w:r w:rsidR="0034065B" w:rsidRPr="00CA4945">
        <w:rPr>
          <w:i/>
        </w:rPr>
        <w:t>Hediste diadroma</w:t>
      </w:r>
      <w:r w:rsidR="0034065B">
        <w:t>,</w:t>
      </w:r>
      <w:r w:rsidR="0034065B" w:rsidRPr="00CA4945">
        <w:rPr>
          <w:i/>
          <w:iCs/>
        </w:rPr>
        <w:t xml:space="preserve"> Salmo salar</w:t>
      </w:r>
      <w:r w:rsidR="0034065B" w:rsidRPr="00CA4945">
        <w:t xml:space="preserve">) </w:t>
      </w:r>
      <w:ins w:id="166" w:author="Amanda Droghini" w:date="2018-03-16T10:33:00Z">
        <w:r w:rsidR="009C74B1">
          <w:t xml:space="preserve">were primarily limited by salt conditions, </w:t>
        </w:r>
      </w:ins>
      <w:r w:rsidR="0034065B" w:rsidRPr="00CA4945">
        <w:t>requir</w:t>
      </w:r>
      <w:ins w:id="167" w:author="Amanda Droghini" w:date="2018-03-16T10:33:00Z">
        <w:r w:rsidR="009C74B1">
          <w:t>ing</w:t>
        </w:r>
      </w:ins>
      <w:del w:id="168" w:author="Amanda Droghini" w:date="2018-03-16T10:33:00Z">
        <w:r w:rsidR="0034065B" w:rsidRPr="00CA4945" w:rsidDel="009C74B1">
          <w:delText>e</w:delText>
        </w:r>
      </w:del>
      <w:r w:rsidR="0034065B" w:rsidRPr="00CA4945">
        <w:t xml:space="preserve"> </w:t>
      </w:r>
      <w:r w:rsidR="0034065B">
        <w:t xml:space="preserve">either </w:t>
      </w:r>
      <w:r w:rsidR="0034065B" w:rsidRPr="00CA4945">
        <w:t>fresh</w:t>
      </w:r>
      <w:r w:rsidR="0034065B">
        <w:t xml:space="preserve"> or brackish </w:t>
      </w:r>
      <w:r w:rsidR="0034065B" w:rsidRPr="00CA4945">
        <w:t xml:space="preserve">water </w:t>
      </w:r>
      <w:r w:rsidR="0034065B">
        <w:t>for at least part of their development. The other three</w:t>
      </w:r>
      <w:r w:rsidR="0034065B" w:rsidRPr="00CA4945">
        <w:t xml:space="preserve"> require temperatures of at least 16°C for reproduction</w:t>
      </w:r>
      <w:ins w:id="169" w:author="Amanda Droghini" w:date="2018-03-16T10:33:00Z">
        <w:r w:rsidR="009C74B1">
          <w:t>, and were shit out of luck</w:t>
        </w:r>
      </w:ins>
      <w:r w:rsidR="0034065B" w:rsidRPr="00CA4945">
        <w:t xml:space="preserve">. Current maximum water temperatures (projected by the ROMS) never exceed 17°C (Table 4). Mid-century water temperatures maximums are expected to increase by 0.2°C to 2.3°C, with maximum temperatures in the Bering Sea projected to exceed 18°C. </w:t>
      </w:r>
      <w:r w:rsidR="0034065B">
        <w:t>B</w:t>
      </w:r>
      <w:r w:rsidR="00AF4943" w:rsidRPr="00CA4945">
        <w:rPr>
          <w:shd w:val="clear" w:color="auto" w:fill="FFFFFF"/>
        </w:rPr>
        <w:t>y mid-century, the number of suitable weeks</w:t>
      </w:r>
      <w:ins w:id="170" w:author="Amanda Droghini" w:date="2018-03-16T10:34:00Z">
        <w:r w:rsidR="0062084E">
          <w:rPr>
            <w:shd w:val="clear" w:color="auto" w:fill="FFFFFF"/>
          </w:rPr>
          <w:t xml:space="preserve"> for NIS reproduction</w:t>
        </w:r>
      </w:ins>
      <w:r w:rsidR="00AF4943" w:rsidRPr="00CA4945">
        <w:rPr>
          <w:shd w:val="clear" w:color="auto" w:fill="FFFFFF"/>
        </w:rPr>
        <w:t xml:space="preserve"> is expected to increase slightly </w:t>
      </w:r>
      <w:r w:rsidR="00AF4943" w:rsidRPr="00CA4945">
        <w:t>(</w:t>
      </w:r>
      <w:r w:rsidR="00AF4943" w:rsidRPr="00CA4945">
        <w:fldChar w:fldCharType="begin"/>
      </w:r>
      <w:r w:rsidR="00AF4943" w:rsidRPr="00CA4945">
        <w:instrText xml:space="preserve"> REF _Ref495296758 \h </w:instrText>
      </w:r>
      <w:r w:rsidR="00CA4945" w:rsidRPr="00CA4945">
        <w:instrText xml:space="preserve"> \* MERGEFORMAT </w:instrText>
      </w:r>
      <w:r w:rsidR="00AF4943" w:rsidRPr="00CA4945">
        <w:fldChar w:fldCharType="separate"/>
      </w:r>
      <w:r w:rsidR="00AF4943" w:rsidRPr="00CA4945">
        <w:t xml:space="preserve">Table </w:t>
      </w:r>
      <w:r w:rsidR="00AF4943" w:rsidRPr="00CA4945">
        <w:rPr>
          <w:noProof/>
        </w:rPr>
        <w:t>1</w:t>
      </w:r>
      <w:r w:rsidR="00AF4943" w:rsidRPr="00CA4945">
        <w:fldChar w:fldCharType="end"/>
      </w:r>
      <w:r w:rsidR="00AF4943" w:rsidRPr="00CA4945">
        <w:t xml:space="preserve">; Table E-1). </w:t>
      </w:r>
      <w:r w:rsidR="00AF4943" w:rsidRPr="00CA4945">
        <w:rPr>
          <w:shd w:val="clear" w:color="auto" w:fill="FFFFFF"/>
        </w:rPr>
        <w:t>CGCM3-t47 and MIROC 3.2 models estimate that by mid-century, habitat will become suitable for an additional two and four species (</w:t>
      </w:r>
      <w:r w:rsidR="00AF4943" w:rsidRPr="00CA4945">
        <w:rPr>
          <w:shd w:val="clear" w:color="auto" w:fill="FFFFFF"/>
        </w:rPr>
        <w:fldChar w:fldCharType="begin"/>
      </w:r>
      <w:r w:rsidR="00AF4943" w:rsidRPr="00CA4945">
        <w:rPr>
          <w:shd w:val="clear" w:color="auto" w:fill="FFFFFF"/>
        </w:rPr>
        <w:instrText xml:space="preserve"> REF _Ref495296758 \h </w:instrText>
      </w:r>
      <w:r w:rsidR="00CA4945" w:rsidRPr="00CA4945">
        <w:rPr>
          <w:shd w:val="clear" w:color="auto" w:fill="FFFFFF"/>
        </w:rPr>
        <w:instrText xml:space="preserve"> \* MERGEFORMAT </w:instrText>
      </w:r>
      <w:r w:rsidR="00AF4943" w:rsidRPr="00CA4945">
        <w:rPr>
          <w:shd w:val="clear" w:color="auto" w:fill="FFFFFF"/>
        </w:rPr>
      </w:r>
      <w:r w:rsidR="00AF4943" w:rsidRPr="00CA4945">
        <w:rPr>
          <w:shd w:val="clear" w:color="auto" w:fill="FFFFFF"/>
        </w:rPr>
        <w:fldChar w:fldCharType="separate"/>
      </w:r>
      <w:r w:rsidR="00AF4943" w:rsidRPr="00CA4945">
        <w:t xml:space="preserve">Table </w:t>
      </w:r>
      <w:r w:rsidR="00AF4943" w:rsidRPr="00CA4945">
        <w:rPr>
          <w:noProof/>
        </w:rPr>
        <w:t>1</w:t>
      </w:r>
      <w:r w:rsidR="00AF4943" w:rsidRPr="00CA4945">
        <w:rPr>
          <w:shd w:val="clear" w:color="auto" w:fill="FFFFFF"/>
        </w:rPr>
        <w:fldChar w:fldCharType="end"/>
      </w:r>
      <w:r w:rsidR="00AF4943" w:rsidRPr="00CA4945">
        <w:rPr>
          <w:shd w:val="clear" w:color="auto" w:fill="FFFFFF"/>
        </w:rPr>
        <w:t>; Table E-1).</w:t>
      </w:r>
    </w:p>
    <w:p w14:paraId="5B46D5BD" w14:textId="77777777" w:rsidR="00723773" w:rsidRPr="00CA4945" w:rsidRDefault="00874591" w:rsidP="00BB5655">
      <w:pPr>
        <w:pStyle w:val="Heading2"/>
        <w:rPr>
          <w:highlight w:val="white"/>
        </w:rPr>
      </w:pPr>
      <w:r w:rsidRPr="00CA4945">
        <w:rPr>
          <w:highlight w:val="white"/>
        </w:rPr>
        <w:lastRenderedPageBreak/>
        <w:t>Vessel traffic</w:t>
      </w:r>
    </w:p>
    <w:p w14:paraId="58AC4D06" w14:textId="50C8B9B1" w:rsidR="0034065B" w:rsidRDefault="00874591" w:rsidP="00E05BC2">
      <w:pPr>
        <w:spacing w:before="200" w:line="360" w:lineRule="auto"/>
        <w:contextualSpacing/>
        <w:rPr>
          <w:rFonts w:eastAsia="Calibri"/>
          <w:highlight w:val="white"/>
        </w:rPr>
      </w:pPr>
      <w:r w:rsidRPr="00CA4945">
        <w:rPr>
          <w:rFonts w:eastAsia="Calibri"/>
          <w:highlight w:val="white"/>
        </w:rPr>
        <w:t xml:space="preserve">The NBIC data reported a total of 816 arrival records </w:t>
      </w:r>
      <w:r w:rsidR="0034065B">
        <w:rPr>
          <w:rFonts w:eastAsia="Calibri"/>
          <w:highlight w:val="white"/>
        </w:rPr>
        <w:t xml:space="preserve">and </w:t>
      </w:r>
      <w:r w:rsidR="0034065B" w:rsidRPr="00CA4945">
        <w:rPr>
          <w:rFonts w:eastAsia="Calibri"/>
          <w:highlight w:val="white"/>
        </w:rPr>
        <w:t xml:space="preserve">15,837 ballast water discharge reports in </w:t>
      </w:r>
      <w:commentRangeStart w:id="171"/>
      <w:r w:rsidR="0034065B" w:rsidRPr="00CA4945">
        <w:rPr>
          <w:rFonts w:eastAsia="Calibri"/>
          <w:highlight w:val="white"/>
        </w:rPr>
        <w:t>Alaska</w:t>
      </w:r>
      <w:commentRangeEnd w:id="171"/>
      <w:r w:rsidR="0034065B" w:rsidRPr="00CA4945">
        <w:commentReference w:id="171"/>
      </w:r>
      <w:r w:rsidR="0034065B" w:rsidRPr="00CA4945">
        <w:rPr>
          <w:rFonts w:eastAsia="Calibri"/>
          <w:highlight w:val="white"/>
          <w:vertAlign w:val="superscript"/>
        </w:rPr>
        <w:footnoteReference w:id="1"/>
      </w:r>
      <w:r w:rsidRPr="00CA4945">
        <w:rPr>
          <w:rFonts w:eastAsia="Calibri"/>
          <w:highlight w:val="white"/>
        </w:rPr>
        <w:t xml:space="preserve">for Bering Sea ports </w:t>
      </w:r>
      <w:del w:id="172" w:author="Amanda Droghini" w:date="2018-02-17T09:00:00Z">
        <w:r w:rsidRPr="00CA4945" w:rsidDel="0034065B">
          <w:rPr>
            <w:rFonts w:eastAsia="Calibri"/>
            <w:highlight w:val="white"/>
          </w:rPr>
          <w:delText>from trips originating out</w:delText>
        </w:r>
        <w:r w:rsidR="0034065B" w:rsidDel="0034065B">
          <w:rPr>
            <w:rFonts w:eastAsia="Calibri"/>
            <w:highlight w:val="white"/>
          </w:rPr>
          <w:delText xml:space="preserve">side of the Bering Sea </w:delText>
        </w:r>
      </w:del>
      <w:r w:rsidR="0034065B">
        <w:rPr>
          <w:rFonts w:eastAsia="Calibri"/>
          <w:highlight w:val="white"/>
        </w:rPr>
        <w:t>from 2014 to 2016</w:t>
      </w:r>
      <w:r w:rsidRPr="00CA4945">
        <w:rPr>
          <w:rFonts w:eastAsia="Calibri"/>
          <w:highlight w:val="white"/>
        </w:rPr>
        <w:t xml:space="preserve">. </w:t>
      </w:r>
      <w:r w:rsidR="00E05BC2">
        <w:rPr>
          <w:rFonts w:eastAsia="Calibri"/>
          <w:highlight w:val="white"/>
        </w:rPr>
        <w:t>R</w:t>
      </w:r>
      <w:commentRangeStart w:id="173"/>
      <w:r w:rsidR="00E05BC2" w:rsidRPr="00CA4945">
        <w:rPr>
          <w:rFonts w:eastAsia="Calibri"/>
          <w:highlight w:val="white"/>
        </w:rPr>
        <w:t>ecords were distributed across 9 vessel types: Bulker (</w:t>
      </w:r>
      <w:r w:rsidR="00E05BC2" w:rsidRPr="00CA4945">
        <w:rPr>
          <w:rFonts w:eastAsia="Calibri"/>
          <w:i/>
          <w:highlight w:val="white"/>
        </w:rPr>
        <w:t>N</w:t>
      </w:r>
      <w:r w:rsidR="00E05BC2" w:rsidRPr="00CA4945">
        <w:rPr>
          <w:rFonts w:eastAsia="Calibri"/>
          <w:highlight w:val="white"/>
        </w:rPr>
        <w:t>=2755), Container (</w:t>
      </w:r>
      <w:r w:rsidR="00E05BC2" w:rsidRPr="00CA4945">
        <w:rPr>
          <w:rFonts w:eastAsia="Calibri"/>
          <w:i/>
          <w:highlight w:val="white"/>
        </w:rPr>
        <w:t>N</w:t>
      </w:r>
      <w:r w:rsidR="00E05BC2" w:rsidRPr="00CA4945">
        <w:rPr>
          <w:rFonts w:eastAsia="Calibri"/>
          <w:highlight w:val="white"/>
        </w:rPr>
        <w:t>=295), General Cargo (</w:t>
      </w:r>
      <w:r w:rsidR="00E05BC2" w:rsidRPr="00CA4945">
        <w:rPr>
          <w:rFonts w:eastAsia="Calibri"/>
          <w:i/>
          <w:highlight w:val="white"/>
        </w:rPr>
        <w:t>N</w:t>
      </w:r>
      <w:r w:rsidR="00E05BC2" w:rsidRPr="00CA4945">
        <w:rPr>
          <w:rFonts w:eastAsia="Calibri"/>
          <w:highlight w:val="white"/>
        </w:rPr>
        <w:t>=114), Other (</w:t>
      </w:r>
      <w:r w:rsidR="00E05BC2" w:rsidRPr="00CA4945">
        <w:rPr>
          <w:rFonts w:eastAsia="Calibri"/>
          <w:i/>
          <w:highlight w:val="white"/>
        </w:rPr>
        <w:t>N</w:t>
      </w:r>
      <w:r w:rsidR="00E05BC2" w:rsidRPr="00CA4945">
        <w:rPr>
          <w:rFonts w:eastAsia="Calibri"/>
          <w:highlight w:val="white"/>
        </w:rPr>
        <w:t>=396), Passenger (</w:t>
      </w:r>
      <w:r w:rsidR="00E05BC2" w:rsidRPr="00CA4945">
        <w:rPr>
          <w:rFonts w:eastAsia="Calibri"/>
          <w:i/>
          <w:highlight w:val="white"/>
        </w:rPr>
        <w:t>N</w:t>
      </w:r>
      <w:r w:rsidR="00E05BC2" w:rsidRPr="00CA4945">
        <w:rPr>
          <w:rFonts w:eastAsia="Calibri"/>
          <w:highlight w:val="white"/>
        </w:rPr>
        <w:t>=774), Refrigerated Cargo (</w:t>
      </w:r>
      <w:r w:rsidR="00E05BC2" w:rsidRPr="00CA4945">
        <w:rPr>
          <w:rFonts w:eastAsia="Calibri"/>
          <w:i/>
          <w:highlight w:val="white"/>
        </w:rPr>
        <w:t>N</w:t>
      </w:r>
      <w:r w:rsidR="00E05BC2" w:rsidRPr="00CA4945">
        <w:rPr>
          <w:rFonts w:eastAsia="Calibri"/>
          <w:highlight w:val="white"/>
        </w:rPr>
        <w:t xml:space="preserve"> = 418), Roll-on/Roll-off Cargo (</w:t>
      </w:r>
      <w:r w:rsidR="00E05BC2" w:rsidRPr="00CA4945">
        <w:rPr>
          <w:rFonts w:eastAsia="Calibri"/>
          <w:i/>
          <w:highlight w:val="white"/>
        </w:rPr>
        <w:t>N</w:t>
      </w:r>
      <w:r w:rsidR="00E05BC2" w:rsidRPr="00CA4945">
        <w:rPr>
          <w:rFonts w:eastAsia="Calibri"/>
          <w:highlight w:val="white"/>
        </w:rPr>
        <w:t xml:space="preserve"> = 10), Tanker (</w:t>
      </w:r>
      <w:r w:rsidR="00E05BC2" w:rsidRPr="00CA4945">
        <w:rPr>
          <w:rFonts w:eastAsia="Calibri"/>
          <w:i/>
          <w:highlight w:val="white"/>
        </w:rPr>
        <w:t>N</w:t>
      </w:r>
      <w:r w:rsidR="00E05BC2" w:rsidRPr="00CA4945">
        <w:rPr>
          <w:rFonts w:eastAsia="Calibri"/>
          <w:highlight w:val="white"/>
        </w:rPr>
        <w:t>=9935), and Fishing (</w:t>
      </w:r>
      <w:r w:rsidR="00E05BC2" w:rsidRPr="00CA4945">
        <w:rPr>
          <w:rFonts w:eastAsia="Calibri"/>
          <w:i/>
          <w:highlight w:val="white"/>
        </w:rPr>
        <w:t>N</w:t>
      </w:r>
      <w:r w:rsidR="00E05BC2" w:rsidRPr="00CA4945">
        <w:rPr>
          <w:rFonts w:eastAsia="Calibri"/>
          <w:highlight w:val="white"/>
        </w:rPr>
        <w:t xml:space="preserve">=1140). </w:t>
      </w:r>
      <w:commentRangeEnd w:id="173"/>
      <w:r w:rsidR="00E05BC2">
        <w:rPr>
          <w:rStyle w:val="CommentReference"/>
        </w:rPr>
        <w:commentReference w:id="173"/>
      </w:r>
      <w:r w:rsidRPr="00CA4945">
        <w:rPr>
          <w:rFonts w:eastAsia="Calibri"/>
          <w:highlight w:val="white"/>
        </w:rPr>
        <w:t xml:space="preserve">Dutch Harbor received the greatest amount of traffic for both NBIC and VMS reported boats. Nome received the second highest amount of traffic for NBIC reported vessels, and Akutan received the second highest amount of traffic for VMS reported vessels. </w:t>
      </w:r>
      <w:r w:rsidR="0034065B">
        <w:rPr>
          <w:rFonts w:eastAsia="Calibri"/>
          <w:highlight w:val="white"/>
        </w:rPr>
        <w:t>With respect to ballast water discharge, t</w:t>
      </w:r>
      <w:r w:rsidR="0034065B" w:rsidRPr="00CA4945">
        <w:rPr>
          <w:rFonts w:eastAsia="Calibri"/>
          <w:highlight w:val="white"/>
        </w:rPr>
        <w:t>he majority of reported discharge occurred in Dutch Harbor, with Nome having the second largest discharge volume (</w:t>
      </w:r>
      <w:commentRangeStart w:id="174"/>
      <w:r w:rsidR="0034065B" w:rsidRPr="00CA4945">
        <w:rPr>
          <w:rFonts w:eastAsia="Calibri"/>
          <w:highlight w:val="white"/>
        </w:rPr>
        <w:t>Figure 6</w:t>
      </w:r>
      <w:commentRangeEnd w:id="174"/>
      <w:r w:rsidR="0034065B" w:rsidRPr="00CA4945">
        <w:commentReference w:id="174"/>
      </w:r>
      <w:r w:rsidR="0034065B" w:rsidRPr="00CA4945">
        <w:rPr>
          <w:rFonts w:eastAsia="Calibri"/>
          <w:highlight w:val="white"/>
        </w:rPr>
        <w:t xml:space="preserve">). </w:t>
      </w:r>
    </w:p>
    <w:p w14:paraId="429C303F" w14:textId="77777777" w:rsidR="0034065B" w:rsidRDefault="0034065B" w:rsidP="00CA4945">
      <w:pPr>
        <w:spacing w:before="200" w:line="360" w:lineRule="auto"/>
        <w:contextualSpacing/>
        <w:rPr>
          <w:rFonts w:eastAsia="Calibri"/>
          <w:highlight w:val="white"/>
        </w:rPr>
      </w:pPr>
    </w:p>
    <w:p w14:paraId="2BD77DAA" w14:textId="0BD9AD7D" w:rsidR="00530190" w:rsidRPr="00E05BC2" w:rsidRDefault="0034065B" w:rsidP="00E05BC2">
      <w:pPr>
        <w:spacing w:before="200" w:line="360" w:lineRule="auto"/>
        <w:contextualSpacing/>
        <w:rPr>
          <w:highlight w:val="white"/>
        </w:rPr>
      </w:pPr>
      <w:commentRangeStart w:id="175"/>
      <w:r w:rsidRPr="00CA4945">
        <w:rPr>
          <w:rFonts w:eastAsia="Calibri"/>
          <w:highlight w:val="white"/>
        </w:rPr>
        <w:t>8</w:t>
      </w:r>
      <w:r>
        <w:rPr>
          <w:rFonts w:eastAsia="Calibri"/>
          <w:highlight w:val="white"/>
        </w:rPr>
        <w:t>2.7% of arrivals</w:t>
      </w:r>
      <w:r w:rsidRPr="00CA4945">
        <w:rPr>
          <w:rFonts w:eastAsia="Calibri"/>
          <w:highlight w:val="white"/>
        </w:rPr>
        <w:t xml:space="preserve"> </w:t>
      </w:r>
      <w:commentRangeEnd w:id="175"/>
      <w:r w:rsidRPr="00CA4945">
        <w:commentReference w:id="175"/>
      </w:r>
      <w:r w:rsidR="00E05BC2">
        <w:rPr>
          <w:rFonts w:eastAsia="Calibri"/>
          <w:highlight w:val="white"/>
        </w:rPr>
        <w:t>(</w:t>
      </w:r>
      <w:r w:rsidR="00E05BC2" w:rsidRPr="00E05BC2">
        <w:rPr>
          <w:rFonts w:eastAsia="Calibri"/>
          <w:highlight w:val="yellow"/>
        </w:rPr>
        <w:t xml:space="preserve">of NBIC ships?) </w:t>
      </w:r>
      <w:r w:rsidRPr="00CA4945">
        <w:rPr>
          <w:rFonts w:eastAsia="Calibri"/>
          <w:highlight w:val="white"/>
        </w:rPr>
        <w:t>originated from outside Alaska (</w:t>
      </w:r>
      <w:commentRangeStart w:id="176"/>
      <w:r w:rsidRPr="00CA4945">
        <w:rPr>
          <w:rFonts w:eastAsia="Calibri"/>
          <w:highlight w:val="white"/>
        </w:rPr>
        <w:t>Figure 5a</w:t>
      </w:r>
      <w:commentRangeEnd w:id="176"/>
      <w:r w:rsidRPr="00CA4945">
        <w:commentReference w:id="176"/>
      </w:r>
      <w:r w:rsidRPr="00CA4945">
        <w:rPr>
          <w:rFonts w:eastAsia="Calibri"/>
          <w:highlight w:val="white"/>
        </w:rPr>
        <w:t>)</w:t>
      </w:r>
      <w:r>
        <w:rPr>
          <w:rFonts w:eastAsia="Calibri"/>
          <w:highlight w:val="white"/>
        </w:rPr>
        <w:t xml:space="preserve">. </w:t>
      </w:r>
      <w:r w:rsidR="00874591" w:rsidRPr="00CA4945">
        <w:rPr>
          <w:rFonts w:eastAsia="Calibri"/>
          <w:highlight w:val="white"/>
        </w:rPr>
        <w:t>According to the NBIC dataset, California (</w:t>
      </w:r>
      <w:r w:rsidR="00874591" w:rsidRPr="00CA4945">
        <w:rPr>
          <w:rFonts w:eastAsia="Calibri"/>
          <w:i/>
          <w:highlight w:val="white"/>
        </w:rPr>
        <w:t>N</w:t>
      </w:r>
      <w:r w:rsidR="00874591" w:rsidRPr="00CA4945">
        <w:rPr>
          <w:rFonts w:eastAsia="Calibri"/>
          <w:highlight w:val="white"/>
        </w:rPr>
        <w:t>=175), Washington (</w:t>
      </w:r>
      <w:r w:rsidR="00874591" w:rsidRPr="00CA4945">
        <w:rPr>
          <w:rFonts w:eastAsia="Calibri"/>
          <w:i/>
          <w:highlight w:val="white"/>
        </w:rPr>
        <w:t>N</w:t>
      </w:r>
      <w:r w:rsidR="00874591" w:rsidRPr="00CA4945">
        <w:rPr>
          <w:rFonts w:eastAsia="Calibri"/>
          <w:highlight w:val="white"/>
        </w:rPr>
        <w:t>=142), and South Korea (</w:t>
      </w:r>
      <w:r w:rsidR="00874591" w:rsidRPr="00CA4945">
        <w:rPr>
          <w:rFonts w:eastAsia="Calibri"/>
          <w:i/>
          <w:highlight w:val="white"/>
        </w:rPr>
        <w:t>N</w:t>
      </w:r>
      <w:r w:rsidR="00874591" w:rsidRPr="00CA4945">
        <w:rPr>
          <w:rFonts w:eastAsia="Calibri"/>
          <w:highlight w:val="white"/>
        </w:rPr>
        <w:t>=127) accounted for greater portions of vessel traffic into the Bering Sea than the more proximate Gulf of Alaska ports (</w:t>
      </w:r>
      <w:r w:rsidR="00874591" w:rsidRPr="00CA4945">
        <w:rPr>
          <w:rFonts w:eastAsia="Calibri"/>
          <w:i/>
          <w:highlight w:val="white"/>
        </w:rPr>
        <w:t>N</w:t>
      </w:r>
      <w:r w:rsidR="00874591" w:rsidRPr="00CA4945">
        <w:rPr>
          <w:rFonts w:eastAsia="Calibri"/>
          <w:highlight w:val="white"/>
        </w:rPr>
        <w:t>=120). However, from VMS data, which predominantly includes smaller fishing vessels that do not report to the USCG, an overwhelming majority of trips originated from Gulf of Alaska ports (</w:t>
      </w:r>
      <w:r w:rsidR="00874591" w:rsidRPr="00CA4945">
        <w:rPr>
          <w:rFonts w:eastAsia="Calibri"/>
          <w:i/>
          <w:highlight w:val="white"/>
        </w:rPr>
        <w:t>N</w:t>
      </w:r>
      <w:r w:rsidR="00874591" w:rsidRPr="00CA4945">
        <w:rPr>
          <w:rFonts w:eastAsia="Calibri"/>
          <w:highlight w:val="white"/>
        </w:rPr>
        <w:t>=657; Figure 5b).</w:t>
      </w:r>
      <w:r>
        <w:rPr>
          <w:rFonts w:eastAsia="Calibri"/>
          <w:highlight w:val="white"/>
        </w:rPr>
        <w:t xml:space="preserve"> </w:t>
      </w:r>
      <w:del w:id="177" w:author="Amanda Droghini" w:date="2018-03-21T22:24:00Z">
        <w:r w:rsidRPr="00CA4945" w:rsidDel="00E32670">
          <w:rPr>
            <w:rFonts w:eastAsia="Calibri"/>
            <w:highlight w:val="white"/>
          </w:rPr>
          <w:delText>Ballast water exchange data revealed a different pattern than the ship arrival records: w</w:delText>
        </w:r>
      </w:del>
      <w:ins w:id="178" w:author="Amanda Droghini" w:date="2018-03-21T22:24:00Z">
        <w:r w:rsidR="00E32670">
          <w:rPr>
            <w:rFonts w:eastAsia="Calibri"/>
            <w:highlight w:val="white"/>
          </w:rPr>
          <w:t>W</w:t>
        </w:r>
      </w:ins>
      <w:r w:rsidRPr="00CA4945">
        <w:rPr>
          <w:rFonts w:eastAsia="Calibri"/>
          <w:highlight w:val="white"/>
        </w:rPr>
        <w:t>hile ports in the eastern Pacific Ocean accounted for more trips, most ballast water released in the Bering Sea originated from Asian ports (Figure 6). South Korea and China each accounted for an order of magnitude more ballast water (18,728 and 17,453 mt, respectively) than the next greatest sources, Japan (7183 mt), Canada (6912 mt), and Washington (3852 mt). Approximately 20% of the 15,837 ballast water exchange records (representing 10.6% of the discharged volume) identified the source of their ballast water using coordinates (typically from offshore waters) instead of port names. Among these non-port ballast water sources, 25% of water originated from locations in the northeast Pacific Ocean (defined here as latitudes &gt; 23.5° N, longitudes between 179.9° W and 110°W) and 15% originated from locations in the northwest Pacific Ocean (defined here as latitudes &gt; 23.5° N, longitudes between 100° E and 180° E).</w:t>
      </w:r>
    </w:p>
    <w:p w14:paraId="4AB4DBE1" w14:textId="77777777" w:rsidR="00723773" w:rsidRPr="00CA4945" w:rsidRDefault="00874591" w:rsidP="00BB5655">
      <w:pPr>
        <w:pStyle w:val="Heading1"/>
      </w:pPr>
      <w:bookmarkStart w:id="179" w:name="_wsrma7mknuak" w:colFirst="0" w:colLast="0"/>
      <w:bookmarkEnd w:id="179"/>
      <w:r w:rsidRPr="00CA4945">
        <w:lastRenderedPageBreak/>
        <w:t>Discussion</w:t>
      </w:r>
    </w:p>
    <w:p w14:paraId="30FD02EC" w14:textId="772AD2E6" w:rsidR="00D216F8" w:rsidRDefault="006D7BAA" w:rsidP="00D10BCD">
      <w:pPr>
        <w:spacing w:line="360" w:lineRule="auto"/>
        <w:contextualSpacing/>
      </w:pPr>
      <w:r>
        <w:t>Although the Pacific Arctic has few reported non-</w:t>
      </w:r>
      <w:r w:rsidR="006466BF">
        <w:t>indigenous</w:t>
      </w:r>
      <w:r>
        <w:t xml:space="preserve"> </w:t>
      </w:r>
      <w:r w:rsidR="00E04028">
        <w:t xml:space="preserve">species </w:t>
      </w:r>
      <w:r>
        <w:t>(NIS), o</w:t>
      </w:r>
      <w:r w:rsidR="00D216F8">
        <w:t>ur results indicate that</w:t>
      </w:r>
      <w:r>
        <w:t xml:space="preserve"> (1) potential NIS habitat </w:t>
      </w:r>
      <w:r w:rsidR="00A44B6F">
        <w:t xml:space="preserve">currently </w:t>
      </w:r>
      <w:r w:rsidR="00D216F8">
        <w:t>exist</w:t>
      </w:r>
      <w:r>
        <w:t>s</w:t>
      </w:r>
      <w:r w:rsidR="00D216F8">
        <w:t xml:space="preserve"> in the </w:t>
      </w:r>
      <w:r w:rsidR="00C73D93">
        <w:t>Bering Sea</w:t>
      </w:r>
      <w:r w:rsidR="006466BF">
        <w:t>;</w:t>
      </w:r>
      <w:r>
        <w:t xml:space="preserve"> (2) this potential NIS habitat is</w:t>
      </w:r>
      <w:r w:rsidR="00C73D93">
        <w:t xml:space="preserve"> projected</w:t>
      </w:r>
      <w:r w:rsidR="00D216F8">
        <w:t xml:space="preserve"> to expand by mid-century due to</w:t>
      </w:r>
      <w:r w:rsidR="006466BF">
        <w:t xml:space="preserve"> warming ocean conditions; and</w:t>
      </w:r>
      <w:r w:rsidR="00D216F8">
        <w:t xml:space="preserve"> </w:t>
      </w:r>
      <w:r>
        <w:t xml:space="preserve">(3) </w:t>
      </w:r>
      <w:r w:rsidR="00D216F8">
        <w:t>mechanisms for NIS propagule transport into and throughout the Bering Sea exist</w:t>
      </w:r>
      <w:r w:rsidR="006466BF">
        <w:t xml:space="preserve"> and may well increase. </w:t>
      </w:r>
      <w:r>
        <w:t>These result</w:t>
      </w:r>
      <w:r w:rsidR="006466BF">
        <w:t>s</w:t>
      </w:r>
      <w:r>
        <w:t xml:space="preserve"> challenge</w:t>
      </w:r>
      <w:r w:rsidR="00F61131">
        <w:t xml:space="preserve"> the expectation that high-latitude marine ecosystems have low risk due to temper</w:t>
      </w:r>
      <w:r w:rsidR="00A44B6F">
        <w:t>ature limitations on habitat</w:t>
      </w:r>
      <w:r w:rsidR="00F61131">
        <w:t>.</w:t>
      </w:r>
      <w:r w:rsidR="004D442F">
        <w:t xml:space="preserve">  </w:t>
      </w:r>
      <w:commentRangeStart w:id="180"/>
      <w:r w:rsidR="004D442F">
        <w:t>[..]</w:t>
      </w:r>
      <w:commentRangeEnd w:id="180"/>
      <w:r w:rsidR="004D442F">
        <w:rPr>
          <w:rStyle w:val="CommentReference"/>
          <w:rFonts w:ascii="Arial" w:eastAsia="Arial" w:hAnsi="Arial" w:cs="Arial"/>
          <w:color w:val="000000"/>
          <w:lang w:val="en-US" w:eastAsia="en-US"/>
        </w:rPr>
        <w:commentReference w:id="180"/>
      </w:r>
    </w:p>
    <w:p w14:paraId="4F965CF2" w14:textId="000F5530" w:rsidR="00E85FCC" w:rsidRDefault="00E46D10" w:rsidP="00D10BCD">
      <w:pPr>
        <w:spacing w:line="360" w:lineRule="auto"/>
        <w:contextualSpacing/>
        <w:rPr>
          <w:color w:val="FF0000"/>
        </w:rPr>
      </w:pPr>
      <w:r>
        <w:rPr>
          <w:lang w:val="en-US"/>
        </w:rPr>
        <w:t xml:space="preserve">Our results suggest that species’ tolerance to </w:t>
      </w:r>
      <w:r w:rsidR="00072121">
        <w:rPr>
          <w:lang w:val="en-US"/>
        </w:rPr>
        <w:t>cold</w:t>
      </w:r>
      <w:r>
        <w:rPr>
          <w:lang w:val="en-US"/>
        </w:rPr>
        <w:t xml:space="preserve"> water temperatures limit their invasion potential in arctic regions; however, subarctic regions that are perennially ice-free are suitable for a large number of temperate taxa. </w:t>
      </w:r>
      <w:r w:rsidR="00ED5179">
        <w:rPr>
          <w:lang w:val="en-US"/>
        </w:rPr>
        <w:t xml:space="preserve">We identified suitable temperature and salinity conditions for both survival and reproductive life stages… </w:t>
      </w:r>
      <w:r w:rsidR="004B5D5A">
        <w:rPr>
          <w:lang w:val="en-US"/>
        </w:rPr>
        <w:t xml:space="preserve">Importantly, </w:t>
      </w:r>
      <w:r w:rsidR="004B5D5A">
        <w:t>a</w:t>
      </w:r>
      <w:r w:rsidR="009D352C">
        <w:t>reas of high habitat suitability were also areas that received the highest number of c</w:t>
      </w:r>
      <w:r w:rsidR="0067391E">
        <w:t>ommercial and fishing vessel</w:t>
      </w:r>
      <w:r w:rsidR="009D352C">
        <w:t>s</w:t>
      </w:r>
      <w:r w:rsidR="0067391E">
        <w:t xml:space="preserve">. </w:t>
      </w:r>
      <w:r w:rsidR="00B34C45" w:rsidRPr="00E05BC2">
        <w:rPr>
          <w:highlight w:val="yellow"/>
        </w:rPr>
        <w:t xml:space="preserve">Collectively these results suggest that…. </w:t>
      </w:r>
      <w:r w:rsidR="0067391E" w:rsidRPr="00E05BC2">
        <w:rPr>
          <w:highlight w:val="yellow"/>
        </w:rPr>
        <w:t>Areas of high vessel traffic intersect with areas of high habitat suitability, which is cause for concern.</w:t>
      </w:r>
      <w:r w:rsidR="0067391E">
        <w:t xml:space="preserve"> </w:t>
      </w:r>
    </w:p>
    <w:p w14:paraId="699FBEE7" w14:textId="2AC42422" w:rsidR="00E85FCC" w:rsidRPr="00B31FD6" w:rsidRDefault="00A96D50" w:rsidP="00B31FD6">
      <w:pPr>
        <w:pStyle w:val="Heading2"/>
      </w:pPr>
      <w:r>
        <w:t>The</w:t>
      </w:r>
      <w:r w:rsidR="00E85FCC" w:rsidRPr="00B31FD6">
        <w:t xml:space="preserve"> role of </w:t>
      </w:r>
      <w:r>
        <w:t>cold</w:t>
      </w:r>
      <w:r w:rsidR="00E85FCC" w:rsidRPr="00B31FD6">
        <w:t xml:space="preserve"> </w:t>
      </w:r>
      <w:r>
        <w:t>water temperature on survival</w:t>
      </w:r>
    </w:p>
    <w:p w14:paraId="1D1714DA" w14:textId="5B814991" w:rsidR="007909FD" w:rsidRDefault="00E46D10" w:rsidP="00E46D10">
      <w:pPr>
        <w:spacing w:line="360" w:lineRule="auto"/>
        <w:contextualSpacing/>
        <w:rPr>
          <w:ins w:id="181" w:author="Amanda Droghini" w:date="2018-03-21T22:30:00Z"/>
        </w:rPr>
      </w:pPr>
      <w:r>
        <w:rPr>
          <w:lang w:val="en-US"/>
        </w:rPr>
        <w:t>Of the 42 taxa we considered, most (</w:t>
      </w:r>
      <w:r>
        <w:rPr>
          <w:i/>
          <w:lang w:val="en-US"/>
        </w:rPr>
        <w:t>N</w:t>
      </w:r>
      <w:r>
        <w:rPr>
          <w:lang w:val="en-US"/>
        </w:rPr>
        <w:t xml:space="preserve">=34) had suitable habitat for year-round survival in at least parts of the Bering Sea. </w:t>
      </w:r>
      <w:r>
        <w:t xml:space="preserve">NIS richness followed a strong, latitudinal gradient, with high richness in the southern Bering Sea shelf, and a sharp decrease </w:t>
      </w:r>
      <w:r w:rsidRPr="003F748B">
        <w:t>above</w:t>
      </w:r>
      <w:r>
        <w:t xml:space="preserve"> 58ºN </w:t>
      </w:r>
      <w:r>
        <w:rPr>
          <w:highlight w:val="yellow"/>
        </w:rPr>
        <w:t>(Fig. XX)</w:t>
      </w:r>
      <w:r>
        <w:t xml:space="preserve">. This gradient is coincident with the limit of seasonal sea ice extent in the Bering Sea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"uris" : [ "http://www.mendeley.com/documents/?uuid=fffc722b-4df4-40ee-864c-74bb9d82cfd7" ] }, { "id" : "ITEM-2",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"ITEM-2",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"(Grebmeier et al. 2006b, Stabeno et al. 2012)", "plainTextFormattedCitation" : "(Grebmeier et al. 2006b, Stabeno et al. 2012)", "previouslyFormattedCitation" : "(Grebmeier et al. 2006b, Stabeno et al. 2012)" }, "properties" : {  }, "schema" : "https://github.com/citation-style-language/schema/raw/master/csl-citation.json" }</w:instrText>
      </w:r>
      <w:r>
        <w:fldChar w:fldCharType="separate"/>
      </w:r>
      <w:r w:rsidRPr="00DB339D">
        <w:rPr>
          <w:noProof/>
        </w:rPr>
        <w:t>(Grebmeier et al. 2006b, Stabeno et al. 2012)</w:t>
      </w:r>
      <w:r>
        <w:fldChar w:fldCharType="end"/>
      </w:r>
      <w:r>
        <w:t xml:space="preserve">. Seasonal sea ice cover in the southern Bering Sea is either entirely absent (e.g. the </w:t>
      </w:r>
      <w:r w:rsidRPr="00CA4945">
        <w:t>Aleutian Islands</w:t>
      </w:r>
      <w:r>
        <w:t xml:space="preserve">), or strongly variable from one year to the next </w:t>
      </w:r>
      <w:r>
        <w:fldChar w:fldCharType="begin" w:fldLock="1"/>
      </w:r>
      <w:r>
        <w:instrText>ADDIN CSL_CITATION { "citationItems" : [ { "id" : "ITEM-1",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"ITEM-1", "issued" : { "date-parts" : [ [ "2012" ] ] }, "page" : "31-45", "title" : "Comparison of warm and cold years on the southeastern Bering Sea shelf and some implications for the ecosystem", "type" : "article-journal", "volume" : "65" }, "uris" : [ "http://www.mendeley.com/documents/?uuid=7c7a9fe6-7ef4-3a63-ad93-aec08382a85c" ] } ], "mendeley" : { "formattedCitation" : "(Stabeno et al. 2012)", "plainTextFormattedCitation" : "(Stabeno et al. 2012)", "previouslyFormattedCitation" : "(Stabeno et al. 2012)" }, "properties" : {  }, "schema" : "https://github.com/citation-style-language/schema/raw/master/csl-citation.json" }</w:instrText>
      </w:r>
      <w:r>
        <w:fldChar w:fldCharType="separate"/>
      </w:r>
      <w:r w:rsidRPr="001B0CB7">
        <w:rPr>
          <w:noProof/>
        </w:rPr>
        <w:t>(Stabeno et al. 2012)</w:t>
      </w:r>
      <w:r>
        <w:fldChar w:fldCharType="end"/>
      </w:r>
      <w:r w:rsidRPr="00CA4945">
        <w:t xml:space="preserve">. </w:t>
      </w:r>
      <w:r>
        <w:t>Meanwhile, the northern Bering Sea is more similar to arctic ecosystems</w:t>
      </w:r>
      <w:ins w:id="182" w:author="Amanda Droghini" w:date="2018-03-21T22:31:00Z">
        <w:r>
          <w:t xml:space="preserve">, both in terms of </w:t>
        </w:r>
      </w:ins>
      <w:r>
        <w:t xml:space="preserve">its </w:t>
      </w:r>
      <w:ins w:id="183" w:author="Amanda Droghini" w:date="2018-03-21T22:31:00Z">
        <w:r>
          <w:t>hydrolog</w:t>
        </w:r>
      </w:ins>
      <w:r>
        <w:t xml:space="preserve">y </w:t>
      </w:r>
      <w:ins w:id="184" w:author="Amanda Droghini" w:date="2018-03-21T22:31:00Z">
        <w:r>
          <w:t xml:space="preserve">and </w:t>
        </w:r>
      </w:ins>
      <w:r>
        <w:t xml:space="preserve">its </w:t>
      </w:r>
      <w:ins w:id="185" w:author="Amanda Droghini" w:date="2018-03-21T22:31:00Z">
        <w:r>
          <w:t>species assemblage,</w:t>
        </w:r>
      </w:ins>
      <w:r>
        <w:t xml:space="preserve"> and its seasonal dynamics are driven, to a large extent, by the presence, timing, and extent of sea ice </w:t>
      </w:r>
      <w:r>
        <w:fldChar w:fldCharType="begin" w:fldLock="1"/>
      </w:r>
      <w:r>
        <w:instrText>ADDIN CSL_CITATION { "citationItems" : [ { "id" : "ITEM-1", "itemData" : { "DOI" : "10.1016/j.pocean.2006.10.001", "ISBN" : "0079-6611", "ISSN" : "00796611", "PMID" : "184", "abstract" : "The shallow continental shelves and slope of the Amerasian Arctic are strongly influenced by nutrient-rich Pacific waters advected over the shelves from the northern Bering Sea into the Arctic Ocean. These high-latitude shelf systems are highly productive both as the ice melts and during the open-water period. The duration and extent of seasonal sea ice, seawater temperature and water mass structure are critical controls on water column production, organic carbon cycling and pelagic-benthic coupling. Short food chains and shallow depths are characteristic of high productivity areas in this region, so changes in lower trophic levels can impact higher trophic organisms rapidly, including pelagic- and benthic-feeding marine mammals and seabirds. Subsistence harvesting of many of these animals is locally important for human consumption. The vulnerability of the ecosystem to environmental change is thought to be high, particularly as sea ice extent declines and seawater warms. In this review, we focus on ecosystem dynamics in the northern Bering and Chukchi Seas, with a more limited discussion of the adjoining Pacific-influenced eastern section of the East Siberian Sea and the western section of the Beaufort Sea. Both primary and secondary production are enhanced in specific regions that we discuss here, with the northern Bering and Chukchi Seas sustaining some of the highest water column production and benthic faunal soft-bottom biomass in the world ocean. In addition, these organic carbon-rich Pacific waters are periodically advected into low productivity regions of the nearshore northern Bering, Chukchi and Beaufort Seas off Alaska and sometimes into the East Siberian Sea, all of which have lower productivity on an annual basis. Thus, these near shore areas are intimately tied to nutrients and advected particulate organic carbon from the Pacific influenced Bering Shelf-Anadyr water. Given the short food chains and dependence of many apex predators on sea ice, recent reductions in sea ice in the Pacific-influenced sector of the Arctic have the potential to cause an ecosystem reorganization that may alter this benthic-oriented system to one more dominated by pelagic processes. \u00a9 2006 Elsevier Ltd. All rights reserved.", "author" : [ { "dropping-particle" : "", "family" : "Grebmeier", "given" : "Jacqueline M.", "non-dropping-particle" : "", "parse-names" : false, "suffix" : "" }, { "dropping-particle" : "", "family" : "Cooper", "given" : "Lee W.", "non-dropping-particle" : "", "parse-names" : false, "suffix" : "" }, { "dropping-particle" : "", "family" : "Feder", "given" : "Howard M.", "non-dropping-particle" : "", "parse-names" : false, "suffix" : "" }, { "dropping-particle" : "", "family" : "Sirenko", "given" : "Boris I.", "non-dropping-particle" : "", "parse-names" : false, "suffix" : "" } ], "container-title" : "Progress in Oceanography", "id" : "ITEM-1", "issue" : "2-4",</w:instrText>
      </w:r>
      <w:r w:rsidRPr="00E46D10">
        <w:rPr>
          <w:lang w:val="fr-CA"/>
        </w:rPr>
        <w:instrText xml:space="preserve"> "issued" : { "date-parts" : [ [ "2006" ] ] }, "page" : "331-361", "title" : "Ecosystem dynamics of the Pacific-influenced Northern Bering and Chukchi Seas in the Amerasian Arctic", "type" : "article-journal", "volume" : "71" }, "uris" : [ "http://www.mendeley.com/documents/?uuid=20f316fb-62c7-4b88-bd9f-222a512b9843"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"(Grebmeier et al. 2006a, Mueter and Litzow 2008)", "plainTextFormattedCitation" : "(Grebmeier et al. 2006a, Mueter and Litzow 2008)", "previouslyFormattedCitation" : "(Wyllie-Echeverria and Wooster 1998, Grebmeier et al. 2006a, Mueter and Litzow 2008)" }, "properties" : {  }, "schema" : "https://github.com/citation-style-language/schema/raw/master/csl-citation.json" }</w:instrText>
      </w:r>
      <w:r>
        <w:fldChar w:fldCharType="separate"/>
      </w:r>
      <w:r w:rsidRPr="00E46D10">
        <w:rPr>
          <w:noProof/>
          <w:lang w:val="fr-CA"/>
        </w:rPr>
        <w:t>(Grebmeier et al. 2006a, Mueter and Litzow 2008)</w:t>
      </w:r>
      <w:r>
        <w:fldChar w:fldCharType="end"/>
      </w:r>
      <w:r w:rsidRPr="00E46D10">
        <w:rPr>
          <w:lang w:val="fr-CA"/>
        </w:rPr>
        <w:t xml:space="preserve">. </w:t>
      </w:r>
      <w:commentRangeStart w:id="186"/>
      <w:r w:rsidRPr="00E46D10">
        <w:rPr>
          <w:lang w:val="fr-CA"/>
        </w:rPr>
        <w:t xml:space="preserve">de Rivera et al. </w:t>
      </w:r>
      <w:r w:rsidRPr="00EE22E2">
        <w:fldChar w:fldCharType="begin" w:fldLock="1"/>
      </w:r>
      <w:r w:rsidRPr="00E46D10">
        <w:rPr>
          <w:lang w:val="fr-CA"/>
        </w:rP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w:instrText>
      </w:r>
      <w:r>
        <w:instrText>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"suppress-author" : 1, "uris" : [ "http://www.mendeley.com/documents/?uuid=7d3ae263-6f0b-42b9-a008-aad4a6ba5289" ] } ], "mendeley" : { "formattedCitation" : "(2011)", "plainTextFormattedCitation" : "(2011)", "previouslyFormattedCitation" : "(2011)" }, "properties" : {  }, "schema" : "https://github.com/citation-style-language/schema/raw/master/csl-citation.json" }</w:instrText>
      </w:r>
      <w:r w:rsidRPr="00EE22E2">
        <w:fldChar w:fldCharType="separate"/>
      </w:r>
      <w:r w:rsidRPr="00EE22E2">
        <w:rPr>
          <w:noProof/>
        </w:rPr>
        <w:t>(2011)</w:t>
      </w:r>
      <w:r w:rsidRPr="00EE22E2">
        <w:fldChar w:fldCharType="end"/>
      </w:r>
      <w:r>
        <w:t xml:space="preserve">, who developed ecological niche models to predict the distribution of four potentially invasive species in Alaska, three of which we consider here. Our models support their main finding that current environmental conditions in high-latitude systems do not preclude survival </w:t>
      </w:r>
      <w:r>
        <w:fldChar w:fldCharType="begin" w:fldLock="1"/>
      </w:r>
      <w:r>
        <w:instrText>ADDIN CSL_CITATION { "citationItems" : [ { "id" : "ITEM-1", "itemData" : { "DOI" : "10.1111/j.1472-4642.2011.00790.x", "ISBN" : "1472-4642", "ISSN" : "13669516", "abstract" : "Aim High-latitude regions host many fewer non-native species than temperate ones. The low invasion loads of these colder regions may change with increases in human-mediated propagule supply. We test the hypothesis that colonization by non-native species that have already invaded temperate shorelines would be precluded by environmental conditions if they were introduced to Alaska and other high-latitude regions by shipping or other vectors. Location Pacific coast of North America as well as coastal oceans world-wide. Methods Using 16 habitat descriptors in ecological niche models, we characterized the conditions throughout the native and introduced distributions of four marine species (Amphibalanus improvisus, Carcinus maenas, Littorina saxatilis and Styela clava) that have invaded multiple global regions to test the extent to which suitable conditions for these species exist in Alaska and other high-latitude regions under current and predicted future climate scenarios. Results Models projected environmental match for all four species in many areas beyond their present range limits, suggesting that Alaska and other high-latitude shorelines are currently vulnerable to invasion by non-native species that occur in lower latitudes. Main conclusions Given current and possibly increasing human-mediated species transfers and suitable environmental conditions that exist now and with projected warming, policy and management efforts are urgently needed to minimize invasion opportunities at high latitudes. \u00a9 2011 Blackwell Publishing Ltd.", "author" : [ { "dropping-particle" : "", "family" : "Rivera", "given" : "Catherine E.", "non-dropping-particle" : "de", "parse-names" : false, "suffix" : "" }, { "dropping-particle" : "", "family" : "Steves", "given" : "Brian P.", "non-dropping-particle" : "", "parse-names" : false, "suffix" : "" }, { "dropping-particle" : "", "family" : "Fofonoff", "given" : "Paul W.", "non-dropping-particle" : "", "parse-names" : false, "suffix" : "" }, { "dropping-particle" : "", "family" : "Hines", "given" : "Anson H.", "non-dropping-particle" : "", "parse-names" : false, "suffix" : "" }, { "dropping-particle" : "", "family" : "Ruiz", "given" : "Gregory M.", "non-dropping-particle" : "", "parse-names" : false, "suffix" : "" } ], "container-title" : "Diversity and Distributions", "id" : "ITEM-1", "issue" : "6", "issued" : { "date-parts" : [ [ "2011" ] ] }, "page" : "1198-1209", "title" : "Potential for high-latitude marine invasions along western North America", "type" : "article-journal", "volume" : "17" }, "uris" : [ "http://www.mendeley.com/documents/?uuid=7d3ae263-6f0b-42b9-a008-aad4a6ba5289" ] } ], "mendeley" : { "formattedCitation" : "(de Rivera et al. 2011)", "plainTextFormattedCitation" : "(de Rivera et al. 2011)", "previouslyFormattedCitation" : "(de Rivera et al. 2011)" }, "properties" : {  }, "schema" : "https://github.com/citation-style-language/schema/raw/master/csl-citation.json" }</w:instrText>
      </w:r>
      <w:r>
        <w:fldChar w:fldCharType="separate"/>
      </w:r>
      <w:r w:rsidRPr="00A35BB6">
        <w:rPr>
          <w:noProof/>
        </w:rPr>
        <w:t>(de Rivera et al. 2011)</w:t>
      </w:r>
      <w:r>
        <w:fldChar w:fldCharType="end"/>
      </w:r>
      <w:r>
        <w:t xml:space="preserve">, but by considering a larger number of taxa, we found that most species do not have the ability to live up to the Arctic… </w:t>
      </w:r>
      <w:r w:rsidRPr="007B56BF">
        <w:rPr>
          <w:highlight w:val="yellow"/>
        </w:rPr>
        <w:t>(Fig. XX)</w:t>
      </w:r>
      <w:r>
        <w:t>.</w:t>
      </w:r>
      <w:commentRangeEnd w:id="186"/>
      <w:r>
        <w:rPr>
          <w:rStyle w:val="CommentReference"/>
          <w:rFonts w:ascii="Arial" w:eastAsia="Arial" w:hAnsi="Arial" w:cs="Arial"/>
          <w:color w:val="000000"/>
          <w:lang w:val="en-US" w:eastAsia="en-US"/>
        </w:rPr>
        <w:commentReference w:id="186"/>
      </w:r>
      <w:r>
        <w:t xml:space="preserve"> </w:t>
      </w:r>
      <w:r w:rsidRPr="00E46D10">
        <w:rPr>
          <w:highlight w:val="cyan"/>
        </w:rPr>
        <w:t>[[briefly talk about importance of seasonality – winter]]:</w:t>
      </w:r>
      <w:r>
        <w:t xml:space="preserve"> </w:t>
      </w:r>
      <w:r w:rsidR="00A44B6F">
        <w:rPr>
          <w:lang w:val="en-US"/>
        </w:rPr>
        <w:t>Of the 42 taxa we considered, a</w:t>
      </w:r>
      <w:r w:rsidR="00B75A0A">
        <w:t xml:space="preserve">ll </w:t>
      </w:r>
      <w:r w:rsidR="00A44B6F">
        <w:t>were predicted to</w:t>
      </w:r>
      <w:r w:rsidR="00B75A0A" w:rsidRPr="00CA4945">
        <w:t xml:space="preserve"> survive </w:t>
      </w:r>
      <w:r w:rsidR="00A44B6F">
        <w:lastRenderedPageBreak/>
        <w:t xml:space="preserve">in some of the Bering Sea </w:t>
      </w:r>
      <w:r w:rsidR="00B75A0A" w:rsidRPr="00CA4945">
        <w:t xml:space="preserve">for at least six weeks of the year, when water temperatures were warmest (from early July to mid-August). </w:t>
      </w:r>
      <w:r w:rsidR="00A44B6F">
        <w:t>T</w:t>
      </w:r>
      <w:r w:rsidR="00B75A0A">
        <w:t xml:space="preserve">axa without year-round </w:t>
      </w:r>
      <w:r w:rsidR="00A44B6F">
        <w:t xml:space="preserve">survival </w:t>
      </w:r>
      <w:r w:rsidR="00B75A0A">
        <w:t xml:space="preserve">habitat </w:t>
      </w:r>
      <w:r w:rsidR="00B75A0A" w:rsidRPr="00CA4945">
        <w:t xml:space="preserve">were unable to survive during the coldest months of the year (from December to April). </w:t>
      </w:r>
      <w:del w:id="187" w:author="Amanda Droghini" w:date="2018-03-21T22:31:00Z">
        <w:r w:rsidR="00E23A01" w:rsidDel="004D36DB">
          <w:delText>There already exists ecological differences between the subarctic and ar</w:delText>
        </w:r>
        <w:r w:rsidR="00673D74" w:rsidDel="004D36DB">
          <w:delText xml:space="preserve">ctic regions of the Bering Sea, with </w:delText>
        </w:r>
        <w:r w:rsidR="00E23A01" w:rsidDel="004D36DB">
          <w:delText xml:space="preserve">native species in the northern Bering Sea </w:delText>
        </w:r>
        <w:r w:rsidR="00673D74" w:rsidDel="004D36DB">
          <w:delText>being more akin to species in the Chukchi Sea and the Arctic Ocean than in the Pacific</w:delText>
        </w:r>
        <w:r w:rsidR="00E23A01" w:rsidDel="004D36DB">
          <w:delText xml:space="preserve">; this is especially true for demersal and benthic organisms that experience a “cold pool” (water temperatures below </w:delText>
        </w:r>
        <w:r w:rsidR="00E23A01" w:rsidRPr="009F7627" w:rsidDel="004D36DB">
          <w:delText>2°C</w:delText>
        </w:r>
        <w:r w:rsidR="00E23A01" w:rsidDel="004D36DB">
          <w:delText xml:space="preserve">) in the summer, which is a direct result of melting winter sea ice </w:delText>
        </w:r>
        <w:r w:rsidR="00E23A01" w:rsidDel="004D36DB">
          <w:fldChar w:fldCharType="begin" w:fldLock="1"/>
        </w:r>
        <w:r w:rsidR="009D352C" w:rsidRPr="004D36DB" w:rsidDel="004D36DB">
          <w:delInstrText>ADDIN CSL_CITATION { "citationItems" : [ { "id" : "ITEM-1", "itemData" : { "DOI" : "10.1046/j.1365-2419.1998.00058.x", "ISBN" : "1054-6006", "ISSN" : "10546006", "PMID" : "199800430983", "abstract" : "The southernmost extension of winter ice cover varies interannually and on longer time scales, reflecting large-scale changes in driving forces, especially in the position and intensity of the winter Aleutian Low Pressure System. A conspicuous pattern is alternating warm and cool periods of several years' duration. These variations in sea ice cover are reflected in the character of a subsurface cold pool, formed as stratification isolates the deeper cold waters from surface exchanges. The cold pool is better developed and more extensive in summers that follow deep southward penetration of winter sea ice. Interannual and decadal-scale variations in the distributions of some fish stocks reflect those of ice and thermal conditions. In particular, the distribution of walleye pollock, Theragra chalcogramma, varies significantly with multiannual cool and warm years while Arctic cod, Boreogadus saida, is only present within the cold pool. The relation among climate variations, sea ice cover, subsurface thermal conditions, and fish distribution provides information on how climate affects marine ecosystems and may also have practical application in predicting fish distributions.", "author" : [ { "dropping-particle" : "", "family" : "Wyllie-Echeverria", "given" : "T.", "non-dropping-particle" : "", "parse-names" : false, "suffix" : "" }, { "dropping-particle" : "", "family" : "Wooster", "given" : "W. S.", "non-dropping-particle" : "", "parse-names" : false, "suffix" : "" } ], "container-title" : "Fisheries Oceanography", "id" : "ITEM-1", "issue" : "2", "issued" : { "date-parts" : [ [ "1998" ] ] }, "page" : "159-170", "title" : "Year-to-year variations in Bering Sea ice cover and some consequences for fish distributions", "type" : "article-journal", "volume" : "7" }, "uris" : [ "http://www.mendeley.com/documents/?uuid=7929a32c-a10b-452a-b67d-66c4d304c3a8" ] }, { "id" : "ITEM-2",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"ITEM-2", "issue" : "2", "issued" : { "date-parts" : [ [ "2008", "3" ] ] }, "page" : "309-320", "title" : "Sea ice retreat alters the biogeography of the Bering Sea continental shelf", "type" : "article-journal", "volume" : "18" }, "uris" : [ "http://www.mendeley.com/documents/?uuid=0fa6e3ee-07bf-4cc2-9a25-410f2172f038" ] } ], "mendeley" : { "formattedCitation" : "(Wyllie-Echeverria and Wooster 1998, Mueter and Litzow 2008)", "plainTextFormattedCitation" : "(Wyllie-Echeverria and Wooster 1998, Mueter and Litzow 2008)", "previouslyFormattedCitation" : "(Wyllie-Echeverria and Wooster 1998, Mueter and Litzow 2008)" }, "properties" : {  }, "schema" : "https://github.com/citation-style-language/schema/raw/master/csl-citation.json" }</w:delInstrText>
        </w:r>
        <w:r w:rsidR="00E23A01" w:rsidDel="004D36DB">
          <w:fldChar w:fldCharType="separate"/>
        </w:r>
        <w:r w:rsidR="00E23A01" w:rsidRPr="004D36DB" w:rsidDel="004D36DB">
          <w:rPr>
            <w:noProof/>
          </w:rPr>
          <w:delText>(Wyllie-Echeverria and Wooster 1998, Mueter and Litzow 2008)</w:delText>
        </w:r>
        <w:r w:rsidR="00E23A01" w:rsidDel="004D36DB">
          <w:fldChar w:fldCharType="end"/>
        </w:r>
        <w:r w:rsidR="00E23A01" w:rsidDel="004D36DB">
          <w:delText xml:space="preserve">. </w:delText>
        </w:r>
      </w:del>
    </w:p>
    <w:p w14:paraId="57F592B7" w14:textId="01F5D478" w:rsidR="00E85FCC" w:rsidRPr="00B31FD6" w:rsidRDefault="00E85FCC" w:rsidP="00B31FD6">
      <w:pPr>
        <w:pStyle w:val="Heading2"/>
      </w:pPr>
      <w:r w:rsidRPr="00B31FD6">
        <w:t>Reproduction: Is there enough time?</w:t>
      </w:r>
    </w:p>
    <w:p w14:paraId="426FC546" w14:textId="61A2CDAE" w:rsidR="004D36DB" w:rsidRDefault="00072121" w:rsidP="00114E82">
      <w:pPr>
        <w:spacing w:line="360" w:lineRule="auto"/>
        <w:contextualSpacing/>
        <w:rPr>
          <w:ins w:id="188" w:author="Amanda Droghini" w:date="2018-03-21T22:30:00Z"/>
        </w:rPr>
      </w:pPr>
      <w:r>
        <w:t xml:space="preserve">Suitable habitat for reproduction and development also exist, </w:t>
      </w:r>
      <w:r>
        <w:rPr>
          <w:highlight w:val="cyan"/>
        </w:rPr>
        <w:t>and</w:t>
      </w:r>
      <w:r w:rsidRPr="000A4DAA">
        <w:rPr>
          <w:highlight w:val="cyan"/>
        </w:rPr>
        <w:t xml:space="preserve"> most (21 of 29) of the </w:t>
      </w:r>
      <w:r>
        <w:rPr>
          <w:highlight w:val="cyan"/>
        </w:rPr>
        <w:t>taxa we evaluated</w:t>
      </w:r>
      <w:r w:rsidRPr="000A4DAA">
        <w:rPr>
          <w:highlight w:val="cyan"/>
        </w:rPr>
        <w:t xml:space="preserve"> had at least one week of suitable reproductive habitat</w:t>
      </w:r>
      <w:r>
        <w:rPr>
          <w:highlight w:val="cyan"/>
        </w:rPr>
        <w:t xml:space="preserve">. </w:t>
      </w:r>
      <w:r>
        <w:t xml:space="preserve">However, taxa with long brooding or development periods may be limited by the Bering Sea’s short summer season. </w:t>
      </w:r>
      <w:r w:rsidR="0026340C">
        <w:rPr>
          <w:highlight w:val="cyan"/>
        </w:rPr>
        <w:t xml:space="preserve">Very few studies have modeled potential reproductive habitat in the Arctic, despite the potential for cold temperatures to affect larval survival, development, and recruitment (de Rivera et al. 2007.. need more) </w:t>
      </w:r>
      <w:r w:rsidR="00FF6353">
        <w:rPr>
          <w:highlight w:val="cyan"/>
        </w:rPr>
        <w:t>T</w:t>
      </w:r>
      <w:r w:rsidR="004E6C5F">
        <w:rPr>
          <w:highlight w:val="cyan"/>
        </w:rPr>
        <w:t xml:space="preserve">axa that require </w:t>
      </w:r>
      <w:r w:rsidR="00FF6353">
        <w:rPr>
          <w:highlight w:val="cyan"/>
        </w:rPr>
        <w:t xml:space="preserve">salinities &lt; 30 ppt or </w:t>
      </w:r>
      <w:r w:rsidR="004E6C5F">
        <w:rPr>
          <w:highlight w:val="cyan"/>
        </w:rPr>
        <w:t>temperatures above 10C</w:t>
      </w:r>
      <w:r w:rsidR="00FF6353">
        <w:rPr>
          <w:highlight w:val="cyan"/>
        </w:rPr>
        <w:t xml:space="preserve"> for reproduction or development</w:t>
      </w:r>
      <w:r w:rsidR="004E6C5F">
        <w:rPr>
          <w:highlight w:val="cyan"/>
        </w:rPr>
        <w:t xml:space="preserve">, </w:t>
      </w:r>
      <w:r w:rsidR="00FF6353">
        <w:rPr>
          <w:highlight w:val="cyan"/>
        </w:rPr>
        <w:t xml:space="preserve">have limited suitable habitat in </w:t>
      </w:r>
      <w:r w:rsidR="00A41DF2" w:rsidRPr="000A4DAA">
        <w:rPr>
          <w:highlight w:val="cyan"/>
        </w:rPr>
        <w:t xml:space="preserve">the Bering </w:t>
      </w:r>
      <w:r w:rsidR="00FF6353">
        <w:rPr>
          <w:highlight w:val="cyan"/>
        </w:rPr>
        <w:t>Sea</w:t>
      </w:r>
      <w:r w:rsidR="00A41DF2" w:rsidRPr="000A4DAA">
        <w:rPr>
          <w:highlight w:val="cyan"/>
        </w:rPr>
        <w:t xml:space="preserve">. </w:t>
      </w:r>
      <w:r w:rsidR="00FF6353">
        <w:rPr>
          <w:highlight w:val="cyan"/>
        </w:rPr>
        <w:t>S</w:t>
      </w:r>
      <w:r w:rsidR="00FF6353" w:rsidRPr="000A4DAA">
        <w:rPr>
          <w:highlight w:val="cyan"/>
        </w:rPr>
        <w:t xml:space="preserve">everal </w:t>
      </w:r>
      <w:r w:rsidR="00FF6353">
        <w:rPr>
          <w:highlight w:val="cyan"/>
        </w:rPr>
        <w:t>prominent invaders</w:t>
      </w:r>
      <w:r w:rsidR="00FF6353" w:rsidRPr="000A4DAA">
        <w:rPr>
          <w:highlight w:val="cyan"/>
        </w:rPr>
        <w:t xml:space="preserve"> (e.g. </w:t>
      </w:r>
      <w:r w:rsidR="00FF6353" w:rsidRPr="004E6C5F">
        <w:rPr>
          <w:i/>
          <w:highlight w:val="cyan"/>
        </w:rPr>
        <w:t>Amphibalanus amphitrite</w:t>
      </w:r>
      <w:r w:rsidR="00FF6353">
        <w:rPr>
          <w:highlight w:val="cyan"/>
        </w:rPr>
        <w:t xml:space="preserve">, </w:t>
      </w:r>
      <w:r w:rsidR="00FF6353" w:rsidRPr="000A4DAA">
        <w:rPr>
          <w:i/>
          <w:highlight w:val="cyan"/>
        </w:rPr>
        <w:t>Botrylloides violaceus</w:t>
      </w:r>
      <w:r w:rsidR="00FF6353" w:rsidRPr="000A4DAA">
        <w:rPr>
          <w:highlight w:val="cyan"/>
        </w:rPr>
        <w:t xml:space="preserve">, </w:t>
      </w:r>
      <w:r w:rsidR="00FF6353" w:rsidRPr="000A4DAA">
        <w:rPr>
          <w:i/>
          <w:iCs/>
          <w:highlight w:val="cyan"/>
        </w:rPr>
        <w:t>Carcinus maenas</w:t>
      </w:r>
      <w:r w:rsidR="00FF6353" w:rsidRPr="000A4DAA">
        <w:rPr>
          <w:highlight w:val="cyan"/>
        </w:rPr>
        <w:t>)</w:t>
      </w:r>
      <w:r w:rsidR="00FF6353">
        <w:rPr>
          <w:highlight w:val="cyan"/>
        </w:rPr>
        <w:t xml:space="preserve"> either do not have suitable temperatures or do not have enough time</w:t>
      </w:r>
      <w:r w:rsidR="00FF6353" w:rsidRPr="000A4DAA">
        <w:rPr>
          <w:highlight w:val="cyan"/>
        </w:rPr>
        <w:t xml:space="preserve"> </w:t>
      </w:r>
      <w:r w:rsidR="00FF6353">
        <w:t>to complete development</w:t>
      </w:r>
      <w:r w:rsidR="00FF6353" w:rsidRPr="00CA4945">
        <w:t xml:space="preserve">, despite having the capacity to live year-round across moderately large areas of the shelf </w:t>
      </w:r>
      <w:del w:id="189" w:author="Amanda Droghini" w:date="2018-03-22T08:51:00Z">
        <w:r w:rsidR="00AF36F2" w:rsidDel="00FF6353">
          <w:delText xml:space="preserve">For ((many)) organisms, there is a strong link between temperature and time to development: in general, the colder the temperature, the longer it takes for larvae to develop and metamorphose into adults </w:delText>
        </w:r>
      </w:del>
      <w:r w:rsidR="00AF36F2">
        <w:fldChar w:fldCharType="begin" w:fldLock="1"/>
      </w:r>
      <w:r w:rsidR="00E46D10">
        <w: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"id" : "ITEM-2", "itemData" : { "DOI" : "10.3354/meps08107", "ISBN" : "0171-8630", "ISSN" : "01718630", "abstract" : "Increased awareness of climate change and invasive species has resulted in a surge of studies on how climate change impacts the invasibility of communities. A common method of study is comparing temperature ranges of native or naturalized species to those of highly invasive species. Two fouling community animals that have been so compared are the ascidians Botryllus schlosseri and Botrylloides violaceus. However, temperature range comparisons of different life history traits yield conflicting results. We examined the 2 species to identify a characteristic that could explain these discrepancies and found a single outstanding feature: the brooding period in B. violaceus is at least 5 times that of B. schlosseri. To determine if this elongated brooding period accounted for the observed discrepancies in temperature range, the relationship between recruitment and temperature was reanalyzed using estimated fertilization times for 2001-2006 recruitment at the Groton Long Point Marina and the University of Connecticut, Avery Point, and 2006 recruitment at the University of Maine Darling Marine Center. Estimated fertilization occurred at the same water temperatures for B. violaceus and B. schlosseri colonies. The observed delay in initial recruitment of B. violaceus resulted from the elongated brooding period, not a delay in fertilization due to water temperature. Analyzing recruitment data without incorporating brooding period may not be representative of reproductive environmental requirements and ranges for animals with brooding periods, and may result in uninformative conclusions when comparing species whose brooding periods differ significantly.", "author" : [ { "dropping-particle" : "", "family" : "Westerman", "given" : "Erica L.", "non-dropping-particle" : "", "parse-names" : false, "suffix" : "" }, { "dropping-particle" : "", "family" : "Whitlatch", "given" : "Robert", "non-dropping-particle" : "", "parse-names" : false, "suffix" : "" }, { "dropping-particle" : "", "family" : "Dijkstra", "given" : "Jennifer A.", "non-dropping-particle" : "", "parse-names" : false, "suffix" : "" }, { "dropping-particle" : "", "family" : "Harris", "given" : "Larry G.", "non-dropping-particle" : "", "parse-names" : false, "suffix" : "" } ], "container-title" : "Marine Ecology Progress Series", "id" : "ITEM-2", "issued" : { "date-parts" : [ [ "2009" ] ] }, "page" : "13-19", "title" : "Variation in brooding period masks similarities in response to changing temperatures", "type" : "article-journal", "volume" : "391" }, "uris" : [ "http://www.mendeley.com/documents/?uuid=eac96a20-b72b-4274-b0b7-f542a6db178c" ] } ], "mendeley" : { "formattedCitation" : "(de Rivera et al. 2007, Westerman et al. 2009)", "plainTextFormattedCitation" : "(de Rivera et al. 2007, Westerman et al. 2009)", "previouslyFormattedCitation" : "(de Rivera et al. 2007, Westerman et al. 2009)" }, "properties" : {  }, "schema" : "https://github.com/citation-style-language/schema/raw/master/csl-citation.json" }</w:instrText>
      </w:r>
      <w:r w:rsidR="00AF36F2">
        <w:fldChar w:fldCharType="separate"/>
      </w:r>
      <w:r w:rsidR="00FF6353" w:rsidRPr="00FF6353">
        <w:rPr>
          <w:noProof/>
        </w:rPr>
        <w:t>(de Rivera et al. 2007, Westerman et al. 2009)</w:t>
      </w:r>
      <w:r w:rsidR="00AF36F2">
        <w:fldChar w:fldCharType="end"/>
      </w:r>
      <w:r w:rsidR="00AF36F2">
        <w:t xml:space="preserve"> – can go into detail for Carcinus maenas –. </w:t>
      </w:r>
      <w:ins w:id="190" w:author="Amanda Droghini" w:date="2018-03-21T22:30:00Z">
        <w:r w:rsidR="004D36DB">
          <w:t xml:space="preserve">Interestingly, the two </w:t>
        </w:r>
      </w:ins>
      <w:r w:rsidR="00FF6353">
        <w:t>NIS</w:t>
      </w:r>
      <w:ins w:id="191" w:author="Amanda Droghini" w:date="2018-03-21T22:30:00Z">
        <w:r w:rsidR="004D36DB">
          <w:t xml:space="preserve"> that are established in the Bering Sea</w:t>
        </w:r>
      </w:ins>
      <w:r w:rsidR="00FF6353">
        <w:t xml:space="preserve"> (</w:t>
      </w:r>
      <w:r w:rsidR="00FF6353">
        <w:rPr>
          <w:i/>
        </w:rPr>
        <w:t xml:space="preserve">Caprella mutica </w:t>
      </w:r>
      <w:r w:rsidR="00FF6353">
        <w:t xml:space="preserve">and </w:t>
      </w:r>
      <w:r w:rsidR="00FF6353">
        <w:rPr>
          <w:i/>
        </w:rPr>
        <w:t>Mya arenaria</w:t>
      </w:r>
      <w:r w:rsidR="00FF6353">
        <w:t>)</w:t>
      </w:r>
      <w:r w:rsidR="00FF6353">
        <w:rPr>
          <w:i/>
        </w:rPr>
        <w:t xml:space="preserve"> </w:t>
      </w:r>
      <w:ins w:id="192" w:author="Amanda Droghini" w:date="2018-03-21T22:30:00Z">
        <w:r w:rsidR="004D36DB">
          <w:t xml:space="preserve">were the two outliers in our </w:t>
        </w:r>
      </w:ins>
      <w:r w:rsidR="00FF6353">
        <w:t>dataset</w:t>
      </w:r>
      <w:ins w:id="193" w:author="Amanda Droghini" w:date="2018-03-21T22:30:00Z">
        <w:r w:rsidR="004D36DB">
          <w:t xml:space="preserve"> that had nearly year-round reproductive habitat as well (between 49 and 52 consecutive weeks of suitable repro habitats). </w:t>
        </w:r>
      </w:ins>
    </w:p>
    <w:p w14:paraId="5DC44D98" w14:textId="251479F2" w:rsidR="004D36DB" w:rsidRDefault="004D36DB" w:rsidP="00114E82">
      <w:pPr>
        <w:spacing w:line="360" w:lineRule="auto"/>
        <w:contextualSpacing/>
      </w:pPr>
    </w:p>
    <w:p w14:paraId="421CE852" w14:textId="6A5A75F9" w:rsidR="00072121" w:rsidRPr="00114E82" w:rsidRDefault="00072121" w:rsidP="00072121">
      <w:pPr>
        <w:spacing w:line="360" w:lineRule="auto"/>
        <w:contextualSpacing/>
      </w:pPr>
      <w:commentRangeStart w:id="194"/>
      <w:r>
        <w:t xml:space="preserve">Given the resolution of the climate models </w:t>
      </w:r>
      <w:commentRangeEnd w:id="194"/>
      <w:r w:rsidR="00186DB4">
        <w:rPr>
          <w:rStyle w:val="CommentReference"/>
          <w:rFonts w:ascii="Arial" w:eastAsia="Arial" w:hAnsi="Arial" w:cs="Arial"/>
          <w:color w:val="000000"/>
          <w:lang w:val="en-US" w:eastAsia="en-US"/>
        </w:rPr>
        <w:commentReference w:id="194"/>
      </w:r>
      <w:r>
        <w:t xml:space="preserve">we used, our habitat models may underestimate summer water temperatures near the coastlines and in </w:t>
      </w:r>
      <w:ins w:id="195" w:author="Amanda Droghini" w:date="2018-03-21T22:29:00Z">
        <w:r>
          <w:t xml:space="preserve">shallow waters </w:t>
        </w:r>
      </w:ins>
      <w:r>
        <w:t>&lt; 10 m deep</w:t>
      </w:r>
      <w:ins w:id="196" w:author="Amanda Droghini" w:date="2018-03-21T22:29:00Z">
        <w:r>
          <w:t>.</w:t>
        </w:r>
      </w:ins>
      <w:del w:id="197" w:author="Amanda Droghini" w:date="2018-03-21T22:29:00Z">
        <w:r w:rsidDel="004D36DB">
          <w:delText>), and models do not reach the shoreline, often falling several kilometers short.</w:delText>
        </w:r>
      </w:del>
      <w:r>
        <w:t xml:space="preserve"> In addition, the ROMS we used do not account for the influence of rivers of ocean temperatures (the effect on salinity is included, though estim</w:t>
      </w:r>
      <w:bookmarkStart w:id="198" w:name="_GoBack"/>
      <w:bookmarkEnd w:id="198"/>
      <w:r>
        <w:t xml:space="preserve">ates are coarse). The influence of rivers is significant in our study area given the many large rivers that drain into the Bering Sea (e.g. Yukon, Kuskokwim, Nushagak..). These rivers not only contribute to freshening the Bering Sea, but also increase near-shore water temperatures by several degrees in the summer. Measurements from finer scale models have recorded temperatures as high as </w:t>
      </w:r>
      <w:commentRangeStart w:id="199"/>
      <w:r>
        <w:t xml:space="preserve">19°C </w:t>
      </w:r>
      <w:commentRangeEnd w:id="199"/>
      <w:r>
        <w:rPr>
          <w:rStyle w:val="CommentReference"/>
          <w:rFonts w:ascii="Arial" w:eastAsia="Arial" w:hAnsi="Arial" w:cs="Arial"/>
          <w:color w:val="000000"/>
          <w:lang w:val="en-US" w:eastAsia="en-US"/>
        </w:rPr>
        <w:commentReference w:id="199"/>
      </w:r>
      <w:r>
        <w:t>near the Yukon River. Local dynamics such as freshwater runoff influences salinity and temperature and is likely to affect species’ distribution and persistence</w:t>
      </w:r>
      <w:commentRangeStart w:id="200"/>
      <w:r>
        <w:t xml:space="preserv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"10.3354/meps07271", "ISBN" : "0171-8630", "ISSN" : "01718630", "abstract" : "Many benthic invertebrates in the boreo-Atlantic region reproduce via pelagic larvae. Past investigations in polar areas suggested a greater predominance of species lacking a pelagic phase. In this study, the reproduction strategies of the main 88 species of the Kara Sea were investigated. Field observations were supplemented by literature studies (reproduction period and strategy, biogeographical affiliation). Larvae of 44 meroplanktonic species were identified, but adult forms of only 23 of these species are known from the region. For the other 21 larval types, adults were not present in the Kara Sea but have previously been recorded in the adjacent Barents Sea. Larval transport processes are thus potentially important for the import of species into the region. High numbers of species of temperate origin were common, and had a strong influence on the overall reproduction patterns of the region. The southern Kara Sea was mainly dominated by 2 groups: highly mobile crustaceans, which are obligate non-pelagic developers, and non-motile organisms with primarily pelagic reproduction modes. We propose that reproduction patterns are strongly influenced by the highly variable environmental conditions of the Kara Sea which, via ice-scouring and the high input of freshwater from the 2 adjacent rivers, regularly lead to a local depletion of the benthic species. The input of warm freshwater from the rivers enhances the survival of species with a boreal biogeographical distribution, which additionally contributes to the high number of species with pelagic development that were found. Overall, the reproduction modes of benthic invertebrates in the Kara Sea are thus strongly governed by the local environmental conditions characteristic of the region.", "author" : [ { "dropping-particle" : "", "family" : "Fetzer", "given" : "Ingo", "non-dropping-particle" : "", "parse-names" : false, "suffix" : "" }, { "dropping-particle" : "", "family" : "Arntz", "given" : "Wolf E.", "non-dropping-particle" : "", "parse-names" : false, "suffix" : "" } ], "container-title" : "Marine Ecology Progress Series", "id" : "ITEM-2", "issue" : "1878", "issued" : { "date-parts" : [ [ "2008" ] ] }, "page" : "189-202", "title" : "Reproductive strategies of benthic invertebrates in the Kara Sea (Russian Arctic): Adaptation of reproduction modes to cold water", "type" : "article-journal", "volume" : "356" }, "uris" : [ "http://www.mendeley.com/documents/?uuid=16a31ea0-ad91-44ed-9bad-391d81d51ae4" ] } ], "mendeley" : { "formattedCitation" : "(Fetzer and Arntz 2008, Miller 2016)", "plainTextFormattedCitation" : "(Fetzer and Arntz 2008, Miller 2016)", "previouslyFormattedCitation" : "(Fetzer and Arntz 2008, Miller 2016)" }, "properties" : {  }, "schema" : "https://github.com/citation-style-language/schema/raw/master/csl-citation.json" }</w:instrText>
      </w:r>
      <w:r>
        <w:fldChar w:fldCharType="separate"/>
      </w:r>
      <w:r w:rsidRPr="007C7CAD">
        <w:rPr>
          <w:noProof/>
        </w:rPr>
        <w:t>(Fetzer and Arntz 2008, Miller 2016)</w:t>
      </w:r>
      <w:r>
        <w:fldChar w:fldCharType="end"/>
      </w:r>
      <w:commentRangeEnd w:id="200"/>
      <w:r>
        <w:rPr>
          <w:rStyle w:val="CommentReference"/>
          <w:rFonts w:ascii="Arial" w:eastAsia="Arial" w:hAnsi="Arial" w:cs="Arial"/>
          <w:color w:val="000000"/>
          <w:lang w:val="en-US" w:eastAsia="en-US"/>
        </w:rPr>
        <w:commentReference w:id="200"/>
      </w:r>
      <w:r>
        <w:t xml:space="preserve">. However… results for year-round survival still supported … </w:t>
      </w:r>
    </w:p>
    <w:p w14:paraId="1D96ED5E" w14:textId="77777777" w:rsidR="00072121" w:rsidRDefault="00072121" w:rsidP="00114E82">
      <w:pPr>
        <w:spacing w:line="360" w:lineRule="auto"/>
        <w:contextualSpacing/>
        <w:rPr>
          <w:ins w:id="201" w:author="Amanda Droghini" w:date="2018-03-21T22:30:00Z"/>
        </w:rPr>
      </w:pPr>
    </w:p>
    <w:p w14:paraId="0FD70C81" w14:textId="77777777" w:rsidR="00072121" w:rsidRDefault="00786E0A" w:rsidP="00072121">
      <w:pPr>
        <w:spacing w:line="360" w:lineRule="auto"/>
        <w:contextualSpacing/>
        <w:rPr>
          <w:ins w:id="202" w:author="Amanda Droghini" w:date="2018-03-21T22:30:00Z"/>
        </w:rPr>
      </w:pPr>
      <w:r>
        <w:t xml:space="preserve">Our approach, which uses physiological tolerances rather than environmental matching, is especially meaningful in systems such as the Arctic, where environmental conditions fall outside the range of values to which taxa are exposed in their current range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"mendeley" : { "formattedCitation" : "(Miller 2016)", "plainTextFormattedCitation" : "(Miller 2016)", "previouslyFormattedCitation" : "(Miller 2016)" }, "properties" : {  }, "schema" : "https://github.com/citation-style-language/schema/raw/master/csl-citation.json" }</w:instrText>
      </w:r>
      <w:r>
        <w:fldChar w:fldCharType="separate"/>
      </w:r>
      <w:r w:rsidRPr="00F24EA9">
        <w:rPr>
          <w:noProof/>
        </w:rPr>
        <w:t>(Miller 2016)</w:t>
      </w:r>
      <w:r>
        <w:fldChar w:fldCharType="end"/>
      </w:r>
      <w:r>
        <w:t xml:space="preserve">. </w:t>
      </w:r>
      <w:r w:rsidRPr="00FE07CC">
        <w:t>Nevertheless, there</w:t>
      </w:r>
      <w:r>
        <w:t xml:space="preserve"> is a lack of knowledge on the physiological thresholds of most marine organisms. </w:t>
      </w:r>
      <w:del w:id="203" w:author="Amanda Droghini" w:date="2018-03-08T07:50:00Z">
        <w:r w:rsidDel="00B31FD6">
          <w:delText xml:space="preserve">Most studies are concerned with testing upper limits, or test lower limits that are well above the temperatures experienced in Arctic or sub-Arctic regions. </w:delText>
        </w:r>
      </w:del>
      <w:r>
        <w:t xml:space="preserve">Even within a taxa, different populations can exhibit different tolerances, or exhibit impressive phenotypic plasticity </w:t>
      </w:r>
      <w:r>
        <w:fldChar w:fldCharType="begin" w:fldLock="1"/>
      </w:r>
      <w:r>
        <w:instrText>ADDIN CSL_CITATION { "citationItems" : [ { "id" : "ITEM-1", "itemData" : { "DOI" : "10.1016/j.jembe.2011.02.009", "ISSN" : "00220981", "abstract" : "The temperature tolerances of individuals in geographically separated populations of a single species can be used as indicators of each population's potential to persist or become extinct in response to climate change. We evaluated the population-level variation in temperature tolerance in populations of several marine invertebrate taxa, including bryozoans, tunicates, bivalves, and gastropods, separated by distances of b 200 km to N5000 km. We then combined physiological thermotolerance data with current temperature data and climate change predictions to predict which of these populations may be most vulnerable to future changes. In a trans-continental comparison of four subtidal epibenthic species, we show that populations on the east coast of the United States, which experienced higher habitat temperatures than those on the west coast, had higher thermal tolerances but lived closer to individuals' tolerance limits. Similarly, temperature tolerances varied between western and eastern Atlantic populations of the mussel Mytilus edulis; however, these differences only emerged after repeated exposures to high temperatures. Furthermore, the less thermotolerant M. edulis population in the western Atlantic was more susceptible to temperature increases, as evidenced by a recent range contraction. Thus, for both the subtidal epibenthic and intertidal mussel species, we identified the western Atlantic as a 'hot spot' of populations susceptible to climate change compared to those in the eastern Pacific and eastern Atlantic, respectively. Finally, because current tolerances are not the sole indicators of individuals' abilities to cope with temperature increases, we also assessed the possibility for acclimatization to facilitate the persistence of populations via the buffering of temperature effects. We show that, for four populations of intertidal Littorina snail species in the northwest Atlantic, most populations were able to overcome geographic differences in temperature tolerance via acclimation. When acclimation capacity is low, the potential for \" rescue \" may depend on the particular species' life-history strategy and dispersal ability. For example, although individuals from the coldest-adapted population of Littorina littorea were unable to acclimate as quickly as those from more southern populations, this species has a pelagic larval stage and, thus, the greatest dispersal potential of these littorines. Together, these studies highlight the importance of \u2026", "author" : [ { "dropping-particle" : "", "family" : "Sorte", "given" : "Cascade J.B.", "non-dropping-particle" : "", "parse-names" : false, "suffix" : "" }, { "dropping-particle" : "", "family" : "Jones", "given" : "Sierra J", "non-dropping-particle" : "", "parse-names" : false, "suffix" : "" }, { "dropping-particle" : "", "family" : "Miller", "given" : "Luke P", "non-dropping-particle" : "", "parse-names" : false, "suffix" : "" } ], "container-title" : "Journal of Experimental Marine Biology and Ecology", "id" : "ITEM-1", "issue" : "1-2", "issued" : { "date-parts" : [ [ "2011", "4" ] ] }, "note" : "NULL", "page" : "209-217", "title" : "Geographic variation in temperature tolerance as an indicator of potential population responses to climate change", "type" : "article-journal", "volume" : "400" }, "uris" : [ "http://www.mendeley.com/documents/?uuid=deef8851-fc66-3979-bc31-bd57844c6e21" ] }, { "id" : "ITEM-2", "itemData" : { "DOI" : "10.1111/ijlh.12426", "ISBN" : "0000000154871", "ISSN" : "18196608", "PMID" : "27935037", "abstract" : "Dissecting complex interactions between species and their environments has long been a research hotspot in the fields of ecology and evolutionary biology. The well-recognized Darwinian evolution has well explained long-term adaptation scenarios; however, \u201crapid\u201d processes of biological responses to environmental changes remain largely unexplored, particularly moleculare mechanisms such as DNA methylation that have recently been proposed to play crucial roles in rapid environmental adaptation. Invasive species, which have capacities to successfully survive rapidly changing environments during biological invasions, provide great opportunities to study molecular mechanisms of rapid environemental adaptation. Here we used the methylation-sensitive amplified polymorphism (MSAP) technique in an invasive model ascidian, Ciona savignyi, to investigate how species interact with rapidly changing environments at the whole genome level. We detected quite rapid DNA methylation response: significant changes of DNA methylation frequency and epigenetic differentiation between treatment and control groups occurred only after 1-hour of high temperature exposure or after 3-hour of low salinity challenge. In addition, we detected time-dependent hemi-methylation changes and increased intra-group epigenetic divergence induced by environmental stresses. Interestingly, we found evidence of DNA methylation resilience, as most stress-induced DNA methylation variation maintained shortly (~48 hours) and quickly returned back to the control levels. Our findings clearly showed that invasive species could rapidly respond to acute environmental changes through DNA methylation modifications, and rapid environmental changes left significant epigenetic signatures at the whole genome level. All these results provide fundamental background to deeply investigate the contribution of DNA methylation mechanisms to rapid contemporary environmental adaptation.", "author" : [ { "dropping-particle" : "", "family" : "Huang", "given" : "Xuena", "non-dropping-particle" : "", "parse-names" : false, "suffix" : "" }, { "dropping-particle" : "", "family" : "Li", "given" : "Shiguo", "non-dropping-particle" : "", "parse-names" : false, "suffix" : "" }, { "dropping-particle" : "", "family" : "Ni", "given" : "Ping", "non-dropping-particle" : "", "parse-names" : false, "suffix" : "" }, { "dropping-particle" : "", "family" : "Gao", "given" : "Yangchun", "non-dropping-particle" : "", "parse-names" : false, "suffix" : "" }, { "dropping-particle" : "", "family" : "Bei", "given" : "Jiang", "non-dropping-particle" : "", "parse-names" : false, "suffix" : "" }, { "dropping-particle" : "", "family" : "Zhou", "given" : "Zunchun", "non-dropping-particle" : "", "parse-names" : false, "suffix" : "" }, { "dropping-particle" : "", "family" : "Zhan", "given" : "Aibin", "non-dropping-particle" : "", "parse-names" : false, "suffix" : "" } ], "container-title" : "Molecular Ecology", "id" : "ITEM-2", "issue" : "10", "issued" : { "date-parts" : [ [ "2017" ] ] }, "page" : "3218-3221", "title" : "Rapid response to changing environments during biological invasions: DNA methylation perspectives", "type" : "article-journal", "volume" : "12" }, "uris" : [ "http://www.mendeley.com/documents/?uuid=9e18dade-0af6-43e8-aaac-41ab7d0e25ce" ] } ], "mendeley" : { "formattedCitation" : "(Sorte et al. 2011, Huang et al. 2017)", "plainTextFormattedCitation" : "(Sorte et al. 2011, Huang et al. 2017)", "previouslyFormattedCitation" : "(Sorte et al. 2011, Huang et al. 2017)" }, "properties" : {  }, "schema" : "https://github.com/citation-style-language/schema/raw/master/csl-citation.json" }</w:instrText>
      </w:r>
      <w:r>
        <w:fldChar w:fldCharType="separate"/>
      </w:r>
      <w:r w:rsidRPr="00E10DB0">
        <w:rPr>
          <w:noProof/>
        </w:rPr>
        <w:t>(Sorte et al. 2011, Huang et al. 2017)</w:t>
      </w:r>
      <w:r>
        <w:fldChar w:fldCharType="end"/>
      </w:r>
      <w:r>
        <w:t xml:space="preserve">. </w:t>
      </w:r>
      <w:del w:id="204" w:author="Amanda Droghini" w:date="2018-03-21T22:26:00Z">
        <w:r w:rsidDel="00E32670">
          <w:delText>The limitations of considering only one or a few variables (e.g. temperature, salinity) in isolation have been discussed elsewhere; beyond the need to consider additional factors such as availability of food resources and substrate, t</w:delText>
        </w:r>
      </w:del>
      <w:ins w:id="205" w:author="Amanda Droghini" w:date="2018-03-21T22:26:00Z">
        <w:r>
          <w:t>T</w:t>
        </w:r>
      </w:ins>
      <w:r>
        <w:t xml:space="preserve">here is also the potential for interactions </w:t>
      </w:r>
      <w:ins w:id="206" w:author="Amanda Droghini" w:date="2018-03-21T22:26:00Z">
        <w:r>
          <w:t xml:space="preserve">with other variables which we did not consider (e.g. wind for intertidal organisms), </w:t>
        </w:r>
      </w:ins>
      <w:r>
        <w:t xml:space="preserve">and for non-linear responses, both of which may be especially important at the tail-end of species’ thermal response curves </w:t>
      </w:r>
      <w:r>
        <w:fldChar w:fldCharType="begin" w:fldLock="1"/>
      </w:r>
      <w:r>
        <w:instrText>ADDIN CSL_CITATION { "citationItems" : [ { "id" : "ITEM-1", "itemData" : { "DOI" : "10.1007/s00227-015-2799-1", "ISSN" : "00253162", "abstract" : "Controlling the spread of marine invasive species is a challenging and costly task. Maps that predict the potential spread of an invader based on known habitat preferences can be extremely valuable for assessing invasion risk and prioritizing management actions for invasion control or prevention. Most maps are developed by using environmental data on the species\u2019 known distribution to map the potential niche of the species in a new location. However, this approach is complicated when a species spreads to an area where environmental conditions are much different than in other places it is known to exist. Didemnum vexillum was discovered in Southeast Alaska in 2010, marking the northernmost known range of this species. A self-organizing map (SOM) was used to assess potential habitat for D. vexillum in other parts of Southeast Alaska using summer and winter temperature and salinity as controlling factors. This research highlights the uncertainty of using the species\u2019 current distribution to evaluate potential spread to an environment at the edge of a species\u2019 environmental tolerances. It also identifies gaps in our knowledge of D. vexillum thermal and salinity tolerances, including potential synergistic and additive effects of both low temperature and low salinity, which limit investigation of mechanistic modeling methods.", "author" : [ { "dropping-particle" : "", "family" : "Miller", "given" : "Katharine B.", "non-dropping-particle" : "", "parse-names" : false, "suffix" : "" } ], "container-title" : "Marine Biology", "id" : "ITEM-1", "issue" : "2", "issued" : { "date-parts" : [ [ "2016" ] ] }, "page" : "1-12", "publisher" : "Springer Berlin Heidelberg", "title" : "Forecasting at the edge of the niche: Didemnum vexillum in Southeast Alaska", "type" : "article-journal", "volume" : "163" }, "uris" : [ "http://www.mendeley.com/documents/?uuid=8e00fb05-0e69-42f1-b7ef-4ef4416ce6e5" ] }, { "id" : "ITEM-2", "itemData" : { "DOI" : "10.1016/B978-0-12-385529-9.00003-2", "ISBN" : "0065-2881", "ISSN" : "00652881", "PMID" : "21962751", "abstract" : "The ongoing and future effects of global climate change on natural and human-managed ecosystems have led to a renewed interest in the concept of ecological thresholds or tipping points. While generalizations such as poleward range shifts serve as a useful heuristic framework to understand the overall ecological impacts of climate change, sophisticated approaches to management require spatially and temporally explicit predictions that move beyond these oversimplified models. Most approaches to studying ecological thresholds in marine ecosystems tend to focus on populations, or on non-linearities in physical drivers. Here we argue that many of the observed thresholds observed at community and ecosystem levels can potentially be explained as the product of non-linearities that occur at three scales: (a) the mechanisms by which individual organisms interact with their ambient habitat, (b) the non-linear relationship between organismal physiological performance and variables such as body temperature and (c) the indirect effects of physiological stress on species interactions such as competition and predation. We explore examples at each of these scales in detail and explain why a failure to consider these non-linearities - many of which can be counterintuitive - can lead to Type II errors (a failure to predict significant ecological responses to climate change). Specifically, we examine why ecological thresholds can occur well before concomitant thresholds in physical drivers are observed, i.e. how even small linear changes in the physical environment can lead to ecological tipping points. We advocate for an integrated framework that combines biophysical, ecological and physiological methods to generate hypotheses that can be tested using experimental manipulation as well as hindcasting and nowcasting of observed change, on a spatially and temporally explicit basis. \u00a9 2011 Elsevier Ltd.", "author" : [ { "dropping-particle" : "", "family" : "Monaco", "given" : "Cristian J.", "non-dropping-particle" : "", "parse-names" : false, "suffix" : "" }, { "dropping-particle" : "", "family" : "Helmuth", "given" : "Brian", "non-dropping-particle" : "", "parse-names" : false, "suffix" : "" } ], "container-title" : "Advances in Marine Biology", "id" : "ITEM-2", "issued" : { "date-parts" : [ [ "2011" ] ] }, "number-of-pages" : "123-160", "title" : "Tipping Points, Thresholds and the Keystone Role of Physiology in Marine Climate Change Research", "type" : "book", "volume" : "60" }, "uris" : [ "http://www.mendeley.com/documents/?uuid=062cb3f7-d2b5-4a3d-9e6b-2fa7e5baa35d" ] }, { "id" : "ITEM-3", "itemData" : { "ISBN" : "9781780641645", "author" : [ { "dropping-particle" : "", "family" : "Sorte", "given" : "Cascade J B", "non-dropping-particle" : "", "parse-names" : false, "suffix" : "" } ], "container-title" : "Invasive Species and Global Climate Change", "id" : "ITEM-3", "issued" : { "date-parts" : [ [ "2014" ] ] }, "page" : "101-116", "title" : "Synergies between climate change and species invasions: Evidence from marine systems", "type" : "article-journal" }, "uris" : [ "http://www.mendeley.com/documents/?uuid=e42ecf02-1221-4786-8b90-840ffcfdb997" ] } ], "mendeley" : { "formattedCitation" : "(Monaco and Helmuth 2011, Sorte 2014, Miller 2016)", "plainTextFormattedCitation" : "(Monaco and Helmuth 2011, Sorte 2014, Miller 2016)", "previouslyFormattedCitation" : "(Monaco and Helmuth 2011, Sorte 2014, Miller 2016)" }, "properties" : {  }, "schema" : "https://github.com/citation-style-language/schema/raw/master/csl-citation.json" }</w:instrText>
      </w:r>
      <w:r>
        <w:fldChar w:fldCharType="separate"/>
      </w:r>
      <w:r w:rsidRPr="008F7758">
        <w:rPr>
          <w:noProof/>
        </w:rPr>
        <w:t>(Monaco and Helmuth 2011, Sorte 2014, Miller 2016)</w:t>
      </w:r>
      <w:r>
        <w:fldChar w:fldCharType="end"/>
      </w:r>
      <w:r>
        <w:t>.</w:t>
      </w:r>
      <w:r w:rsidR="00072121">
        <w:t xml:space="preserve"> more research is needed to determine development rates of NIS under different temperature conditions,  c</w:t>
      </w:r>
      <w:ins w:id="207" w:author="Amanda Droghini" w:date="2018-03-21T22:30:00Z">
        <w:r w:rsidR="00072121">
          <w:t xml:space="preserve">onsider the potential for asexual reproduction, </w:t>
        </w:r>
      </w:ins>
      <w:r w:rsidR="00072121">
        <w:t>and examine the various facets of reproduction, as fertilization, brooding, and development stages may all require different temperature thresholds, and such information is unavailable for most NIS.</w:t>
      </w:r>
    </w:p>
    <w:p w14:paraId="4EE4A9DA" w14:textId="3DB97C01" w:rsidR="00786E0A" w:rsidRPr="00EC58C3" w:rsidRDefault="00786E0A" w:rsidP="00786E0A">
      <w:pPr>
        <w:spacing w:line="360" w:lineRule="auto"/>
        <w:contextualSpacing/>
        <w:rPr>
          <w:color w:val="FF0000"/>
        </w:rPr>
      </w:pPr>
      <w:del w:id="208" w:author="Amanda Droghini" w:date="2018-03-21T22:27:00Z">
        <w:r w:rsidDel="00E32670">
          <w:delText xml:space="preserve"> </w:delText>
        </w:r>
      </w:del>
      <w:del w:id="209" w:author="Amanda Droghini" w:date="2018-03-21T22:26:00Z">
        <w:r w:rsidDel="00E32670">
          <w:delText xml:space="preserve"> </w:delText>
        </w:r>
        <w:r w:rsidDel="00E32670">
          <w:rPr>
            <w:color w:val="FF0000"/>
          </w:rPr>
          <w:delText xml:space="preserve">We also recognize that sea temperatures do not tell us about the organism’s body temperature (the true limiting factor), which can also be affected by a multitude of environmental factors e.g. wind (Monaco and Helmuth 2011). </w:delText>
        </w:r>
      </w:del>
    </w:p>
    <w:p w14:paraId="5D124F80" w14:textId="6E83EE88" w:rsidR="00B34C45" w:rsidRDefault="00B34C45" w:rsidP="008F5B16">
      <w:pPr>
        <w:pBdr>
          <w:top w:val="nil"/>
          <w:left w:val="nil"/>
          <w:bottom w:val="nil"/>
          <w:right w:val="nil"/>
          <w:between w:val="nil"/>
        </w:pBdr>
        <w:spacing w:line="360" w:lineRule="auto"/>
        <w:contextualSpacing/>
      </w:pPr>
    </w:p>
    <w:p w14:paraId="70EC1A31" w14:textId="2318B2CA" w:rsidR="00216F05" w:rsidDel="00114E82" w:rsidRDefault="00FE07CC" w:rsidP="00B31FD6">
      <w:pPr>
        <w:spacing w:line="360" w:lineRule="auto"/>
        <w:contextualSpacing/>
        <w:rPr>
          <w:del w:id="210" w:author="Amanda Droghini" w:date="2018-03-11T10:39:00Z"/>
        </w:rPr>
      </w:pPr>
      <w:del w:id="211" w:author="Amanda Droghini" w:date="2018-03-11T10:39:00Z">
        <w:r w:rsidDel="00114E82">
          <w:rPr>
            <w:color w:val="FF0000"/>
            <w:highlight w:val="white"/>
          </w:rPr>
          <w:delText xml:space="preserve">Multi-species risk assessments inevitably </w:delText>
        </w:r>
        <w:r w:rsidRPr="00CA4945" w:rsidDel="00114E82">
          <w:rPr>
            <w:highlight w:val="yellow"/>
          </w:rPr>
          <w:delText>entail a trade-off between ecological realism and the number of taxa considered</w:delText>
        </w:r>
        <w:r w:rsidDel="00114E82">
          <w:rPr>
            <w:highlight w:val="yellow"/>
          </w:rPr>
          <w:delText xml:space="preserve">, </w:delText>
        </w:r>
        <w:r w:rsidRPr="00EE22E2" w:rsidDel="00114E82">
          <w:rPr>
            <w:highlight w:val="yellow"/>
          </w:rPr>
          <w:delText xml:space="preserve">and </w:delText>
        </w:r>
        <w:r w:rsidRPr="00EE22E2" w:rsidDel="00114E82">
          <w:delText>success</w:delText>
        </w:r>
        <w:r w:rsidDel="00114E82">
          <w:delText>fully surmounting the stages of invasion</w:delText>
        </w:r>
        <w:r w:rsidRPr="00EE22E2" w:rsidDel="00114E82">
          <w:delText xml:space="preserve"> (i.e. transport, introduction, and establishment) is more nuanced than the metrics we </w:delText>
        </w:r>
        <w:r w:rsidDel="00114E82">
          <w:delText>included</w:delText>
        </w:r>
        <w:r w:rsidRPr="00EE22E2" w:rsidDel="00114E82">
          <w:delText xml:space="preserve">. </w:delText>
        </w:r>
      </w:del>
      <w:del w:id="212" w:author="Amanda Droghini" w:date="2018-03-08T07:52:00Z">
        <w:r w:rsidR="00B31FD6" w:rsidRPr="0067391E" w:rsidDel="00B31FD6">
          <w:rPr>
            <w:color w:val="000000" w:themeColor="text1"/>
          </w:rPr>
          <w:delText xml:space="preserve">While we recognize that an organism’s survival and establishment is influenced by a suite of biotic factors and abiotic factors, our intention was not to determine whether a species could invade, but rather if water temperature would cause failure – for, while many factors work together to determine whether a species can survive and reproduce in an area, only one factor is needed to cause failure </w:delText>
        </w:r>
        <w:r w:rsidR="00B31FD6" w:rsidRPr="0067391E" w:rsidDel="00B31FD6">
          <w:rPr>
            <w:color w:val="000000" w:themeColor="text1"/>
          </w:rPr>
          <w:fldChar w:fldCharType="begin" w:fldLock="1"/>
        </w:r>
        <w:r w:rsidR="00B31FD6" w:rsidRPr="00114E82" w:rsidDel="00B31FD6">
          <w:rPr>
            <w:color w:val="000000" w:themeColor="text1"/>
          </w:rPr>
          <w:delInstrText>ADDIN CSL_CITATION { "citationItems" : [ { "id" : "ITEM-1", "itemData" : { "DOI" : "10.1016/j.tree.2011.03.023", "ISBN" : "0169-5347", "ISSN" : "01695347", "PMID" : "21601306", "abstract" : "There has been a dramatic growth in research on biological invasions over the past 20 years, but a mature understanding of the field has been hampered because invasion biologists concerned with different taxa and different environments have largely adopted different model frameworks for the invasion process, resulting in a confusing range of concepts, terms and definitions. In this review, we propose a unified framework for biological invasions that reconciles and integrates the key features of the most commonly used invasion frameworks into a single conceptual model that can be applied to all human-mediated invasions. The unified framework combines previous stage-based and barrier models, and provides a terminology and categorisation for populations at different points in the invasion process. \u00a9 2011 Elsevier Ltd.", "author" : [ { "dropping-particle" : "", "family" : "Blackburn", "given" : "Tim M.", "non-dropping-particle" : "", "parse-names" : false, "suffix" : "" }, { "dropping-particle" : "", "family" : "Py\u0161ek", "given" : "Petr", "non-dropping-particle" : "", "parse-names" : false, "suffix" : "" }, { "dropping-particle" : "", "family" : "Bacher", "given" : "Sven", "non-dropping-particle" : "", "parse-names" : false, "suffix" : "" }, { "dropping-particle" : "", "family" : "Carlton", "given" : "James T.", "non-dropping-particle" : "", "parse-names" : false, "suffix" : "" }, { "dropping-particle" : "", "family" : "Duncan", "given" : "Richard P.", "non-dropping-particle" : "", "parse-names" : false, "suffix" : "" }, { "dropping-particle" : "", "family" : "Jaro\u0161\u00edk", "given" : "Vojt\u011bch", "non-dropping-particle" : "", "parse-names" : false, "suffix" : "" }, { "dropping-particle" : "", "family" : "Wilson", "given" : "John R.U.", "non-dropping-particle" : "", "parse-names" : false, "suffix" : "" }, { "dropping-particle" : "", "family" : "Richardson", "given" : "David M.", "non-dropping-particle" : "", "parse-names" : false, "suffix" : "" } ], "container-title" : "Trends in Ecology and Evolution", "id" : "ITEM-1", "issue" : "7", "issued" : { "date-parts" : [ [ "2011" ] ] }, "page" : "333-339", "title" : "A proposed unified framework for biological invasions", "type" : "article-journal", "volume" : "26" }, "uris" : [ "http://www.mendeley.com/documents/?uuid=9809ae14-3759-4f69-b1b8-5841621948c0" ] } ], "mendeley" : { "formattedCitation" : "(Blackburn et al. 2011)", "plainTextFormattedCitation" : "(Blackburn et al. 2011)", "previouslyFormattedCitation" : "(Blackburn et al. 2011)" }, "properties" : {  }, "schema" : "https://github.com/citation-style-language/schema/raw/master/csl-citation.json" }</w:delInstrText>
        </w:r>
        <w:r w:rsidR="00B31FD6" w:rsidRPr="0067391E" w:rsidDel="00B31FD6">
          <w:rPr>
            <w:color w:val="000000" w:themeColor="text1"/>
          </w:rPr>
          <w:fldChar w:fldCharType="separate"/>
        </w:r>
        <w:r w:rsidR="00B31FD6" w:rsidRPr="0067391E" w:rsidDel="00B31FD6">
          <w:rPr>
            <w:noProof/>
            <w:color w:val="000000" w:themeColor="text1"/>
          </w:rPr>
          <w:delText>(Blackburn et al. 2011)</w:delText>
        </w:r>
        <w:r w:rsidR="00B31FD6" w:rsidRPr="0067391E" w:rsidDel="00B31FD6">
          <w:rPr>
            <w:color w:val="000000" w:themeColor="text1"/>
          </w:rPr>
          <w:fldChar w:fldCharType="end"/>
        </w:r>
        <w:r w:rsidR="00B31FD6" w:rsidRPr="0067391E" w:rsidDel="00B31FD6">
          <w:rPr>
            <w:color w:val="000000" w:themeColor="text1"/>
          </w:rPr>
          <w:delText xml:space="preserve">. </w:delText>
        </w:r>
      </w:del>
    </w:p>
    <w:p w14:paraId="58472F1D" w14:textId="7A21A0B4" w:rsidR="00216F05" w:rsidRPr="00216F05" w:rsidRDefault="00216F05" w:rsidP="00432C42">
      <w:pPr>
        <w:pStyle w:val="Heading2"/>
      </w:pPr>
      <w:r>
        <w:t xml:space="preserve">Vessel </w:t>
      </w:r>
      <w:r w:rsidRPr="00432C42">
        <w:t>traffic</w:t>
      </w:r>
    </w:p>
    <w:p w14:paraId="338817C6" w14:textId="7383D28C" w:rsidR="00432C42" w:rsidRDefault="00DA6BD5" w:rsidP="004C0817">
      <w:pPr>
        <w:rPr>
          <w:ins w:id="213" w:author="Amanda Droghini" w:date="2018-03-21T22:32:00Z"/>
        </w:rPr>
      </w:pPr>
      <w:r>
        <w:t xml:space="preserve">Both commercial and fishing vessel traffic, and ballast water discharge point to the port of Dutch Harbor as being by far the most visited port in the Bering Sea region. </w:t>
      </w:r>
      <w:r w:rsidR="00BD0C30">
        <w:t>V</w:t>
      </w:r>
      <w:r w:rsidR="00475A9D" w:rsidRPr="00CA4945">
        <w:t xml:space="preserve">essel traffic patterns </w:t>
      </w:r>
      <w:r w:rsidR="00BD0C30">
        <w:t xml:space="preserve">also </w:t>
      </w:r>
      <w:r w:rsidR="00475A9D" w:rsidRPr="00CA4945">
        <w:t xml:space="preserve">indicate a high degree of connectivity between Dutch Harbor and ports from both the eastern and western Pacific Ocean. </w:t>
      </w:r>
      <w:del w:id="214" w:author="Amanda Droghini" w:date="2018-02-17T09:13:00Z">
        <w:r w:rsidRPr="00CA4945" w:rsidDel="00DA6BD5">
          <w:rPr>
            <w:highlight w:val="white"/>
          </w:rPr>
          <w:delText xml:space="preserve">Moreover, Dutch Harbor is the most cosmopolitan port in </w:delText>
        </w:r>
        <w:r w:rsidRPr="00CA4945" w:rsidDel="00DA6BD5">
          <w:delText>the Bering Sea: t</w:delText>
        </w:r>
      </w:del>
      <w:ins w:id="215" w:author="Amanda Droghini" w:date="2018-02-17T09:13:00Z">
        <w:r>
          <w:t>T</w:t>
        </w:r>
      </w:ins>
      <w:r w:rsidRPr="00CA4945">
        <w:t>rips ending in Dutch Ha</w:t>
      </w:r>
      <w:r>
        <w:t>rbor originated from more than</w:t>
      </w:r>
      <w:r w:rsidRPr="00CA4945">
        <w:t xml:space="preserve"> ten countries from around the world.</w:t>
      </w:r>
      <w:r w:rsidRPr="00CA4945">
        <w:rPr>
          <w:color w:val="FF0000"/>
        </w:rPr>
        <w:t xml:space="preserve"> </w:t>
      </w:r>
      <w:ins w:id="216" w:author="Amanda Droghini" w:date="2018-03-20T11:55:00Z">
        <w:r w:rsidR="004C0817">
          <w:t xml:space="preserve">We extend work by McGee et al. </w:t>
        </w:r>
        <w:r w:rsidR="004C0817">
          <w:fldChar w:fldCharType="begin" w:fldLock="1"/>
        </w:r>
        <w:r w:rsidR="004C0817">
          <w:instrText>ADDIN CSL_CITATION { "citationItems" : [ { "id" : "ITEM-1", "itemData" : { "DOI" : "10.1016/j.marpolbul.2006.06.005", "ISBN" : "0025-326X", "ISSN" : "0025326X", "PMID" : "16904704", "abstract" : "Ships are a dominant vector for biological invasions through ballast water discharge (BWD) and hull fouling. Here, we provide a first comprehensive analysis of shipping in Alaska, summarizing (a) the number, type and origin of vessel arrivals to Alaska for 2003 and 2004, (b) the spatial and temporal variation in vessel traffic, and (c) the available data on ballast water discharge in order to prioritize locations for tracking biological invasions. Most arrivals were passenger vessels, followed by ferries and fishing vessels, all of which carried little ballast water. Regional and seasonal patterns in arrivals and BWD were unevenly distributed among vessel types. The majority of vessels reporting BWD were from foreign ports, and most of this ballast was untreated. The largest volumes of ballast were from tankers at Valdez and Kenai Peninsula ports. Although Alaska has few documented invasions, opportunities for ship-mediated transfer now appear high and warrant further scrutiny. \u00a9 2006 Elsevier Ltd. All rights reserved.", "author" : [ { "dropping-particle" : "", "family" : "McGee", "given" : "Steven", "non-dropping-particle" : "", "parse-names" : false, "suffix" : "" }, { "dropping-particle" : "", "family" : "Piorkowski", "given" : "Robert", "non-dropping-particle" : "", "parse-names" : false, "suffix" : "" }, { "dropping-particle" : "", "family" : "Ruiz", "given" : "Gregory", "non-dropping-particle" : "", "parse-names" : false, "suffix" : "" } ], "container-title" : "Marine Pollution Bulletin", "id" : "ITEM-1", "issue" : "12", "issued" : { "date-parts" : [ [ "2006" ] ] }, "page" : "1634-1645", "title" : "Analysis of recent vessel arrivals and ballast water discharge in Alaska: Toward assessing ship-mediated invasion risk", "type" : "article-journal", "volume" : "52" }, "suppress-author" : 1, "uris" : [ "http://www.mendeley.com/documents/?uuid=f36d2327-c825-4982-a253-bae452a58ac7" ] } ], "mendeley" : { "formattedCitation" : "(2006)", "plainTextFormattedCitation" : "(2006)", "previouslyFormattedCitation" : "(2006)" }, "properties" : {  }, "schema" : "https://github.com/citation-style-language/schema/raw/master/csl-citation.json" }</w:instrText>
        </w:r>
        <w:r w:rsidR="004C0817">
          <w:fldChar w:fldCharType="separate"/>
        </w:r>
        <w:r w:rsidR="004C0817" w:rsidRPr="004C0817">
          <w:rPr>
            <w:noProof/>
          </w:rPr>
          <w:t>(2006)</w:t>
        </w:r>
        <w:r w:rsidR="004C0817">
          <w:fldChar w:fldCharType="end"/>
        </w:r>
        <w:r w:rsidR="004C0817">
          <w:t xml:space="preserve"> by quantifying the fishing vessel traffic in the region. While these boats do not carry ballast water, they may be important vectors of biofouling. </w:t>
        </w:r>
      </w:ins>
      <w:ins w:id="217" w:author="Amanda Droghini" w:date="2018-03-20T12:00:00Z">
        <w:r w:rsidR="004C0817">
          <w:t xml:space="preserve">Organisms </w:t>
        </w:r>
      </w:ins>
      <w:ins w:id="218" w:author="Amanda Droghini" w:date="2018-03-20T11:59:00Z">
        <w:r w:rsidR="004C0817">
          <w:t>such as barnacles</w:t>
        </w:r>
      </w:ins>
      <w:ins w:id="219" w:author="Amanda Droghini" w:date="2018-03-20T12:00:00Z">
        <w:r w:rsidR="004C0817">
          <w:t>, copepods, and algae can be transported via fouling</w:t>
        </w:r>
      </w:ins>
      <w:ins w:id="220" w:author="Amanda Droghini" w:date="2018-03-20T12:01:00Z">
        <w:r w:rsidR="004C0817">
          <w:t xml:space="preserve">; while much attention has been placed on ballast water, a study in the Canadian Arctic found </w:t>
        </w:r>
        <w:r w:rsidR="008A7393">
          <w:t xml:space="preserve">a greater abundance and richness of hull </w:t>
        </w:r>
      </w:ins>
      <w:ins w:id="221" w:author="Amanda Droghini" w:date="2018-03-20T12:02:00Z">
        <w:r w:rsidR="008A7393">
          <w:t>foulers</w:t>
        </w:r>
      </w:ins>
      <w:ins w:id="222" w:author="Amanda Droghini" w:date="2018-03-20T12:01:00Z">
        <w:r w:rsidR="008A7393">
          <w:t xml:space="preserve"> compared to ballast water</w:t>
        </w:r>
      </w:ins>
      <w:ins w:id="223" w:author="Amanda Droghini" w:date="2018-03-20T12:02:00Z">
        <w:r w:rsidR="008A7393">
          <w:t xml:space="preserve"> organisms, suggesting that biofouling may be </w:t>
        </w:r>
      </w:ins>
      <w:ins w:id="224" w:author="Amanda Droghini" w:date="2018-03-20T12:03:00Z">
        <w:r w:rsidR="008A7393">
          <w:t xml:space="preserve">a greater contributor to </w:t>
        </w:r>
      </w:ins>
      <w:ins w:id="225" w:author="Amanda Droghini" w:date="2018-03-20T12:04:00Z">
        <w:r w:rsidR="008A7393">
          <w:t xml:space="preserve">introductions than ballast water </w:t>
        </w:r>
        <w:r w:rsidR="008A7393">
          <w:fldChar w:fldCharType="begin" w:fldLock="1"/>
        </w:r>
      </w:ins>
      <w:r w:rsidR="008A7393">
        <w:instrText>ADDIN CSL_CITATION { "citationItems" : [ { "id" : "ITEM-1", "itemData" : { "DOI" : "10.1139/cjfas-2014-0473", "ISBN" : "0706-652X", "ISSN" : "0706-652X", "abstract" : "Ships' hull fouling and ballast water are leading vectors of marine nonindigenous species globally, yet few studies have examined their magnitude in the Arctic. To determine the relative importance of these vectors in Canada's Arctic, we collected hull and ballast water samples from 13 and 32 vessels, respectively, at Churchill, Manitoba. We compared total abundance and richness of invertebrates transported on hulls versus those in ballast water. We found that hull fouling was associated with higher total abundance and richness of nonindigenous species when compared with ballast water. Additionally, a significant positive richness\u2013total abundance relationship for nonindigenous species for hull fouling but not for ballast water assemblages suggests that the likelihood of a high-risk (i.e., species-rich and high abundance) introduction event is greater for the former than the latter vector. The discovery of viable, widespread nonindigenous barnacles in hull samples further underscores the promi-nence of hull fouling over ballast water as a vector of nonindigenous species. Our study demonstrates that hull fouling is a more important vector for transfer of nonindigenous species to the Canadian Arctic than ballast water based on abundance and richness of nonindigenous species transported by the two vectors. R\u00e9sum\u00e9 : Si les salissures sur les coques de navire et l'eau de ballast sont d'importants vecteurs de transport d'esp\u00e8ces marines non indig\u00e8nes \u00e0 l'\u00e9chelle plan\u00e9taire, peu d'\u00e9tudes ont examin\u00e9 leur ampleur dans l'Arctique. Afin de d\u00e9terminer l'importance relative de ces vecteurs dans l'Arctique canadien, nous avons pr\u00e9lev\u00e9 des \u00e9chantillons de coque et d'eau de ballast de 13 et 32 navires, respectivement, \u00e0 Churchill (Manitoba, Canada). Nous avons compar\u00e9 l'abondance totale et la richesse des inver-t\u00e9br\u00e9s transport\u00e9s sur les coques et dans l'eau de ballast. Nous avons constat\u00e9 que les salissures de coque \u00e9taient associ\u00e9es \u00e0 une abondance totale et une richesse plus grandes d'esp\u00e8ces non indig\u00e8nes que l'eau de ballast. En outre, une relation positive significative entre la richesse et l'abondance totale des esp\u00e8ces non indig\u00e8nes dans les salissures de coque, mais non dans les assemblages d'eau de ballast, indiquerait que la probabilit\u00e9 d'un \u00e9v\u00e8nement d'introduction de risque \u00e9lev\u00e9 (c.-\u00e0 -d. richesse sp\u00e9cifique et abondance \u00e9lev\u00e9es) est plus grande pour le premier vecteur que pour le second. La d\u00e9couverte d'anatifes non indig\u00e8nes viables r\u00e9pandus dans les \u00e9c\u2026",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"dropping-particle" : "", "family" : "Krko\u0161ek", "given" : "Martin", "non-dropping-particle" : "", "parse-names" : false, "suffix" : "" } ], "container-title" : "Canadian Journal of Fisheries and Aquatic Sciences", "id" : "ITEM-1", "issue" : "8", "issued" : { "date-parts" : [ [ "2015" ] ] }, "page" : "1230-1242", "title" : "Relative importance of vessel hull fouling and ballast water as transport vectors of nonindigenous species to the Canadian Arctic", "type" : "article-journal", "volume" : "72" }, "uris" : [ "http://www.mendeley.com/documents/?uuid=482b5aff-d3af-41dc-a6f4-091a561695bc" ] } ], "mendeley" : { "formattedCitation" : "(Chan et al. 2015)", "plainTextFormattedCitation" : "(Chan et al. 2015)", "previouslyFormattedCitation" : "(Chan et al. 2015)" }, "properties" : {  }, "schema" : "https://github.com/citation-style-language/schema/raw/master/csl-citation.json" }</w:instrText>
      </w:r>
      <w:r w:rsidR="008A7393">
        <w:fldChar w:fldCharType="separate"/>
      </w:r>
      <w:r w:rsidR="008A7393" w:rsidRPr="008A7393">
        <w:rPr>
          <w:noProof/>
        </w:rPr>
        <w:t>(Chan et al. 2015)</w:t>
      </w:r>
      <w:ins w:id="226" w:author="Amanda Droghini" w:date="2018-03-20T12:04:00Z">
        <w:r w:rsidR="008A7393">
          <w:fldChar w:fldCharType="end"/>
        </w:r>
        <w:r w:rsidR="008A7393">
          <w:t>.</w:t>
        </w:r>
      </w:ins>
      <w:ins w:id="227" w:author="Amanda Droghini" w:date="2018-03-20T11:59:00Z">
        <w:r w:rsidR="004C0817">
          <w:t xml:space="preserve"> </w:t>
        </w:r>
      </w:ins>
      <w:del w:id="228" w:author="Amanda Droghini" w:date="2018-02-17T09:11:00Z">
        <w:r w:rsidR="00475A9D" w:rsidRPr="00CA4945" w:rsidDel="00DA6BD5">
          <w:delText>This global connectivity and the high number of transits from both fishing vessels and shipping vessels, increase Dutch Harbor’s susceptibilit</w:delText>
        </w:r>
        <w:r w:rsidR="00BD0C30" w:rsidDel="00DA6BD5">
          <w:delText>y to invasive species arriving from</w:delText>
        </w:r>
        <w:r w:rsidR="00475A9D" w:rsidRPr="00CA4945" w:rsidDel="00DA6BD5">
          <w:delText xml:space="preserve"> multiple sources, pathways, and vectors (e.g. fouling and ballast water). </w:delText>
        </w:r>
      </w:del>
      <w:del w:id="229" w:author="Amanda Droghini" w:date="2018-03-20T11:59:00Z">
        <w:r w:rsidR="001220E6" w:rsidDel="004C0817">
          <w:delText xml:space="preserve">Moreover, </w:delText>
        </w:r>
        <w:r w:rsidRPr="00CA4945" w:rsidDel="004C0817">
          <w:delText>t</w:delText>
        </w:r>
      </w:del>
      <w:ins w:id="230" w:author="Amanda Droghini" w:date="2018-03-20T11:59:00Z">
        <w:r w:rsidR="004C0817">
          <w:t>T</w:t>
        </w:r>
      </w:ins>
      <w:r w:rsidRPr="00CA4945">
        <w:t xml:space="preserve">he connectivity of Dutch Harbor to other Bering Sea ports, like </w:t>
      </w:r>
      <w:r w:rsidRPr="00CA4945">
        <w:lastRenderedPageBreak/>
        <w:t>those of the Pribilof Islands, Bristol Bay, and Akutan</w:t>
      </w:r>
      <w:r w:rsidR="00571CAF">
        <w:t>,</w:t>
      </w:r>
      <w:r w:rsidRPr="00CA4945">
        <w:t xml:space="preserve"> </w:t>
      </w:r>
      <w:commentRangeStart w:id="231"/>
      <w:r w:rsidRPr="00CA4945">
        <w:t xml:space="preserve">emphasizes the scale of connectivity </w:t>
      </w:r>
      <w:r>
        <w:t xml:space="preserve">among many Alaskan communities and </w:t>
      </w:r>
      <w:r w:rsidRPr="00CA4945">
        <w:t>further underscore</w:t>
      </w:r>
      <w:r>
        <w:t>s</w:t>
      </w:r>
      <w:r w:rsidRPr="00CA4945">
        <w:t xml:space="preserve"> the potential impacts of invasive species in Dutch Harbor. </w:t>
      </w:r>
      <w:r w:rsidR="00E25C44" w:rsidRPr="00CA4945">
        <w:t>Without a road system to provide access to Alaska’s port communities, vessels of all types form a marine highway system that is traveled by ferries, tugs, barges, and as demonstrated here, fishing vessels.</w:t>
      </w:r>
      <w:commentRangeEnd w:id="231"/>
      <w:r w:rsidR="00432C42">
        <w:rPr>
          <w:rStyle w:val="CommentReference"/>
          <w:rFonts w:ascii="Arial" w:eastAsia="Arial" w:hAnsi="Arial" w:cs="Arial"/>
          <w:color w:val="000000"/>
          <w:lang w:val="en-US" w:eastAsia="en-US"/>
        </w:rPr>
        <w:commentReference w:id="231"/>
      </w:r>
      <w:r w:rsidR="00E25C44" w:rsidRPr="00CA4945">
        <w:t xml:space="preserve"> Many of these vessels are not required to report ballast water activities because of their size or because they remain within State waters</w:t>
      </w:r>
      <w:r w:rsidR="00E25C44" w:rsidRPr="00E961D2">
        <w:rPr>
          <w:highlight w:val="yellow"/>
        </w:rPr>
        <w:t xml:space="preserve">. </w:t>
      </w:r>
      <w:r w:rsidR="00E25C44" w:rsidRPr="00CA4945">
        <w:t>Given this, future analyses of vessel traffic in the context of invasive species transport may benefit from analysis of Automatic Identification System (AIS) data, which are available for a greater portion of vessels traveling through Alaskan waters.</w:t>
      </w:r>
    </w:p>
    <w:p w14:paraId="23313EB2" w14:textId="77777777" w:rsidR="004D36DB" w:rsidRDefault="004D36DB" w:rsidP="004C0817"/>
    <w:p w14:paraId="66AE7335" w14:textId="7D81F45F" w:rsidR="00EF5CA5" w:rsidRPr="00432C42" w:rsidRDefault="00EF5CA5" w:rsidP="00432C42">
      <w:pPr>
        <w:rPr>
          <w:ins w:id="232" w:author="Amanda Droghini" w:date="2018-03-12T08:06:00Z"/>
        </w:rPr>
      </w:pPr>
      <w:r>
        <w:t>W</w:t>
      </w:r>
      <w:r w:rsidR="00DD53F4" w:rsidRPr="00EF5CA5">
        <w:t>e assume</w:t>
      </w:r>
      <w:r w:rsidR="00DA3713" w:rsidRPr="00EF5CA5">
        <w:t>d</w:t>
      </w:r>
      <w:r w:rsidR="00DD53F4" w:rsidRPr="00EF5CA5">
        <w:t xml:space="preserve"> that high-traffic ports are more susceptible to receiving non-native species than low-traffic ports</w:t>
      </w:r>
      <w:r w:rsidR="00DA3713" w:rsidRPr="00EF5CA5">
        <w:t xml:space="preserve">, and that shipping traffic and ballast water discharge are adequate proxies of propagule pressure. </w:t>
      </w:r>
      <w:r w:rsidR="006A7E99" w:rsidRPr="00EF5CA5">
        <w:rPr>
          <w:highlight w:val="yellow"/>
        </w:rPr>
        <w:t xml:space="preserve">previous studies indicate that shipping traffic is correlated to non-native species richness </w:t>
      </w:r>
      <w:commentRangeStart w:id="233"/>
      <w:r w:rsidR="006A7E99" w:rsidRPr="00EF5CA5">
        <w:rPr>
          <w:highlight w:val="yellow"/>
        </w:rPr>
        <w:t>(e.g. Lord et al. 2015; Lacoursière-Roussel et al. 2016)</w:t>
      </w:r>
      <w:commentRangeEnd w:id="233"/>
      <w:r w:rsidR="006A7E99" w:rsidRPr="00EF5CA5">
        <w:rPr>
          <w:rStyle w:val="CommentReference"/>
          <w:b/>
          <w:highlight w:val="yellow"/>
        </w:rPr>
        <w:commentReference w:id="233"/>
      </w:r>
      <w:r w:rsidR="006A7E99" w:rsidRPr="00EF5CA5">
        <w:rPr>
          <w:highlight w:val="yellow"/>
        </w:rPr>
        <w:t>, and ballast water discharge volume has been shown to be ?? (see Verna et al. 2016..).</w:t>
      </w:r>
      <w:r w:rsidR="006A7E99" w:rsidRPr="00EF5CA5">
        <w:t xml:space="preserve"> </w:t>
      </w:r>
      <w:r w:rsidR="00DA3713" w:rsidRPr="00EF5CA5">
        <w:t>While these simplifying assumptions were necessary considering the data that were available to us, we recognize t</w:t>
      </w:r>
      <w:r w:rsidR="00733F1B" w:rsidRPr="00EF5CA5">
        <w:t>h</w:t>
      </w:r>
      <w:r w:rsidR="00DA3713" w:rsidRPr="00EF5CA5">
        <w:t xml:space="preserve">at an organism’s </w:t>
      </w:r>
      <w:r w:rsidR="00733F1B" w:rsidRPr="00EF5CA5">
        <w:t xml:space="preserve">survival during a sea voyage </w:t>
      </w:r>
      <w:r w:rsidR="00DA3713" w:rsidRPr="00EF5CA5">
        <w:t>is</w:t>
      </w:r>
      <w:r w:rsidR="00733F1B" w:rsidRPr="00EF5CA5">
        <w:t xml:space="preserve"> influenced by several factors including </w:t>
      </w:r>
      <w:r w:rsidR="00DA3713" w:rsidRPr="00EF5CA5">
        <w:t xml:space="preserve">its physiological condition, </w:t>
      </w:r>
      <w:r w:rsidR="00733F1B" w:rsidRPr="00EF5CA5">
        <w:t xml:space="preserve">the voyage duration, and environmental differences between donor and recipient ports </w:t>
      </w:r>
      <w:r w:rsidR="00733F1B" w:rsidRPr="00EF5CA5">
        <w:fldChar w:fldCharType="begin" w:fldLock="1"/>
      </w:r>
      <w:r w:rsidR="00DA3713" w:rsidRPr="00EF5CA5">
        <w:instrText>ADDIN CSL_CITATION { "citationItems" : [ { "id" : "ITEM-1", "itemData" : { "DOI" : "10.1098/rspb.2005.3090", "ISBN" : "0962-8452", "ISSN" : "0962-8452", "PMID" : "16024389", "abstract" : "The observed rates and deleterious impacts of biological invasions have caused significant alarm in recent years, driving efforts to reduce the risk (establishment) of new introductions. Characterizing the supply of propagules is key to understanding invasion risk and developing effective management strategies. In coastal ecosystems, ships' ballast water is an important transfer mechanism (vector) for marine and freshwater species. Commercial ships exhibit a high degree of variation in ballast water operations that affect both the quantity and quality of propagule supply, and thereby invasion risk. The per-ship inoculation size from ballast water depends upon both the volume discharged and the organism density. Moreover, propagule quality will vary among source regions (ports) and voyage routes, due to differences in species composition and transport conditions, respectively. We show that significant differences exist in (i) the frequency and volume of ballast water discharge among vessel types, (ii) the frequency of vessel types and routes (source regions) among recipient ports, and (iii) the transit success (survivorship) of zooplankton in ballast tanks among voyage routes. Thus, propagule supply is not a simple function of total ship arrivals. For ships, as well as other vectors, variation in propagule quantity and quality must be explicitly considered to estimate invasion risk and advance predictive ability.", "author" : [ { "dropping-particle" : "", "family" : "Verling", "given" : "E.", "non-dropping-particle" : "", "parse-names" : false, "suffix" : "" }, { "dropping-particle" : "", "family" : "Ruiz", "given" : "Gregory M.", "non-dropping-particle" : "", "parse-names" : false, "suffix" : "" }, { "dropping-particle" : "", "family" : "Smith", "given" : "L. D.", "non-dropping-particle" : "", "parse-names" : false, "suffix" : "" }, { "dropping-particle" : "", "family" : "Galil", "given" : "Bella", "non-dropping-particle" : "", "parse-names" : false, "suffix" : "" }, { "dropping-particle" : "", "family" : "Miller", "given" : "A. W.", "non-dropping-particle" : "", "parse-names" : false, "suffix" : "" }, { "dropping-particle" : "", "family" : "Murphy", "given" : "K. R", "non-dropping-particle" : "", "parse-names" : false, "suffix" : "" } ], "container-title" : "Proceedings of the Royal Society B: Biological Sciences", "id" : "ITEM-1", "issue" : "1569", "issued" : { "date-parts" : [ [ "2005" ] ] }, "page" : "1249-1257", "title" : "Supply-side invasion ecology: characterizing propagule pressure in coastal ecosystems", "type" : "article-journal", "volume" : "272" }, "uris" : [ "http://www.mendeley.com/documents/?uuid=fbe7ed23-6bc1-489c-b83b-f353a4757bde" ] }, { "id" : "ITEM-2", "itemData" : { "DOI" : "10.1016/0006-3207(96)00020-1", "ISBN" : "0006-3207", "ISSN" : "00063207", "PMID" : "1799", "abstract" : "Invasions frequently continue long after dispersal corridors have been well established. Six interrelated processes (changes in donor regions, new donor regions, changes in recipient region, invasion windows, stochastic inoculation events, and dispersal vector changes) are examined to explain this phenomenon. The combination of these processes makes it difficult to forge a list of species from potential donor regions that will never become successful invaders and, by extension, to thus define the characteristics of species that have failed to invade. Predictions relative to which species will invade and when they will invade can be improved by more detailed attention to these six categories of interrelated processes that mediate invasion success.", "author" : [ { "dropping-particle" : "", "family" : "Carlton", "given" : "James T.", "non-dropping-particle" : "", "parse-names" : false, "suffix" : "" } ], "container-title" : "Biological Conservation", "id" : "ITEM-2", "issue" : "1-2", "issued" : { "date-parts" : [ [ "1996" ] ] }, "page" : "97-106", "title" : "Pattern, process, and prediction in marine invasion ecology", "type" : "article-journal", "volume" : "78" }, "uris" : [ "http://www.mendeley.com/documents/?uuid=a3889fae-9a46-4602-867f-f23688cdc43c" ] }, { "id" : "ITEM-3",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"ITEM-3",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"mendeley" : { "formattedCitation" : "(Carlton 1996, Verling et al. 2005, Chan et al. 2014)", "plainTextFormattedCitation" : "(Carlton 1996, Verling et al. 2005, Chan et al. 2014)", "previouslyFormattedCitation" : "(Carlton 1996, Verling et al. 2005, Chan et al. 2014)" }, "properties" : {  }, "schema" : "https://github.com/citation-style-language/schema/raw/master/csl-citation.json" }</w:instrText>
      </w:r>
      <w:r w:rsidR="00733F1B" w:rsidRPr="00EF5CA5">
        <w:fldChar w:fldCharType="separate"/>
      </w:r>
      <w:r w:rsidR="00DA3713" w:rsidRPr="00EF5CA5">
        <w:rPr>
          <w:noProof/>
        </w:rPr>
        <w:t>(Carlton 1996, Verling et al. 2005, Chan et al. 2014)</w:t>
      </w:r>
      <w:r w:rsidR="00733F1B" w:rsidRPr="00EF5CA5">
        <w:fldChar w:fldCharType="end"/>
      </w:r>
      <w:r w:rsidR="00733F1B" w:rsidRPr="00EF5CA5">
        <w:t xml:space="preserve">. </w:t>
      </w:r>
      <w:ins w:id="234" w:author="Amanda Droghini" w:date="2018-03-20T11:27:00Z">
        <w:r w:rsidR="0058344F">
          <w:t xml:space="preserve">Propagule pressure and conditions encountered during the voyage may play a greater </w:t>
        </w:r>
      </w:ins>
      <w:ins w:id="235" w:author="Amanda Droghini" w:date="2018-03-20T11:28:00Z">
        <w:r w:rsidR="0058344F">
          <w:t xml:space="preserve">role than conditions encountered </w:t>
        </w:r>
      </w:ins>
      <w:ins w:id="236" w:author="Amanda Droghini" w:date="2018-03-20T11:29:00Z">
        <w:r w:rsidR="0058344F">
          <w:t xml:space="preserve">upon arrival. Historically low propagule pressure (pre-1970) </w:t>
        </w:r>
      </w:ins>
      <w:r w:rsidR="007909FD">
        <w:t xml:space="preserve">is </w:t>
      </w:r>
      <w:ins w:id="237" w:author="Amanda Droghini" w:date="2018-03-20T11:29:00Z">
        <w:r w:rsidR="0058344F">
          <w:t>potentially a large explanation for lack of invasions in coastal Alaska</w:t>
        </w:r>
      </w:ins>
      <w:r w:rsidR="007909FD">
        <w:t xml:space="preserve">, and may be a more important component of invasion risk than environmental conditions at recipient ports </w:t>
      </w:r>
      <w:ins w:id="238" w:author="Amanda Droghini" w:date="2018-03-20T11:31:00Z">
        <w:r w:rsidR="0058344F">
          <w:t xml:space="preserve"> </w:t>
        </w:r>
      </w:ins>
      <w:ins w:id="239" w:author="Amanda Droghini" w:date="2018-03-20T11:29:00Z">
        <w:r w:rsidR="0058344F">
          <w:fldChar w:fldCharType="begin" w:fldLock="1"/>
        </w:r>
      </w:ins>
      <w:r w:rsidR="0058344F">
        <w:instrText>ADDIN CSL_CITATION { "citationItems" : [ { "id" : "ITEM-1", "itemData" : { "DOI" : "10.1146/annurev.ecolsys.31.1.481", "ISSN" : "0066-4162", "author" : [ { "dropping-particle" : "", "family" : "Ruiz", "given" : "Gregory M", "non-dropping-particle" : "", "parse-names" : false, "suffix" : "" }, { "dropping-particle" : "", "family" : "Fofonoff", "given" : "Paul W", "non-dropping-particle" : "", "parse-names" : false, "suffix" : "" }, { "dropping-particle" : "", "family" : "Carlton", "given" : "James T", "non-dropping-particle" : "", "parse-names" : false, "suffix" : "" }, { "dropping-particle" : "", "family" : "Wonham", "given" : "Marjorie J", "non-dropping-particle" : "", "parse-names" : false, "suffix" : "" }, { "dropping-particle" : "", "family" : "Hines", "given" : "Anson H", "non-dropping-particle" : "", "parse-names" : false, "suffix" : "" } ], "container-title" : "Annual Review of Ecology and Systematics", "id" : "ITEM-1", "issue" : "1", "issued" : { "date-parts" : [ [ "2000", "11" ] ] }, "page" : "481-531", "title" : "Invasion of coastal marine communities in North America: apparent patterns, processes, and biases", "type" : "article-journal", "volume" : "31" }, "uris" : [ "http://www.mendeley.com/documents/?uuid=f7d54fc2-39fb-42c0-82c1-5a956e030d04" ] } ], "mendeley" : { "formattedCitation" : "(Ruiz et al. 2000)", "plainTextFormattedCitation" : "(Ruiz et al. 2000)", "previouslyFormattedCitation" : "(Ruiz et al. 2000)" }, "properties" : {  }, "schema" : "https://github.com/citation-style-language/schema/raw/master/csl-citation.json" }</w:instrText>
      </w:r>
      <w:ins w:id="240" w:author="Amanda Droghini" w:date="2018-03-20T11:29:00Z">
        <w:r w:rsidR="0058344F">
          <w:fldChar w:fldCharType="separate"/>
        </w:r>
      </w:ins>
      <w:r w:rsidR="0058344F" w:rsidRPr="0058344F">
        <w:rPr>
          <w:noProof/>
        </w:rPr>
        <w:t>(Ruiz et al. 2000)</w:t>
      </w:r>
      <w:ins w:id="241" w:author="Amanda Droghini" w:date="2018-03-20T11:29:00Z">
        <w:r w:rsidR="0058344F">
          <w:fldChar w:fldCharType="end"/>
        </w:r>
      </w:ins>
      <w:ins w:id="242" w:author="Amanda Droghini" w:date="2018-03-20T11:31:00Z">
        <w:r w:rsidR="0058344F">
          <w:t xml:space="preserve">. </w:t>
        </w:r>
      </w:ins>
      <w:r w:rsidR="007909FD">
        <w:t xml:space="preserve">Conditions encountered </w:t>
      </w:r>
      <w:r w:rsidR="007909FD">
        <w:lastRenderedPageBreak/>
        <w:t>during the voyage may also play a role. S</w:t>
      </w:r>
      <w:ins w:id="243" w:author="Amanda Droghini" w:date="2018-03-20T11:31:00Z">
        <w:r w:rsidR="0058344F">
          <w:t xml:space="preserve">tudies from the Canadian Arctic </w:t>
        </w:r>
      </w:ins>
      <w:r w:rsidR="007909FD">
        <w:t>suggest</w:t>
      </w:r>
      <w:ins w:id="244" w:author="Amanda Droghini" w:date="2018-03-20T11:31:00Z">
        <w:r w:rsidR="0058344F">
          <w:t xml:space="preserve"> that b</w:t>
        </w:r>
      </w:ins>
      <w:r w:rsidR="00DA3713" w:rsidRPr="00EF5CA5">
        <w:t xml:space="preserve">oth planktonic and fouling organisms have low survivorship </w:t>
      </w:r>
      <w:r w:rsidR="007909FD">
        <w:t xml:space="preserve">during the transport stage </w:t>
      </w:r>
      <w:r w:rsidR="007909FD">
        <w:fldChar w:fldCharType="begin" w:fldLock="1"/>
      </w:r>
      <w:r w:rsidR="007909FD">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"uris" : [ "http://www.mendeley.com/documents/?uuid=fe2a8f1b-97a6-44b3-bd25-7009cac205e9" ] }, { "id" : "ITEM-2", "itemData" : { "DOI" : "10.1007/s00227-016-3029-1", "ISSN" : "0025-3162", "author" : [ { "dropping-particle" : "", "family" : "Chan", "given" : "Farrah T.", "non-dropping-particle" : "", "parse-names" : false, "suffix" : "" }, { "dropping-particle" : "", "family" : "MacIsaac", "given" : "Hugh J.", "non-dropping-particle" : "", "parse-names" : false, "suffix" : "" }, { "dropping-particle" : "", "family" : "Bailey", "given" : "Sarah A.", "non-dropping-particle" : "", "parse-names" : false, "suffix" : "" } ], "container-title" : "Marine Biology", "id" : "ITEM-2", "issue" : "12", "issued" : { "date-parts" : [ [ "2016", "12", "11" ] ] }, "page" : "250", "publisher" : "Springer Berlin Heidelberg", "title" : "Survival of ship biofouling assemblages during and after voyages to the Canadian Arctic", "type" : "article-journal", "volume" : "163" }, "uris" : [ "http://www.mendeley.com/documents/?uuid=cf0310ec-b623-3409-9b92-47694bd3b576" ] } ], "mendeley" : { "formattedCitation" : "(Chan et al. 2014, 2016)", "plainTextFormattedCitation" : "(Chan et al. 2014, 2016)", "previouslyFormattedCitation" : "(Chan et al. 2014, 2016)" }, "properties" : {  }, "schema" : "https://github.com/citation-style-language/schema/raw/master/csl-citation.json" }</w:instrText>
      </w:r>
      <w:r w:rsidR="007909FD">
        <w:fldChar w:fldCharType="separate"/>
      </w:r>
      <w:r w:rsidR="007909FD" w:rsidRPr="007909FD">
        <w:rPr>
          <w:noProof/>
        </w:rPr>
        <w:t>(Chan et al. 2014, 2016)</w:t>
      </w:r>
      <w:r w:rsidR="007909FD">
        <w:fldChar w:fldCharType="end"/>
      </w:r>
      <w:r w:rsidR="007909FD">
        <w:t>.</w:t>
      </w:r>
      <w:ins w:id="245" w:author="Amanda Droghini" w:date="2018-03-20T11:32:00Z">
        <w:r w:rsidR="0058344F">
          <w:t xml:space="preserve"> Chan et al. </w:t>
        </w:r>
      </w:ins>
      <w:ins w:id="246" w:author="Amanda Droghini" w:date="2018-03-20T11:34:00Z">
        <w:r w:rsidR="0058344F">
          <w:fldChar w:fldCharType="begin" w:fldLock="1"/>
        </w:r>
      </w:ins>
      <w:r w:rsidR="0058344F">
        <w:instrText>ADDIN CSL_CITATION { "citationItems" : [ { "id" : "ITEM-1", "itemData" : { "DOI" : "10.1093/icesjms/fsu020", "ISSN" : "1095-9289", "author" : [ { "dropping-particle" : "", "family" : "Chan", "given" : "Farrah T.", "non-dropping-particle" : "", "parse-names" : false, "suffix" : "" }, { "dropping-particle" : "", "family" : "Briski", "given" : "Elizabeta", "non-dropping-particle" : "", "parse-names" : false, "suffix" : "" }, { "dropping-particle" : "", "family" : "Bailey", "given" : "Sarah A", "non-dropping-particle" : "", "parse-names" : false, "suffix" : "" }, { "dropping-particle" : "", "family" : "MacIsaac", "given" : "Hugh J.", "non-dropping-particle" : "", "parse-names" : false, "suffix" : "" } ], "container-title" : "ICES Journal of Marine Science", "id" : "ITEM-1", "issue" : "7", "issued" : { "date-parts" : [ [ "2014", "10", "1" ] ] }, "page" : "1876-1884", "title" : "Richness\u2013abundance relationships for zooplankton in ballast water: temperate versus Arctic comparisons", "type" : "article-journal", "volume" : "71" }, "suppress-author" : 1, "uris" : [ "http://www.mendeley.com/documents/?uuid=fe2a8f1b-97a6-44b3-bd25-7009cac205e9" ] } ], "mendeley" : { "formattedCitation" : "(2014)", "plainTextFormattedCitation" : "(2014)", "previouslyFormattedCitation" : "(2014)" }, "properties" : {  }, "schema" : "https://github.com/citation-style-language/schema/raw/master/csl-citation.json" }</w:instrText>
      </w:r>
      <w:r w:rsidR="0058344F">
        <w:fldChar w:fldCharType="separate"/>
      </w:r>
      <w:r w:rsidR="0058344F" w:rsidRPr="0058344F">
        <w:rPr>
          <w:noProof/>
        </w:rPr>
        <w:t>(2014)</w:t>
      </w:r>
      <w:ins w:id="247" w:author="Amanda Droghini" w:date="2018-03-20T11:34:00Z">
        <w:r w:rsidR="0058344F">
          <w:fldChar w:fldCharType="end"/>
        </w:r>
        <w:r w:rsidR="0058344F">
          <w:t xml:space="preserve"> found that ballast water age</w:t>
        </w:r>
      </w:ins>
      <w:ins w:id="248" w:author="Amanda Droghini" w:date="2018-03-20T11:35:00Z">
        <w:r w:rsidR="0058344F">
          <w:t xml:space="preserve"> (related to the length of the voyage) was a more important predictor of survivorship than water temperature, and suggested that voyages longer than 15 days may significantly reduce survival probability.</w:t>
        </w:r>
      </w:ins>
      <w:r w:rsidR="00DA3713" w:rsidRPr="00EF5CA5">
        <w:t xml:space="preserve"> </w:t>
      </w:r>
      <w:r w:rsidR="00733F1B" w:rsidRPr="00EF5CA5">
        <w:t xml:space="preserve">Verna et al. </w:t>
      </w:r>
      <w:r w:rsidR="00733F1B" w:rsidRPr="00EF5CA5">
        <w:fldChar w:fldCharType="begin" w:fldLock="1"/>
      </w:r>
      <w:r w:rsidR="00733F1B" w:rsidRPr="00EF5CA5">
        <w:instrText>ADDIN CSL_CITATION { "citationItems" : [ { "id" : "ITEM-1", "itemData" : { "DOI" : "10.3391/mbi.2016.7.2.08", "ISSN" : "19898649", "abstract" : "The relatively uninvaded coastline of Alaska currently faces a heightened risk of novel biological introductions as a result of increasing regional vessel traffic, emerging Arctic trade routes, and proposed coastal and nearshore development. Alaska currently receives the majority of its ballast water discharge in the port of Valdez (86%), largely from crude oil tankers engaged in coastwise trade. These crude oil tankers were exempted from managing and reporting ballast water prior to the United States Environmental Protection Agency's 2008 Vessel General Permit (VGP). Here we present a comprehensive statewide risk assessment of ballast-borne marine invasive species throughout coastal Alaska, and the first study to characterize the risk from the ballast water vector following inclusion of ballast water reporting by the VGP. We examined ballast water discharge volume, environmental similarity between source and discharge regions, ballast water age, and marine invasive species richness in source regions annually from 2009 \u2013 2012 for the top 15 ports/discharge locations in Alaska. The majority (80%) of the more than 54 million metric tons of reported ballast water discharged during this time period was sourced from the west coast of North America, including highly invaded port systems such as San Francisco Bay, California and Puget Sound, Washington. Overall about 38% of the ballast water discharged to our focus locations was managed using ballast water exchange. We conclude that the risk of invasion is highest for the ports of Valdez and Drift River Terminal and lowest for the ports of Klawock, Skagway, and Tolstoi Bay. This analysis and risk matrix can inform further fine-scale assessments of ballast water management activity and identify areas of Alaska most likely to benefit from focused management efforts.", "author" : [ { "dropping-particle" : "", "family" : "Verna", "given" : "Danielle", "non-dropping-particle" : "", "parse-names" : false, "suffix" : "" }, { "dropping-particle" : "", "family" : "Harris", "given" : "Bradley", "non-dropping-particle" : "", "parse-names" : false, "suffix" : "" }, { "dropping-particle" : "", "family" : "Holzer", "given" : "Kimberly", "non-dropping-particle" : "", "parse-names" : false, "suffix" : "" }, { "dropping-particle" : "", "family" : "Minton", "given" : "Mark", "non-dropping-particle" : "", "parse-names" : false, "suffix" : "" } ], "container-title" : "Management of Biological Invasions", "id" : "ITEM-1", "issue" : "2", "issued" : { "date-parts" : [ [ "2016" ] ] }, "page" : "199-211", "title" : "Ballast-borne marine invasive species: exploring the risk to coastal Alaska, USA", "type" : "article-journal", "volume" : "7" }, "suppress-author" : 1, "uris" : [ "http://www.mendeley.com/documents/?uuid=fde5295e-9d8c-44f7-938a-c216eb91b6db" ] } ], "mendeley" : { "formattedCitation" : "(2016)", "plainTextFormattedCitation" : "(2016)", "previouslyFormattedCitation" : "(2016)" }, "properties" : {  }, "schema" : "https://github.com/citation-style-language/schema/raw/master/csl-citation.json" }</w:instrText>
      </w:r>
      <w:r w:rsidR="00733F1B" w:rsidRPr="00EF5CA5">
        <w:fldChar w:fldCharType="separate"/>
      </w:r>
      <w:r w:rsidR="00733F1B" w:rsidRPr="00EF5CA5">
        <w:rPr>
          <w:noProof/>
        </w:rPr>
        <w:t>(2016)</w:t>
      </w:r>
      <w:r w:rsidR="00733F1B" w:rsidRPr="00EF5CA5">
        <w:fldChar w:fldCharType="end"/>
      </w:r>
      <w:r w:rsidR="00733F1B" w:rsidRPr="00EF5CA5">
        <w:t xml:space="preserve"> quantified ballast water risk of Alaskan ports and found that while Dutch Harbor was at medium risk in terms of discharged water volumes, the relatively long residence time of the ballast water that was discharged there was likely to reduce the probability of establishment.</w:t>
      </w:r>
      <w:ins w:id="249" w:author="Amanda Droghini" w:date="2018-03-12T08:06:00Z">
        <w:r w:rsidRPr="00EF5CA5">
          <w:t xml:space="preserve"> </w:t>
        </w:r>
      </w:ins>
    </w:p>
    <w:p w14:paraId="36347131" w14:textId="27B8A295" w:rsidR="00475A9D" w:rsidRPr="00EF5CA5" w:rsidDel="00EF5CA5" w:rsidRDefault="00B31FD6" w:rsidP="00B31FD6">
      <w:pPr>
        <w:pStyle w:val="Heading2"/>
        <w:rPr>
          <w:del w:id="250" w:author="Amanda Droghini" w:date="2018-03-12T08:06:00Z"/>
        </w:rPr>
      </w:pPr>
      <w:r>
        <w:t>Effects of climate change on invasion risk</w:t>
      </w:r>
      <w:del w:id="251" w:author="Amanda Droghini" w:date="2018-03-12T08:06:00Z">
        <w:r w:rsidR="003F73D7" w:rsidRPr="00EF5CA5" w:rsidDel="00EF5CA5">
          <w:rPr>
            <w:b w:val="0"/>
          </w:rPr>
          <w:delText xml:space="preserve">The Bering Sea is a valuable ecological and economic system, with a low number of biological introductions. At the same time, the climatic and socioeconomic realities of this system are changing quickly, and in a direction that is likely to increase the rate of non-native species introductions. </w:delText>
        </w:r>
        <w:r w:rsidR="00475A9D" w:rsidRPr="00EF5CA5" w:rsidDel="00EF5CA5">
          <w:rPr>
            <w:b w:val="0"/>
          </w:rPr>
          <w:delText xml:space="preserve">In 2006, Ruiz et al. deployed fouling plates at several ports in Alaska, and found no non-native species on plates from Dutch Harbor (the only Bering Sea port considered in their stu </w:delText>
        </w:r>
      </w:del>
    </w:p>
    <w:p w14:paraId="43B84DB1" w14:textId="77777777" w:rsidR="004D5A7F" w:rsidRDefault="004D5A7F" w:rsidP="00B31FD6">
      <w:pPr>
        <w:pStyle w:val="Heading2"/>
      </w:pPr>
    </w:p>
    <w:p w14:paraId="1FAC28D1" w14:textId="28BBB441" w:rsidR="002E3D84" w:rsidRDefault="00EF5CA5" w:rsidP="00EF5CA5">
      <w:pPr>
        <w:spacing w:before="200" w:line="360" w:lineRule="auto"/>
        <w:contextualSpacing/>
      </w:pPr>
      <w:r>
        <w:t xml:space="preserve">The Bering Sea is experiencing significant oceanographic changes as a result of climate change </w:t>
      </w:r>
      <w:r>
        <w:fldChar w:fldCharType="begin" w:fldLock="1"/>
      </w:r>
      <w:r>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"10.1016/j.dsr2.2007.08.023", "ISSN" : "09670645", "abstract" : "During the last decade, the southeastern Bering Sea shelf has undergone a warming of \u223c3\u00b0C that is closely associated with a marked decrease of sea ice over the area. This shift in the physical environment of the shelf can be attributed to a combination of mechanisms, including the presence over the eastern Bering Sea shelf of a relatively mild air mass during the winter, especially from 2000 to 2005; a shorter ice season caused by a later fall transition and/or an earlier spring transition; increased flow through Unimak Pass during winter, which introduces warm Gulf of Alaska water onto the southeastern shelf; and the feedback mechanism whereby warmer ocean temperatures during the summer delay the southward advection of sea ice during winter. While the relative importance of these four mechanisms is difficult to quantify, it is evident that for sea ice to form, cold arctic winds must cool the water column. Sea ice is then formed in the polynyas during periods of cold north winds, and this ice is advected southward over the eastern shelf. The other three mechanisms can modify ice formation and melt, and hence its extent. In combination, these four mechanisms have served to temporally and spatially limit ice during the 5-year period (2001\u20132005). Warming of the eastern Bering Sea shelf could have profound influences on the ecosystem of the Bering Sea\u2014from modification of the timing of the spring phytoplankton bloom to the northward advance of subarctic species and the northward retreat of arctic species.", "author" : [ { "dropping-particle" : "", "family" : "Stabeno", "given" : "P.J.", "non-dropping-particle" : "", "parse-names" : false, "suffix" : "" }, { "dropping-particle" : "", "family" : "Bond", "given" : "N.A.", "non-dropping-particle" : "", "parse-names" : false, "suffix" : "" }, { "dropping-particle" : "", "family" : "Salo", "given" : "S.A.", "non-dropping-particle" : "", "parse-names" : false, "suffix" : "" } ], "container-title" : "Deep-Sea Research Part II: Topical Studies in Oceanography", "id" : "ITEM-2", "issue" : "23", "issued" : { "date-parts" : [ [ "2007" ] ] }, "page" : "2599-2618", "title" : "On the recent warming of the southeastern Bering Sea shelf", "type" : "article-journal", "volume" : "54" }, "uris" : [ "http://www.mendeley.com/documents/?uuid=dda8308e-c6d4-3d91-9627-7138162f3979" ] }, { "id" : "ITEM-3",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"ITEM-3", "issue" : "2", "issued" : { "date-parts" : [ [ "2008", "3" ] ] }, "page" : "309-320", "title" : "Sea ice retreat alters the biogeography of the Bering Sea continental shelf", "type" : "article-journal", "volume" : "18" }, "uris" : [ "http://www.mendeley.com/documents/?uuid=0fa6e3ee-07bf-4cc2-9a25-410f2172f038" ] } ], "mendeley" : { "formattedCitation" : "(e.g. Grebmeier et al. 2006b, Stabeno et al. 2007, Mueter and Litzow 2008)", "plainTextFormattedCitation" : "(e.g. Grebmeier et al. 2006b, Stabeno et al. 2007, Mueter and Litzow 2008)", "previouslyFormattedCitation" : "(e.g. Grebmeier et al. 2006b, Stabeno et al. 2007, Mueter and Litzow 2008)" }, "properties" : {  }, "schema" : "https://github.com/citation-style-language/schema/raw/master/csl-citation.json" }</w:instrText>
      </w:r>
      <w:r>
        <w:fldChar w:fldCharType="separate"/>
      </w:r>
      <w:r w:rsidRPr="00DB339D">
        <w:rPr>
          <w:noProof/>
        </w:rPr>
        <w:t>(e.g. Grebmeier et al. 2006b, Stabeno et al. 2007, Mueter and Litzow 2008)</w:t>
      </w:r>
      <w:r>
        <w:fldChar w:fldCharType="end"/>
      </w:r>
      <w:r>
        <w:t xml:space="preserve">. </w:t>
      </w:r>
      <w:r w:rsidRPr="00CA4945">
        <w:t xml:space="preserve">Sea ice cover has decreased substantially since the 1950s, </w:t>
      </w:r>
      <w:r>
        <w:t>with a concomitant</w:t>
      </w:r>
      <w:r w:rsidRPr="00CA4945">
        <w:t xml:space="preserve"> </w:t>
      </w:r>
      <w:r>
        <w:t xml:space="preserve">increase in </w:t>
      </w:r>
      <w:r w:rsidRPr="00CA4945">
        <w:t xml:space="preserve">surface water temperatures </w:t>
      </w:r>
      <w:r>
        <w:t>of</w:t>
      </w:r>
      <w:r w:rsidRPr="00CA4945">
        <w:t xml:space="preserve"> 0.23°C per decade </w:t>
      </w:r>
      <w:r>
        <w:fldChar w:fldCharType="begin" w:fldLock="1"/>
      </w:r>
      <w:r>
        <w:instrText>ADDIN CSL_CITATION { "citationItems" : [ { "id" : "ITEM-1", "itemData" : { "DOI" : "10.1890/07-0564.1", "ISSN" : "1051-0761", "author" : [ { "dropping-particle" : "", "family" : "Mueter", "given" : "Franz J.", "non-dropping-particle" : "", "parse-names" : false, "suffix" : "" }, { "dropping-particle" : "", "family" : "Litzow", "given" : "Michael A.", "non-dropping-particle" : "", "parse-names" : false, "suffix" : "" } ], "container-title" : "Ecological Applications", "id" : "ITEM-1", "issue" : "2", "issued" : { "date-parts" : [ [ "2008", "3" ] ] }, "page" : "309-320", "title" : "Sea ice retreat alters the biogeography of the Bering Sea continental shelf", "type" : "article-journal", "volume" : "18" }, "uris" : [ "http://www.mendeley.com/documents/?uuid=0fa6e3ee-07bf-4cc2-9a25-410f2172f038" ] } ], "mendeley" : { "formattedCitation" : "(Mueter and Litzow 2008)", "plainTextFormattedCitation" : "(Mueter and Litzow 2008)", "previouslyFormattedCitation" : "(Mueter and Litzow 2008)" }, "properties" : {  }, "schema" : "https://github.com/citation-style-language/schema/raw/master/csl-citation.json" }</w:instrText>
      </w:r>
      <w:r>
        <w:fldChar w:fldCharType="separate"/>
      </w:r>
      <w:r w:rsidRPr="000C2EA8">
        <w:rPr>
          <w:noProof/>
        </w:rPr>
        <w:t>(Mueter and Litzow 2008)</w:t>
      </w:r>
      <w:r>
        <w:fldChar w:fldCharType="end"/>
      </w:r>
      <w:r w:rsidRPr="00CA4945">
        <w:t xml:space="preserve">. </w:t>
      </w:r>
      <w:r>
        <w:t xml:space="preserve">These changes are projected to continue </w:t>
      </w:r>
      <w:r>
        <w:fldChar w:fldCharType="begin" w:fldLock="1"/>
      </w:r>
      <w:r>
        <w:instrText>ADDIN CSL_CITATION { "citationItems" : [ { "id" : "ITEM-1", "itemData" : { "DOI" : "10.1016/j.dsr2.2012.02.022", "ISSN" : "09670645", "abstract" : "Atmosphere\u2013Ocean General Circulation Models (AOGCMs) are a major tool used by scientists to study the complex interaction of processes that control climate and climate change. Projections from these models for the 21st century are the basis for the Fourth Assessment Report (AR4) produced by the Intergovernmental Panel on Climate Change (IPCC). Here, we use simulations from this set of climate models developed for the IPCC AR4 to provide a regional assessment of sea ice extent, sea surface temperature (SST), and surface air temperature (SAT) critical to future marine ecosystems in the Bering Sea and the Chukchi Sea. To reduce uncertainties associated with the model projections, a two-step model culling technique is applied based on comparison to 20th century observations. For the Chukchi Sea, data and model projections show major September sea ice extent reduction compared to the 20th century beginning now, with nearly sea ice free conditions before mid-century. Earlier sea ice loss continues throughout fall with major loss in December before the end of the 21st century. By 2050, for the eastern Bering Sea, spring sea ice extent (average of March to May) would be 58% of its recent values (1980\u20131999 mean). December will become increasingly sea ice free over the next 40 years. The Bering Sea will continue to show major interannual variability in sea ice extent and SST. The majority of models had no systematic bias in their 20th century simulated regional SAT, an indication that the models may provide considerable credibility for the Bering and the Chukchi Sea ecosystem projections. Largest air temperature increases are in fall (November to December) for both the Chukchi and the Bering Sea, with increases by 2050 of 3\u00b0C for the Bering Sea and increases in excess of 5\u00b0C for the Chukchi Sea.", "author" : [ { "dropping-particle" : "", "family" : "Wang", "given" : "Muyin", "non-dropping-particle" : "", "parse-names" : false, "suffix" : "" }, { "dropping-particle" : "", "family" : "Overland", "given" : "James E.", "non-dropping-particle" : "", "parse-names" : false, "suffix" : "" }, { "dropping-particle" : "", "family" : "Stabeno", "given" : "Phyllis", "non-dropping-particle" : "", "parse-names" : false, "suffix" : "" } ], "container-title" : "Deep-Sea Research Part II: Topical Studies in Oceanography", "id" : "ITEM-1", "issued" : { "date-parts" : [ [ "2012", "6" ] ] }, "page" : "46-57", "title" : "Future climate of the Bering and Chukchi Seas projected by global climate models", "type" : "article-journal", "volume" : "65-70" }, "uris" : [ "http://www.mendeley.com/documents/?uuid=7875ce1d-72f2-3eef-a84b-34ccdd6c5aeb" ] }, { "id" : "ITEM-2", "itemData" : { "DOI" : "10.1016/j.dsr2.2015.11.001", "ISSN" : "09670645", "abstract" : "Three global climate simulations from the Intergovernmental Panel on Climate Change Fourth Assessment (AR4) were used as physical forcing to drive a regional model that includes both physical and biological elements of the Bering Sea. Although each downscaled projection indicates a warming of 1-2. \u00b0C between 2010 and 2040 on the Bering Sea shelf, the interannual and interdecadal details of this trend vary considerably among the three realizations. In each case, the magnitude of presently observed interannual variability of bottom temperatures and ice cover is found in the models to be maintained out to at least 2040, but with a steadily increasing probability of warm years with less ice on the southern shelf. The overall trends indicate warmer temperatures and the retreat of ice in the southeastern Bering Sea, but continued ice cover in the northeastern Bering Sea. Sensitivity analyses suggest both increasing air temperature and northward wind stress as primary drivers of higher water-column temperatures. Based on currently available models, changes in shortwave radiation are not likely to have a significant role in this warming. Warming trends on the outer shelf may lead to decreased production of large crustacean zooplankton at that location, but could increase such production on the inner shelf.", "author" : [ { "dropping-particle" : "", "family" : "Hermann", "given" : "Albert J.", "non-dropping-particle" : "", "parse-names" : false, "suffix" : "" }, { "dropping-particle" : "", "family" : "Gibson", "given" : "Georgina A.", "non-dropping-particle" : "", "parse-names" : false, "suffix" : "" }, { "dropping-particle" : "", "family" : "Bond", "given" : "Nicholas A.", "non-dropping-particle" : "", "parse-names" : false, "suffix" : "" }, { "dropping-particle" : "", "family" : "Curchitser", "given" : "Enrique N.", "non-dropping-particle" : "", "parse-names" : false, "suffix" : "" }, { "dropping-particle" : "", "family" : "Hedstrom", "given" : "Kate", "non-dropping-particle" : "", "parse-names" : false, "suffix" : "" }, { "dropping-particle" : "", "family" : "Cheng", "given" : "Wei", "non-dropping-particle" : "", "parse-names" : false, "suffix" : "" }, { "dropping-particle" : "", "family" : "Wang", "given" : "Muyin", "non-dropping-particle" : "", "parse-names" : false, "suffix" : "" }, { "dropping-particle" : "", "family" : "Cokelet", "given" : "Edward D.", "non-dropping-particle" : "", "parse-names" : false, "suffix" : "" }, { "dropping-particle" : "", "family" : "Stabeno", "given" : "Phyllis J.", "non-dropping-particle" : "", "parse-names" : false, "suffix" : "" }, { "dropping-particle" : "", "family" : "Aydin", "given" : "Kerim", "non-dropping-particle" : "", "parse-names" : false, "suffix" : "" } ], "container-title" : "Deep-Sea Research Part II: Topical Studies in Oceanography", "id" : "ITEM-2", "issued" : { "date-parts" : [ [ "2016" ] ] }, "note" : "NULL", "page" : "30-47", "publisher" : "Elsevier", "title" : "Projected future biophysical states of the Bering Sea", "type" : "article-journal", "volume" : "134" }, "uris" : [ "http://www.mendeley.com/documents/?uuid=ff5ca022-4fcf-49ed-8093-cef3d38eb461" ] } ], "mendeley" : { "formattedCitation" : "(Wang et al. 2012, Hermann et al. 2016)", "plainTextFormattedCitation" : "(Wang et al. 2012, Hermann et al. 2016)", "previouslyFormattedCitation" : "(Wang et al. 2012, Hermann et al. 2016)" }, "properties" : {  }, "schema" : "https://github.com/citation-style-language/schema/raw/master/csl-citation.json" }</w:instrText>
      </w:r>
      <w:r>
        <w:fldChar w:fldCharType="separate"/>
      </w:r>
      <w:r w:rsidRPr="001B0CB7">
        <w:rPr>
          <w:noProof/>
        </w:rPr>
        <w:t>(Wang et al. 2012, Hermann et al. 2016)</w:t>
      </w:r>
      <w:r>
        <w:fldChar w:fldCharType="end"/>
      </w:r>
      <w:r>
        <w:t xml:space="preserve">. In the next twenty years, our models predict a </w:t>
      </w:r>
      <w:r w:rsidRPr="00EF5CA5">
        <w:rPr>
          <w:highlight w:val="yellow"/>
        </w:rPr>
        <w:t>major</w:t>
      </w:r>
      <w:r>
        <w:t xml:space="preserve"> northward expansion in</w:t>
      </w:r>
      <w:r w:rsidR="00B31FD6">
        <w:t xml:space="preserve"> suitable habitat </w:t>
      </w:r>
      <w:r w:rsidR="00B31FD6" w:rsidRPr="00EF5CA5">
        <w:rPr>
          <w:highlight w:val="yellow"/>
        </w:rPr>
        <w:t>(Fig. XX)</w:t>
      </w:r>
      <w:r>
        <w:t xml:space="preserve"> that would largely favour non-native taxa that already have the capacity to survive in the southern Bering Sea</w:t>
      </w:r>
      <w:r w:rsidR="00B31FD6">
        <w:t xml:space="preserve"> </w:t>
      </w:r>
      <w:r w:rsidRPr="00EF5CA5">
        <w:rPr>
          <w:highlight w:val="yellow"/>
        </w:rPr>
        <w:t>(Table XX)</w:t>
      </w:r>
      <w:r w:rsidR="002E3D84">
        <w:t xml:space="preserve">. </w:t>
      </w:r>
      <w:r w:rsidR="00A44B6F">
        <w:t xml:space="preserve">Taxa that do not currently have suitable year-round habitat are not projected to be able to survive, </w:t>
      </w:r>
      <w:r w:rsidR="00A44B6F" w:rsidRPr="00CA4945">
        <w:t>even under projected mid-century conditions (2030-2039)</w:t>
      </w:r>
      <w:r w:rsidR="00A44B6F">
        <w:t xml:space="preserve">. </w:t>
      </w:r>
      <w:r w:rsidR="00A96D50" w:rsidRPr="00A96D50">
        <w:rPr>
          <w:highlight w:val="yellow"/>
        </w:rPr>
        <w:t>Contextualize degree change in temp. with % change in suitable habitat.</w:t>
      </w:r>
      <w:r w:rsidR="00A96D50">
        <w:t xml:space="preserve"> </w:t>
      </w:r>
      <w:r w:rsidR="00B31FD6">
        <w:t xml:space="preserve">Northward range shifts in the Pacific Arctic have already been documented for native fish, zooplankton, and benthic invertebrates </w:t>
      </w:r>
      <w:r w:rsidR="00B31FD6">
        <w:fldChar w:fldCharType="begin" w:fldLock="1"/>
      </w:r>
      <w:r w:rsidR="009F7627">
        <w:instrText>ADDIN CSL_CITATION { "citationItems" : [ { "id" : "ITEM-1", "itemData" : { "DOI" : "10.1126/science.1121365", "author" : [ { "dropping-particle" : "", "family" : "Grebmeier", "given" : "Jacqueline M", "non-dropping-particle" : "", "parse-names" : false, "suffix" : "" }, { "dropping-particle" : "", "family" : "Overland", "given" : "James E", "non-dropping-particle" : "", "parse-names" : false, "suffix" : "" }, { "dropping-particle" : "", "family" : "Moore", "given" : "Sue E", "non-dropping-particle" : "", "parse-names" : false, "suffix" : "" }, { "dropping-particle" : "V", "family" : "Farley", "given" : "Ed", "non-dropping-particle" : "", "parse-names" : false, "suffix" : "" }, { "dropping-particle" : "", "family" : "Carmack", "given" : "Eddy C", "non-dropping-particle" : "", "parse-names" : false, "suffix" : "" }, { "dropping-particle" : "", "family" : "Cooper", "given" : "Lee W", "non-dropping-particle" : "", "parse-names" : false, "suffix" : "" }, { "dropping-particle" : "", "family" : "Frey", "given" : "Karen E", "non-dropping-particle" : "", "parse-names" : false, "suffix" : "" }, { "dropping-particle" : "", "family" : "Helle", "given" : "John H", "non-dropping-particle" : "", "parse-names" : false, "suffix" : "" }, { "dropping-particle" : "", "family" : "McLaughlin", "given" : "Fiona A", "non-dropping-particle" : "", "parse-names" : false, "suffix" : "" }, { "dropping-particle" : "", "family" : "McNutt", "given" : "S Lyn", "non-dropping-particle" : "", "parse-names" : false, "suffix" : "" } ], "container-title" : "Science", "id" : "ITEM-1", "issued" : { "date-parts" : [ [ "2006" ] ] }, "page" : "1461-1464", "title" : "A major ecosystem shift in the Northern Bering Sea", "type" : "article-journal", "volume" : "311" }, "prefix" : "e.g. ", "uris" : [ "http://www.mendeley.com/documents/?uuid=fffc722b-4df4-40ee-864c-74bb9d82cfd7" ] }, { "id" : "ITEM-2", "itemData" : { "DOI" : "10.1007/s00300-011-0988-z", "ISBN" : "0722-4060", "ISSN" : "07224060", "abstract" : "A recent drastic decrease in sea ice cover area was observed in the western Arctic Ocean during summer, yet little information is available for its effect on zooplankton community. To evaluate the effect of sea ice reduction on zooplankton, we studied year-to-year changes of zooplankton community structure in the Chukchi Sea during summers of 1991, 1992 (when sea ice extended), 2007 and 2008 (when sea ice reduced). Zooplankton abundance ranged from 4,000 to 316,000 ind. m\u22122 (mean: 70,000), and was greater north of Lisburne Peninsula in 2008. Zooplankton biomass ranged from 0.07 to 286 g wet mass m\u22122 (mean: 36), and was greater south of Lisburne Peninsula in 2007. Cluster analysis based on zooplankton abundance showed a division of the zooplankton community into four groups. Occurrence of each group was separated geographically and interannually, and geographic distributions of each group in 1991 and 1992 were similar but those in 2007 and 2008 were shifted northward. Abundance and biomass in 2007/08 were higher than in 1991/92, indicating that further sea ice reduction would have a positive effect on zooplankton production (e.g. invasion of large Pacific species and temperature effects on their growth rate). The northern shift in geographic distribution of the zooplankton community in 2007/08 indicates that sea ice reduction would have a negative effect on the zooplankton community (loss of characteristic Arctic species) in part of the Chukchi Sea. These apparently contradictory effects of sea ice reduction on zooplankton community emphasize the critical need for continued monitoring in this area.", "author" : [ { "dropping-particle" : "", "family" : "Matsuno", "given" : "Kohei", "non-dropping-particle" : "", "parse-names" : false, "suffix" : "" }, { "dropping-particle" : "", "family" : "Yamaguchi", "given" : "Atsushi", "non-dropping-particle" : "", "parse-names" : false, "suffix" : "" }, { "dropping-particle" : "", "family" : "Hirawake", "given" : "Toru", "non-dropping-particle" : "", "parse-names" : false, "suffix" : "" }, { "dropping-particle" : "", "family" : "Imai", "given" : "Ichiro", "non-dropping-particle" : "", "parse-names" : false, "suffix" : "" } ], "container-title" : "Polar Biology", "id" : "ITEM-2", "issue" : "9", "issued" : { "date-parts" : [ [ "2011" ] ] }, "page" : "1349-1360", "title" : "Year-to-year changes of the mesozooplankton community in the Chukchi Sea during summers of 1991, 1992 and 2007, 2008", "type" : "article-journal", "volume" : "34" }, "uris" : [ "http://www.mendeley.com/documents/?uuid=9ec52af3-5fdd-41ec-9f13-a3f016fde94a" ] }, { "id" : "ITEM-3", "itemData" : { "DOI" : "10.1016/j.dsr2.2012.02.020", "ISSN" : "09670645", "abstract" : "The southeastern, middle shelf of the Bering Sea has exhibited extreme variability in sea ice extent, temperature, and the distribution and abundance of species at multiple trophic levels over the past four decades. From 1972\u20132000, there was high interannual variability of areal extent of sea ice during spring (March\u2013April). In 2000, this shifted to a 5-year (2001\u20132005) period of low ice extent during spring, which transitioned to a 4-year (2007\u20132010) period of extensive sea ice. High (low) areal extent of sea ice in spring was associated with cold (warm) water column temperatures for the following 6\u20137 months. The ocean currents also differed between warm and cold years. During cold years, the monthly-mean currents over the shelf were largely westward, while in warm years the direction of currents was more variable, with northward flow during December\u2013February and relatively weak flow during the remainder of the year. The types and abundance of zooplankton differed sharply between warm and cold years. This was especially true during the prolonged warm period (2001\u20132005) and cold period (2007\u20132010), and was less evident during the years of high interannual variability. During the warm period, there was a lack of large copepods and euphausiids over the shelf; however, their populations rebounded during cold period. Small crustacean zooplankton taxa did not appear to vary between and warm and cold years. For both walleye pollock and Pacific cod, year-class strength (recruitment) was low during the prolonged warm period, but improved during the following cold period. Year-class strength did not appear to vary as a function of warm and cold years during the period of high year-to-year variability. Also, recruitment of arrowtooth flounder (a predator of pollock and cod) did not appear influenced by the warm or cold years. Finally, the distribution and relative abundance of fin whales appeared to differ in warm and cold years, with fewer whales on the southeastern, middle shelf during warm years.", "author" : [ { "dropping-particle" : "", "family" : "Stabeno", "given" : "Phyllis J.", "non-dropping-particle" : "", "parse-names" : false, "suffix" : "" }, { "dropping-particle" : "", "family" : "Kachel", "given" : "Nancy B.", "non-dropping-particle" : "", "parse-names" : false, "suffix" : "" }, { "dropping-particle" : "", "family" : "Moore", "given" : "Sue E.", "non-dropping-particle" : "", "parse-names" : false, "suffix" : "" }, { "dropping-particle" : "", "family" : "Napp", "given" : "Jeffrey M.", "non-dropping-particle" : "", "parse-names" : false, "suffix" : "" }, { "dropping-particle" : "", "family" : "Sigler", "given" : "Michael", "non-dropping-particle" : "", "parse-names" : false, "suffix" : "" }, { "dropping-particle" : "", "family" : "Yamaguchi", "given" : "Atsushi", "non-dropping-particle" : "", "parse-names" : false, "suffix" : "" }, { "dropping-particle" : "", "family" : "Zerbini", "given" : "Alexandre N.", "non-dropping-particle" : "", "parse-names" : false, "suffix" : "" } ], "container-title" : "Deep-Sea Research Part II: Topical Studies in Oceanography", "id" : "ITEM-3", "issued" : { "date-parts" : [ [ "2012" ] ] }, "page" : "31-45", "title" : "Comparison of warm and cold years on the southeastern Bering Sea shelf and some implications for the ecosystem", "type" : "article-journal", "volume" : "65" }, "uris" : [ "http://www.mendeley.com/documents/?uuid=7c7a9fe6-7ef4-3a63-ad93-aec08382a85c" ] }, { "id" : "ITEM-4", "itemData" : { "DOI" : "10.1016/j.dsr2.2013.03.017", "ISBN" : "0967-0645", "ISSN" : "09670645", "abstract" : "This study uses a 30-year time series of standardized bottom trawl survey data (1982-2011) from the eastern Bering Sea shelf to model patterns of summer spatial distribution for various bottom fishes and crabs in response to changes in the areal extent of the cold pool, time lag between surveys, and fluctuations in population abundance. This investigation is the first to include data for the 2006-2010 cold period and to use between-year comparisons of local and shelf-wide spatial indices to test specific responses to three different isothermal boundaries within the cold pool. Distributional shifts in population varied considerably among species and directional vectors for some species were greater in magnitude to the east or west than to the north or south; however, in general, eastern Bering Sea shelf populations shifted southward in response to the increasing cold pool size, and after accounting for differences in temperature and population abundance, there was still a temporal northward shift in populations over the last three decades despite the recent cooling trend. Model results for local and shelf-wide indices showed that survey time lag and cold pool extent had a greater effect on spatial distribution than population abundance, suggesting that density-independent mechanisms play a major role in shaping distribution patterns on the eastern Bering Sea shelf. The area enclosed by the 1. \u00b0C isotherm most commonly affects both local and shelf-wide spatial indices suggesting that 1. \u00b0C is a more important boundary for describing temperature preferences of eastern Bering Sea bottom fishes and crabs than is the 2. \u00b0C isotherm used for designating the physical boundary for the cold pool. \u00a9 2013.", "author" : [ { "dropping-particle" : "", "family" : "Kotwicki", "given" : "Stan", "non-dropping-particle" : "", "parse-names" : false, "suffix" : "" }, { "dropping-particle" : "", "family" : "Lauth", "given" : "Robert R.", "non-dropping-particle" : "", "parse-names" : false, "suffix" : "" } ], "container-title" : "Deep-Sea Research Part II: Topical Studies in Oceanography", "id" : "ITEM-4", "issued" : { "date-parts" : [ [ "2013" ] ] }, "page" : "231-243", "publisher" : "Elsevier", "title" : "Detecting temporal trends and environmentally-driven changes in the spatial distribution of bottom fishes and crabs on the eastern Bering Sea shelf", "type" : "article-journal", "volume" : "94" }, "uris" : [ "http://www.mendeley.com/documents/?uuid=9f6391c5-fa22-4e9c-ba34-8b0f1e81ef35" ] } ], "mendeley" : { "formattedCitation" : "(e.g. Grebmeier et al. 2006b, Matsuno et al. 2011, Stabeno et al. 2012, Kotwicki and Lauth 2013)", "plainTextFormattedCitation" : "(e.g. Grebmeier et al. 2006b, Matsuno et al. 2011, Stabeno et al. 2012, Kotwicki and Lauth 2013)", "previouslyFormattedCitation" : "(e.g. Grebmeier et al. 2006b, Matsuno et al. 2011, Stabeno et al. 2012, Kotwicki and Lauth 2013)" }, "properties" : {  }, "schema" : "https://github.com/citation-style-language/schema/raw/master/csl-citation.json" }</w:instrText>
      </w:r>
      <w:r w:rsidR="00B31FD6">
        <w:fldChar w:fldCharType="separate"/>
      </w:r>
      <w:r w:rsidR="00DB339D" w:rsidRPr="00DB339D">
        <w:rPr>
          <w:noProof/>
        </w:rPr>
        <w:t>(e.g. Grebmeier et al. 2006b, Matsuno et al. 2011, Stabeno et al. 2012, Kotwicki and Lauth 2013)</w:t>
      </w:r>
      <w:r w:rsidR="00B31FD6">
        <w:fldChar w:fldCharType="end"/>
      </w:r>
      <w:r w:rsidR="00A44B6F">
        <w:t>, and the few studies modeling Arctic invasions have also documented a poleward expansion of suitable habitat in the future (Goldsmit, Ware)</w:t>
      </w:r>
      <w:r w:rsidR="00B31FD6">
        <w:t xml:space="preserve">. </w:t>
      </w:r>
      <w:commentRangeStart w:id="252"/>
      <w:r w:rsidR="00B31FD6" w:rsidRPr="00C93C6C">
        <w:rPr>
          <w:highlight w:val="yellow"/>
        </w:rPr>
        <w:t xml:space="preserve">The role of temperature as a limiting factor in </w:t>
      </w:r>
      <w:r w:rsidR="00B31FD6">
        <w:rPr>
          <w:highlight w:val="yellow"/>
        </w:rPr>
        <w:t>northern Europe</w:t>
      </w:r>
      <w:r w:rsidR="00B31FD6" w:rsidRPr="00C93C6C">
        <w:rPr>
          <w:highlight w:val="yellow"/>
        </w:rPr>
        <w:t xml:space="preserve"> was shown for Crepidula fornicata</w:t>
      </w:r>
      <w:commentRangeEnd w:id="252"/>
      <w:r w:rsidR="00B31FD6">
        <w:rPr>
          <w:rStyle w:val="CommentReference"/>
        </w:rPr>
        <w:commentReference w:id="252"/>
      </w:r>
      <w:r w:rsidR="00B31FD6">
        <w:t xml:space="preserve"> </w:t>
      </w:r>
    </w:p>
    <w:p w14:paraId="39BDA107" w14:textId="7834E117" w:rsidR="005D39C3" w:rsidRDefault="002674FC" w:rsidP="00EF5CA5">
      <w:pPr>
        <w:spacing w:before="200" w:line="360" w:lineRule="auto"/>
        <w:contextualSpacing/>
      </w:pPr>
      <w:r w:rsidRPr="002F13A8">
        <w:rPr>
          <w:highlight w:val="yellow"/>
        </w:rPr>
        <w:t xml:space="preserve">Several studies have suggested that non-native species can persist at a low population size for years and suddenly undergo a boom when conditions become favourable </w:t>
      </w:r>
      <w:r w:rsidRPr="002F13A8">
        <w:rPr>
          <w:highlight w:val="yellow"/>
        </w:rPr>
        <w:fldChar w:fldCharType="begin" w:fldLock="1"/>
      </w:r>
      <w:r>
        <w:rPr>
          <w:highlight w:val="yellow"/>
        </w:rPr>
        <w:instrText>ADDIN CSL_CITATION { "citationItems" : [ { "id" : "ITEM-1", "itemData" : { "DOI" : "10.1007/s10530-010-9752-5", "ISBN" : "1387-3547", "ISSN" : "13873547", "abstract" : "Invading alien species may have to await appropriate conditions before developing from a rare addition to the recipient community to a dominance over native species. Such a retarded invasion seems to have happened with the antipodean cirripede crustacean Austrominius modestus Darwin, formerly known as Elminius modestus, at its northern range in Europe due to climatic change. This barnacle was introduced to southern Britain almost seven decades ago, and from there spread north and south. At the island of Sylt in the North Sea, the first A. modestus were observed already in 1955 but this alien remained rare until recently, when in summer of 2007 it had overtaken the native barnacles Semibalanus balanoides and Balanus crenatus in abundance. At the sedimentary shores of Sylt, mollusc shells provide the main substrate for barnacles and highest abundances were attained on mixed oyster and mussel beds just above low tide level. A. modestus ranged from the upper intertidal down to the subtidal fringe. Its realized spatial niche was wider than that of the two natives. We suggest that at its current northern range in Europe a long series of mild winters and several warm summers in a row has led to an exponential population growth in A. modestus.", "author" : [ { "dropping-particle" : "", "family" : "Witte", "given" : "Sophia", "non-dropping-particle" : "", "parse-names" : false, "suffix" : "" }, { "dropping-particle" : "", "family" : "Buschbaum", "given" : "Christian", "non-dropping-particle" : "", "parse-names" : false, "suffix" : "" }, { "dropping-particle" : "", "family" : "Beusekom", "given" : "Justus E E", "non-dropping-particle" : "van", "parse-names" : false, "suffix" : "" }, { "dropping-particle" : "", "family" : "Reise", "given" : "Karsten", "non-dropping-particle" : "", "parse-names" : false, "suffix" : "" } ], "container-title" : "Biological Invasions", "id" : "ITEM-1", "issue" : "10", "issued" : { "date-parts" : [ [ "2010" ] ] }, "page" : "3579-3589", "title" : "Does climatic warming explain why an introduced barnacle finally takes over after a lag of more than 50 years?", "type" : "article-journal", "volume" : "12" }, "uris" : [ "http://www.mendeley.com/documents/?uuid=fc4f1ae7-0fd8-4936-bdf7-c137b97f881f" ] } ], "mendeley" : { "formattedCitation" : "(Witte et al. 2010)", "plainTextFormattedCitation" : "(Witte et al. 2010)", "previouslyFormattedCitation" : "(Witte et al. 2010)" }, "properties" : {  }, "schema" : "https://github.com/citation-style-language/schema/raw/master/csl-citation.json" }</w:instrText>
      </w:r>
      <w:r w:rsidRPr="002F13A8">
        <w:rPr>
          <w:highlight w:val="yellow"/>
        </w:rPr>
        <w:fldChar w:fldCharType="separate"/>
      </w:r>
      <w:r w:rsidRPr="002F13A8">
        <w:rPr>
          <w:noProof/>
          <w:highlight w:val="yellow"/>
        </w:rPr>
        <w:t>(Witte et al. 2010)</w:t>
      </w:r>
      <w:r w:rsidRPr="002F13A8">
        <w:rPr>
          <w:highlight w:val="yellow"/>
        </w:rPr>
        <w:fldChar w:fldCharType="end"/>
      </w:r>
      <w:r w:rsidRPr="002F13A8">
        <w:rPr>
          <w:highlight w:val="yellow"/>
        </w:rPr>
        <w:t>. In</w:t>
      </w:r>
      <w:r>
        <w:t xml:space="preserve"> temperate systems, </w:t>
      </w:r>
      <w:r w:rsidRPr="00C72753">
        <w:rPr>
          <w:highlight w:val="yellow"/>
        </w:rPr>
        <w:t xml:space="preserve">warming ocean temperatures affect the </w:t>
      </w:r>
      <w:r>
        <w:rPr>
          <w:highlight w:val="yellow"/>
        </w:rPr>
        <w:t xml:space="preserve">survival (Groner?), </w:t>
      </w:r>
      <w:r w:rsidRPr="00C72753">
        <w:rPr>
          <w:highlight w:val="yellow"/>
        </w:rPr>
        <w:t xml:space="preserve">growth rates, reproductive output, and phenology of non-native taxa </w:t>
      </w:r>
      <w:r w:rsidRPr="00C72753">
        <w:rPr>
          <w:highlight w:val="yellow"/>
        </w:rPr>
        <w:fldChar w:fldCharType="begin" w:fldLock="1"/>
      </w:r>
      <w:r w:rsidRPr="00C72753">
        <w:rPr>
          <w:highlight w:val="yellow"/>
        </w:rPr>
        <w:instrText>ADDIN CSL_CITATION { "citationItems" : [ { "id" : "ITEM-1", "itemData" : { "DOI" : "10.1073/pnas.242437499", "ISBN" : "0027-8424", "ISSN" : "0027-8424", "PMID" : "12422019", "abstract" : "The spread of exotic species and climate change are among the most serious global environmental threats. Each independently causes considerable ecological damage, yet few data are available to assess whether changing climate might facilitate invasions by favoring introduced over native species. Here, we compare our long-term record of weekly sessile marine invertebrate recruitment with interannual variation in water temperature to assess the likely effect of climate change on the success and spread of introduced species. For the three most abundant introduced species of ascidian (sea squirt), the timing of the initiation of recruitment was strongly negatively correlated with winter water temperature, indicating that invaders arrived earlier in the season in years with warmer winters. Total recruitment of introduced species during the following summer also was positively correlated with winter water temperature. In contrast, the magnitude of native ascidian recruitment was negatively correlated with winter temperature (more recruitment in colder years) and the timing of native recruitment was unaffected. In manipulative laboratory experiments, two introduced compound ascidians grew faster than a native species, but only at temperatures near the maximum observed in summer. These data suggest that the greatest effects of climate change on biotic communities may be due to changing maximum and minimum temperatures rather than annual means. By giving introduced species an earlier start, and increasing the magnitude of their growth and recruitment relative to natives, global warming may facilitate a shift to dominance by nonnative species, accelerating the homogenization of the global biota.", "author" : [ { "dropping-particle" : "", "family" : "Stachowicz", "given" : "John J", "non-dropping-particle" : "", "parse-names" : false, "suffix" : "" }, { "dropping-particle" : "", "family" : "Terwin", "given" : "Jeffrey R", "non-dropping-particle" : "", "parse-names" : false, "suffix" : "" }, { "dropping-particle" : "", "family" : "Whitlatch", "given" : "Robert B", "non-dropping-particle" : "", "parse-names" : false, "suffix" : "" }, { "dropping-particle" : "", "family" : "Osman", "given" : "Richard W", "non-dropping-particle" : "", "parse-names" : false, "suffix" : "" } ], "container-title" : "Proceedings of the National Academy of Sciences of the United States of America", "id" : "ITEM-1", "issue" : "24", "issued" : { "date-parts" : [ [ "2002" ] ] }, "page" : "15497-500", "title" : "Linking climate change and biological invasions: Ocean warming facilitates nonindigenous species invasions.", "type" : "article-journal", "volume" : "99" }, "uris" : [ "http://www.mendeley.com/documents/?uuid=64d2b312-239c-4bf4-aecb-be2c7cec2dd0" ] }, { "id" : "ITEM-2", "itemData" : { "DOI" : "10.1111/maec.12404", "ISSN" : "14390485", "abstract" : "Epibenthic fouling communities are dominated by invasive species that are globally distributed and can have substantial ecological and economic impacts in coastal habi- tats. Little is known about inter- specific differences in life history strategies that cos- mopolitan invasive species employ to acquire space and succeed in invaded habitats. The goal of this study was to examine the impact of seawater temperature on recruit- ment and growth of several cosmopolitan fouling species including the tunicates Botrylloides violaceus, Botryllus schlosseri and Diplosoma listerianum, as well as the bryo- zoans Bugula neritina and Watersipora subtorquata. To do this, the iBARGE (Invasive Bryozoan and Ascidian Recruitment and Growth Experiment) program was developed, utilizing a global network of collaborators to examine patterns over a broad geographic scale and a wide range of naturally varying seawater temperatures. This project pro- duced a data set of thousands of photographs from 18 marinas in five countries in summer 2014 and 2015, allowing for recruitment and growth to be tabulated at a va- riety of temperatures. Thermal growth curves were established for five invasive spe- cies, and growth was compared among temperatures across sites, revealing a significant thermal effect. Recruitment was linked to temperature, with generally higher recruit- ment at warmer seawater temperatures and the highest peak recruitment values for the bryozoan Bugula neritina. Temperature also changed the relative importance of growth and recruitment for several species. These results paint a complex picture of the interactions among invasive fouling species as they relate to seawater temperature.", "author" : [ { "dropping-particle" : "", "family" : "Lord", "given" : "Joshua P.", "non-dropping-particle" : "", "parse-names" : false, "suffix" : "" } ], "container-title" : "Marine Ecology", "id" : "ITEM-2", "issue" : "2", "issued" : { "date-parts" : [ [ "2017" ] ] }, "page" : "1-10", "title" : "Impact of seawater temperature on growth and recruitment of invasive fouling species at the global scale", "type" : "article-journal", "volume" : "38" }, "uris" : [ "http://www.mendeley.com/documents/?uuid=e407853c-9876-4bcb-8764-73986555c288" ] }, { "id" : "ITEM-3", "itemData" : { "DOI" : "10.3354/meps06924", "ISBN" : "0171-8630", "ISSN" : "01718630", "abstract" : "Settlement ...", "author" : [ { "dropping-particle" : "", "family" : "Saunders", "given" : "Megan", "non-dropping-particle" : "", "parse-names" : false, "suffix" : "" }, { "dropping-particle" : "", "family" : "Metaxas", "given" : "Anna", "non-dropping-particle" : "", "parse-names" : false, "suffix" : "" } ], "container-title" : "Marine Ecology Progress Series", "id" : "ITEM-3", "issued" : { "date-parts" : [ [ "2007" ] ] }, "page" : "95-106", "title" : "Temperature explains settlement patterns of the introduced bryozoan Membranipora membranacea in Nova Scotia, Canada", "type" : "article-journal", "volume" : "344" }, "uris" : [ "http://www.mendeley.com/documents/?uuid=a7da8de8-deb5-42a1-a6f8-240e3d7a2f88" ] }, { "id" : "ITEM-4", "itemData" : { "DOI" : "10.3354/meps09281", "ISSN" : "0171-8630", "author" : [ { "dropping-particle" : "", "family" : "Valdizan", "given" : "A", "non-dropping-particle" : "", "parse-names" : false, "suffix" : "" }, { "dropping-particle" : "", "family" : "Beninger", "given" : "P. G.", "non-dropping-particle" : "", "parse-names" : false, "suffix" : "" }, { "dropping-particle" : "", "family" : "Decottignies", "given" : "P.", "non-dropping-particle" : "", "parse-names" : false, "suffix" : "" }, { "dropping-particle" : "", "family" : "Chantrel", "given" : "M.", "non-dropping-particle" : "", "parse-names" : false, "suffix" : "" }, { "dropping-particle" : "", "family" : "Cognie", "given" : "B.", "non-dropping-particle" : "", "parse-names" : false, "suffix" : "" } ], "container-title" : "Marine Ecology Progress Series", "id" : "ITEM-4", "issued" : { "date-parts" : [ [ "2011" ] ] }, "page" : "153-165", "title" : "Evidence that rising coastal seawater temperatures increase reproductive output of the invasive gastropod Crepidula fornicata", "type" : "article-journal", "volume" : "438" }, "uris" : [ "http://www.mendeley.com/documents/?uuid=969fea5e-1398-4cab-860f-20d081ce9da1" ] } ], "mendeley" : { "formattedCitation" : "(Stachowicz et al. 2002, Saunders and Metaxas 2007, Valdizan et al. 2011, Lord 2017)", "plainTextFormattedCitation" : "(Stachowicz et al. 2002, Saunders and Metaxas 2007, Valdizan et al. 2011, Lord 2017)", "previouslyFormattedCitation" : "(Stachowicz et al. 2002, Saunders and Metaxas 2007, Valdizan et al. 2011, Lord 2017)" }, "properties" : {  }, "schema" : "https://github.com/citation-style-language/schema/raw/master/csl-citation.json" }</w:instrText>
      </w:r>
      <w:r w:rsidRPr="00C72753">
        <w:rPr>
          <w:highlight w:val="yellow"/>
        </w:rPr>
        <w:fldChar w:fldCharType="separate"/>
      </w:r>
      <w:r w:rsidRPr="00C72753">
        <w:rPr>
          <w:noProof/>
          <w:highlight w:val="yellow"/>
        </w:rPr>
        <w:t xml:space="preserve">(Stachowicz et al. 2002, Saunders </w:t>
      </w:r>
      <w:r w:rsidRPr="00C72753">
        <w:rPr>
          <w:noProof/>
          <w:highlight w:val="yellow"/>
        </w:rPr>
        <w:lastRenderedPageBreak/>
        <w:t>and Metaxas 2007, Valdizan et al. 2011, Lord 2017)</w:t>
      </w:r>
      <w:r w:rsidRPr="00C72753">
        <w:rPr>
          <w:highlight w:val="yellow"/>
        </w:rPr>
        <w:fldChar w:fldCharType="end"/>
      </w:r>
      <w:r w:rsidRPr="00C72753">
        <w:rPr>
          <w:highlight w:val="yellow"/>
        </w:rPr>
        <w:t>.</w:t>
      </w:r>
      <w:r w:rsidR="005D39C3">
        <w:t xml:space="preserve"> </w:t>
      </w:r>
      <w:ins w:id="253" w:author="Amanda Droghini" w:date="2018-03-03T19:08:00Z">
        <w:r w:rsidR="005D39C3">
          <w:t xml:space="preserve">((future climate change)) </w:t>
        </w:r>
      </w:ins>
      <w:del w:id="254" w:author="Amanda Droghini" w:date="2018-03-03T19:08:00Z">
        <w:r w:rsidR="005D39C3" w:rsidDel="00C4144A">
          <w:delText xml:space="preserve">In this analysis, we did not include the time required for taxa to undergo full development, although this is an idea for future work. However, such data are not only time-consuming to collect, but they may not be applicable to cold-water systems, </w:delText>
        </w:r>
        <w:r w:rsidR="005D39C3" w:rsidRPr="00CA4945" w:rsidDel="00C4144A">
          <w:delText>given the common interplay between temperature and larval development</w:delText>
        </w:r>
        <w:r w:rsidR="005D39C3" w:rsidDel="00C4144A">
          <w:delText xml:space="preserve"> </w:delText>
        </w:r>
        <w:r w:rsidR="005D39C3" w:rsidDel="00C4144A">
          <w:fldChar w:fldCharType="begin" w:fldLock="1"/>
        </w:r>
        <w:r w:rsidR="005D39C3" w:rsidRPr="005D39C3" w:rsidDel="00C4144A">
          <w:delInstrText>ADDIN CSL_CITATION { "citationItems" : [ { "id" : "ITEM-1", "itemData" : { "DOI" : "10.1007/s00227-006-0451-9", "ISBN" : "0025-3162", "ISSN" : "0025-3162", "abstract" : "Introduced populations can cause ecological and economic damage and are difficult to eradicate once they have established. It is therefore important to be able to predict both where species may become established and their capacity to spread within recipient regions. Here, we use a new method to assess potential for intraregional spread of a marine crab introduced to North America, Carcinus maenas. We determined survivorship and development rates throughout a range of temperatures in the laboratory for C. maenas larvae from non-native populations on the Atlantic and Pacific coasts of North America. The larvae exhibited narrower physiological tolerances than adults, and no lab-cultured larvae completed larval development below 10.0 degrees C or above 22.5 degrees C. Survivorship peaked at intermediate water temperatures of 12.5-20.0 degrees C, and development time decreased with increasing temperatures within this range. Based upon these laboratory development rates, we used nearshore sea-surface temperature data from both coasts of North America to predict development times required for larvae at different months and sites. Taken together, survivorship and development data indicate that C. maenas has the capacity to continue its northward spread and establish populations at numerous additional sites in North America. Moreover, decadal temperature data at two Alaskan sites predicted little variability in development duration across years, suggesting that development duration predictions are robust to interannual water temperature differences.", "author" : [ { "dropping-particle" : "", "family" : "Rivera", "given" : "Catherine E.", "non-dropping-particle" : "de", "parse-names" : false, "suffix" : "" }, { "dropping-particle" : "", "family" : "Hitchcock", "given" : "Natasha Gray", "non-dropping-particle" : "", "parse-names" : false, "suffix" : "" }, { "dropping-particle" : "", "family" : "Teck", "given" : "Sarah J.", "non-dropping-particle" : "", "parse-names" : false, "suffix" : "" }, { "dropping-particle" : "", "family" : "Steves", "given" : "Brian P.", "non-dropping-particle" : "", "parse-names" : false, "suffix" : "" }, { "dropping-particle" : "", "family" : "Hines", "given" : "Anson H.", "non-dropping-particle" : "", "parse-names" : false, "suffix" : "" }, { "dropping-particle" : "", "family" : "Ruiz", "given" : "Gregory M.", "non-dropping-particle" : "", "parse-names" : false, "suffix" : "" } ], "container-title" : "Marine Biology", "id" : "ITEM-1", "issue" : "6", "issued" : { "date-parts" : [ [ "2007", "3", "5" ] ] }, "page" : "1275-1288", "title" : "Larval development rate predicts range expansion of an introduced crab", "type" : "article-journal", "volume" : "150" }, "uris" : [ "http://www.mendeley.com/documents/?uuid=eba68940-1309-458a-9d70-e76a20b480c7" ] } ], "mendeley" : { "formattedCitation" : "(de Rivera et al. 2007)", "plainTextFormattedCitation" : "(de Rivera et al. 2007)", "previouslyFormattedCitation" : "(de Rivera et al. 2007)" }, "properties" : {  }, "schema" : "https://github.com/citation-style-language/schema/raw/master/csl-citation.json" }</w:delInstrText>
        </w:r>
        <w:r w:rsidR="005D39C3" w:rsidDel="00C4144A">
          <w:fldChar w:fldCharType="separate"/>
        </w:r>
        <w:r w:rsidR="005D39C3" w:rsidRPr="00C4144A" w:rsidDel="00C4144A">
          <w:rPr>
            <w:noProof/>
          </w:rPr>
          <w:delText>(de Rivera et al. 2007)</w:delText>
        </w:r>
        <w:r w:rsidR="005D39C3" w:rsidDel="00C4144A">
          <w:fldChar w:fldCharType="end"/>
        </w:r>
        <w:r w:rsidR="005D39C3" w:rsidDel="00C4144A">
          <w:delText xml:space="preserve">. </w:delText>
        </w:r>
      </w:del>
      <w:r w:rsidR="005D39C3" w:rsidRPr="00953490">
        <w:rPr>
          <w:highlight w:val="yellow"/>
        </w:rPr>
        <w:t>Warmer winter water temperatures have been linked to the earlier onset of recruitment and increased recruitment of non-native taxa</w:t>
      </w:r>
      <w:r w:rsidR="00114E82">
        <w:t xml:space="preserve"> We did not consider possible </w:t>
      </w:r>
      <w:del w:id="255" w:author="Amanda Droghini" w:date="2018-02-28T21:48:00Z">
        <w:r w:rsidR="00114E82" w:rsidDel="00216F05">
          <w:delText>Although the ROMS we used have been shown to correctly estimate measured values of the Bering Sea (</w:delText>
        </w:r>
        <w:r w:rsidR="00114E82" w:rsidRPr="0046506E" w:rsidDel="00216F05">
          <w:rPr>
            <w:highlight w:val="yellow"/>
          </w:rPr>
          <w:delText>XXX</w:delText>
        </w:r>
        <w:r w:rsidR="00114E82" w:rsidDel="00216F05">
          <w:delText xml:space="preserve">), the complexity of modeling dynamic oceanographic processes inevitably requires using simplifying assumptions when building these models. </w:delText>
        </w:r>
      </w:del>
      <w:r w:rsidR="00114E82">
        <w:t>interactions between temperature, salinity, and water chemistry, and these might be especially  important in the context of climate change as melting sea ice in the north is expected?? To lower salinities, and ocean acidification is lowering pH and causing  problems for calcareous?? Organisms.</w:t>
      </w:r>
    </w:p>
    <w:p w14:paraId="5CE8533C" w14:textId="6B0F019C" w:rsidR="00B31FD6" w:rsidRDefault="00B31FD6" w:rsidP="00B31FD6">
      <w:pPr>
        <w:spacing w:line="360" w:lineRule="auto"/>
        <w:contextualSpacing/>
      </w:pPr>
    </w:p>
    <w:p w14:paraId="1847D05C" w14:textId="24DE1C82" w:rsidR="00B31FD6" w:rsidDel="004D36DB" w:rsidRDefault="00B31FD6" w:rsidP="00CE457C">
      <w:pPr>
        <w:pStyle w:val="NoSpacing"/>
        <w:spacing w:line="480" w:lineRule="auto"/>
        <w:rPr>
          <w:del w:id="256" w:author="Amanda Droghini" w:date="2018-03-21T22:32:00Z"/>
        </w:rPr>
      </w:pPr>
      <w:r>
        <w:t>The suitable temperature conditions of the southern Bering Sea are especially concerning considering the high vessel traffic in the region. T</w:t>
      </w:r>
      <w:r w:rsidRPr="00CA4945">
        <w:t xml:space="preserve">he Bering Sea </w:t>
      </w:r>
      <w:r>
        <w:t>receives</w:t>
      </w:r>
      <w:r w:rsidRPr="00CA4945">
        <w:t xml:space="preserve"> </w:t>
      </w:r>
      <w:r>
        <w:t>nearly</w:t>
      </w:r>
      <w:r w:rsidRPr="00CA4945">
        <w:t xml:space="preserve"> 50% of all traffic in the </w:t>
      </w:r>
      <w:r>
        <w:t xml:space="preserve">Arctic region, and </w:t>
      </w:r>
      <w:r w:rsidRPr="00CA4945">
        <w:t>an additional 600 to 900 vessels are expected to navigate the Bering Sea</w:t>
      </w:r>
      <w:r>
        <w:t xml:space="preserve"> by 2025</w:t>
      </w:r>
      <w:r w:rsidRPr="00CA4945">
        <w:t xml:space="preserve"> (Ellis and Brigham 2009).</w:t>
      </w:r>
      <w:ins w:id="257" w:author="Amanda Droghini" w:date="2018-03-21T22:32:00Z">
        <w:r w:rsidR="004D36DB">
          <w:rPr>
            <w:rFonts w:ascii="Times New Roman" w:hAnsi="Times New Roman" w:cs="Times New Roman"/>
            <w:sz w:val="24"/>
          </w:rPr>
          <w:t xml:space="preserve"> </w:t>
        </w:r>
      </w:ins>
    </w:p>
    <w:p w14:paraId="416CE0E2" w14:textId="77777777" w:rsidR="00B31FD6" w:rsidDel="004D36DB" w:rsidRDefault="00B31FD6" w:rsidP="00CE457C">
      <w:pPr>
        <w:pStyle w:val="NoSpacing"/>
        <w:spacing w:line="480" w:lineRule="auto"/>
        <w:rPr>
          <w:del w:id="258" w:author="Amanda Droghini" w:date="2018-03-21T22:32:00Z"/>
          <w:rFonts w:ascii="Times New Roman" w:hAnsi="Times New Roman" w:cs="Times New Roman"/>
          <w:sz w:val="24"/>
        </w:rPr>
      </w:pPr>
    </w:p>
    <w:p w14:paraId="709CCDD5" w14:textId="2B883ECE" w:rsidR="00CE457C" w:rsidRDefault="00CE457C">
      <w:pPr>
        <w:pStyle w:val="NoSpacing"/>
        <w:spacing w:line="480" w:lineRule="auto"/>
        <w:rPr>
          <w:rFonts w:ascii="Times New Roman" w:hAnsi="Times New Roman" w:cs="Times New Roman"/>
          <w:sz w:val="24"/>
          <w:szCs w:val="24"/>
        </w:rPr>
      </w:pPr>
      <w:del w:id="259" w:author="Amanda Droghini" w:date="2018-03-21T22:32:00Z">
        <w:r w:rsidRPr="00CE457C" w:rsidDel="004D36DB">
          <w:rPr>
            <w:rFonts w:ascii="Times New Roman" w:hAnsi="Times New Roman" w:cs="Times New Roman"/>
            <w:sz w:val="24"/>
          </w:rPr>
          <w:delText xml:space="preserve">As the Arctic becomes an increasingly popular shortcut between the Pacific and Atlantic, the risk of non-native species introductions into the Bering </w:delText>
        </w:r>
        <w:r w:rsidR="001D23FF" w:rsidDel="004D36DB">
          <w:rPr>
            <w:rFonts w:ascii="Times New Roman" w:hAnsi="Times New Roman" w:cs="Times New Roman"/>
            <w:sz w:val="24"/>
          </w:rPr>
          <w:delText xml:space="preserve">Sea </w:delText>
        </w:r>
        <w:r w:rsidRPr="00CE457C" w:rsidDel="004D36DB">
          <w:rPr>
            <w:rFonts w:ascii="Times New Roman" w:hAnsi="Times New Roman" w:cs="Times New Roman"/>
            <w:sz w:val="24"/>
          </w:rPr>
          <w:delText xml:space="preserve">will likely increase. </w:delText>
        </w:r>
      </w:del>
      <w:r w:rsidRPr="00CE457C">
        <w:rPr>
          <w:rFonts w:ascii="Times New Roman" w:hAnsi="Times New Roman" w:cs="Times New Roman"/>
          <w:sz w:val="24"/>
        </w:rPr>
        <w:t>Future expansions of the Arctic for shipping and oil and gas exploration may le</w:t>
      </w:r>
      <w:r w:rsidR="00D31C66">
        <w:rPr>
          <w:rFonts w:ascii="Times New Roman" w:hAnsi="Times New Roman" w:cs="Times New Roman"/>
          <w:sz w:val="24"/>
        </w:rPr>
        <w:t xml:space="preserve">ad to continued development of </w:t>
      </w:r>
      <w:r w:rsidRPr="00CE457C">
        <w:rPr>
          <w:rFonts w:ascii="Times New Roman" w:hAnsi="Times New Roman" w:cs="Times New Roman"/>
          <w:sz w:val="24"/>
        </w:rPr>
        <w:t>plans for establishing industrial scale port facilities in northern ports such as Nome, which currently receives little traffic.</w:t>
      </w:r>
      <w:r>
        <w:rPr>
          <w:rFonts w:ascii="Times New Roman" w:hAnsi="Times New Roman" w:cs="Times New Roman"/>
          <w:sz w:val="24"/>
        </w:rPr>
        <w:t xml:space="preserve"> Our current models emphasize southeastern Alaska… home to largest U.S. fishery port….. and economic driver of Alaska…</w:t>
      </w:r>
      <w:r w:rsidR="00733F1B">
        <w:rPr>
          <w:rFonts w:ascii="Times New Roman" w:hAnsi="Times New Roman" w:cs="Times New Roman"/>
          <w:sz w:val="24"/>
        </w:rPr>
        <w:t xml:space="preserve"> </w:t>
      </w:r>
      <w:r w:rsidR="00733F1B" w:rsidRPr="00CA4945">
        <w:rPr>
          <w:rFonts w:ascii="Times New Roman" w:hAnsi="Times New Roman" w:cs="Times New Roman"/>
          <w:sz w:val="24"/>
          <w:szCs w:val="24"/>
        </w:rPr>
        <w:t>Situated at 53.9°N, this port is one of the most southerly ports in the Bering Sea, is ice-free year-round, and experiences relatively warm water temperatures compared to the rest of the Bering Sea.</w:t>
      </w:r>
    </w:p>
    <w:p w14:paraId="17D8B48F" w14:textId="77777777" w:rsidR="00DB3FD2" w:rsidRPr="00CA4945" w:rsidRDefault="00DB3FD2" w:rsidP="00DB3FD2">
      <w:pPr>
        <w:spacing w:line="360" w:lineRule="auto"/>
        <w:contextualSpacing/>
        <w:rPr>
          <w:color w:val="FF0000"/>
        </w:rPr>
      </w:pPr>
      <w:r w:rsidRPr="00CA4945">
        <w:rPr>
          <w:color w:val="FF0000"/>
        </w:rPr>
        <w:t xml:space="preserve">A study in the contiguous U.S. found that temperature and cargo shipping traffic explained 53% of the variation in non-native species richness in marinas (Lord et al. 2015). </w:t>
      </w:r>
    </w:p>
    <w:p w14:paraId="6F93826D" w14:textId="77777777" w:rsidR="00DB3FD2" w:rsidRPr="00CA4945" w:rsidRDefault="00DB3FD2" w:rsidP="00DB3FD2">
      <w:pPr>
        <w:spacing w:before="200" w:line="360" w:lineRule="auto"/>
        <w:contextualSpacing/>
        <w:rPr>
          <w:color w:val="FF0000"/>
          <w:highlight w:val="white"/>
        </w:rPr>
      </w:pPr>
      <w:bookmarkStart w:id="260" w:name="_j7rjor86myf4" w:colFirst="0" w:colLast="0"/>
      <w:bookmarkStart w:id="261" w:name="_wlyl2isgh4pt" w:colFirst="0" w:colLast="0"/>
      <w:bookmarkStart w:id="262" w:name="_9nos1ewn3on8" w:colFirst="0" w:colLast="0"/>
      <w:bookmarkStart w:id="263" w:name="_6eg1um4qsxm4" w:colFirst="0" w:colLast="0"/>
      <w:bookmarkEnd w:id="260"/>
      <w:bookmarkEnd w:id="261"/>
      <w:bookmarkEnd w:id="262"/>
      <w:bookmarkEnd w:id="263"/>
      <w:r w:rsidRPr="00CA4945">
        <w:rPr>
          <w:color w:val="FF0000"/>
          <w:highlight w:val="white"/>
        </w:rPr>
        <w:t>potential papers to cite:</w:t>
      </w:r>
    </w:p>
    <w:p w14:paraId="08FF7D72" w14:textId="77777777" w:rsidR="00DB3FD2" w:rsidRPr="004D5A7F" w:rsidRDefault="00DB3FD2" w:rsidP="00DB3FD2">
      <w:pPr>
        <w:spacing w:before="200" w:line="360" w:lineRule="auto"/>
        <w:contextualSpacing/>
      </w:pPr>
      <w:r w:rsidRPr="004D5A7F">
        <w:rPr>
          <w:color w:val="222222"/>
          <w:shd w:val="clear" w:color="auto" w:fill="F9CB9C"/>
        </w:rPr>
        <w:t>The risk of nonindigenous species invasion in Prince William Sound associated with oil tanker traffic and ballast water management : pilot study / presented to Regional Citzens' Advisory Council of Prince William Sound ; presented by Gregory M. Ruiz and Anson H. Hines.</w:t>
      </w:r>
    </w:p>
    <w:p w14:paraId="750D3C8C" w14:textId="77777777" w:rsidR="00DB3FD2" w:rsidRPr="00DB3FD2" w:rsidRDefault="00DB3FD2" w:rsidP="00CE457C">
      <w:pPr>
        <w:pStyle w:val="NoSpacing"/>
        <w:spacing w:line="480" w:lineRule="auto"/>
        <w:rPr>
          <w:rFonts w:ascii="Times New Roman" w:hAnsi="Times New Roman" w:cs="Times New Roman"/>
          <w:sz w:val="24"/>
          <w:lang w:val="en-CA"/>
        </w:rPr>
      </w:pPr>
    </w:p>
    <w:p w14:paraId="01895C1B" w14:textId="361577AC" w:rsidR="004D5A7F" w:rsidRPr="00CA4945" w:rsidRDefault="004D5A7F" w:rsidP="00BB5655">
      <w:pPr>
        <w:pStyle w:val="Heading1"/>
      </w:pPr>
      <w:r w:rsidRPr="00CA4945">
        <w:t>Acknowledgements</w:t>
      </w:r>
    </w:p>
    <w:p w14:paraId="0D9F2AEA" w14:textId="27F14CA7" w:rsidR="004D5A7F" w:rsidRPr="00CA4945" w:rsidRDefault="004D5A7F" w:rsidP="004D5A7F">
      <w:pPr>
        <w:spacing w:line="360" w:lineRule="auto"/>
        <w:contextualSpacing/>
      </w:pPr>
      <w:r w:rsidRPr="00CA4945">
        <w:t xml:space="preserve">Funding for this project was made available by the North Pacific Research Board (project #1532) and the Aleutian and Bering Sea Islands Landscape Conservation Cooperative. Tracey </w:t>
      </w:r>
      <w:r w:rsidRPr="00CA4945">
        <w:lastRenderedPageBreak/>
        <w:t xml:space="preserve">Gotthardt </w:t>
      </w:r>
      <w:r w:rsidR="00F109AA" w:rsidRPr="00F109AA">
        <w:rPr>
          <w:highlight w:val="yellow"/>
        </w:rPr>
        <w:t>and Aaron Poe</w:t>
      </w:r>
      <w:r w:rsidR="00F109AA">
        <w:t xml:space="preserve"> were</w:t>
      </w:r>
      <w:r w:rsidRPr="00CA4945">
        <w:t xml:space="preserve"> involved with spearheading the project</w:t>
      </w:r>
      <w:r w:rsidR="00304FD5">
        <w:t>.</w:t>
      </w:r>
      <w:r w:rsidRPr="00CA4945">
        <w:t xml:space="preserve"> </w:t>
      </w:r>
      <w:commentRangeStart w:id="264"/>
      <w:r w:rsidRPr="00CA4945">
        <w:t xml:space="preserve">Casey Greenstein, Lindsey Flagstad, </w:t>
      </w:r>
      <w:r w:rsidR="00A41DF2">
        <w:t xml:space="preserve">Bonnie Bernard, </w:t>
      </w:r>
      <w:r w:rsidRPr="00CA4945">
        <w:t xml:space="preserve">Jaime Weltfelt, and Curtis Whisman </w:t>
      </w:r>
      <w:r w:rsidR="00304FD5">
        <w:t>contributed</w:t>
      </w:r>
      <w:r w:rsidRPr="00CA4945">
        <w:t xml:space="preserve"> to the development of the ranking system and the species status reports. </w:t>
      </w:r>
      <w:commentRangeEnd w:id="264"/>
      <w:r w:rsidR="00304FD5">
        <w:rPr>
          <w:rStyle w:val="CommentReference"/>
          <w:rFonts w:ascii="Arial" w:eastAsia="Arial" w:hAnsi="Arial" w:cs="Arial"/>
          <w:color w:val="000000"/>
          <w:lang w:val="en-US" w:eastAsia="en-US"/>
        </w:rPr>
        <w:commentReference w:id="264"/>
      </w:r>
      <w:r w:rsidR="00F109AA" w:rsidRPr="00CA4945">
        <w:t>Additional thanks goes to Matt Carlson for initial feedback on this manuscript.</w:t>
      </w:r>
      <w:r w:rsidR="00F109AA">
        <w:t xml:space="preserve"> J.W. thanks</w:t>
      </w:r>
      <w:r w:rsidRPr="00CA4945">
        <w:t xml:space="preserve"> Jen Karnak of Marine Exchange of Alaska, who assis</w:t>
      </w:r>
      <w:r w:rsidR="00F109AA">
        <w:t>ted with vessel identification.</w:t>
      </w:r>
      <w:r w:rsidRPr="00CA4945">
        <w:t xml:space="preserve"> </w:t>
      </w:r>
      <w:r w:rsidR="00F109AA">
        <w:t xml:space="preserve">A.F. thanks </w:t>
      </w:r>
      <w:r w:rsidR="00F109AA" w:rsidRPr="00CA4945">
        <w:rPr>
          <w:rFonts w:eastAsia="Trebuchet MS"/>
          <w:color w:val="222222"/>
          <w:highlight w:val="white"/>
        </w:rPr>
        <w:t xml:space="preserve">Rob Bochenek and Dr. William Koeppen of Axiom Data Science for assistance extracting the ROMS data. </w:t>
      </w:r>
      <w:r w:rsidR="00F109AA">
        <w:rPr>
          <w:rFonts w:eastAsia="Trebuchet MS"/>
          <w:color w:val="222222"/>
        </w:rPr>
        <w:t>A.D. thank</w:t>
      </w:r>
      <w:r w:rsidR="00A364C3">
        <w:rPr>
          <w:rFonts w:eastAsia="Trebuchet MS"/>
          <w:color w:val="222222"/>
        </w:rPr>
        <w:t>s</w:t>
      </w:r>
      <w:r w:rsidR="00F109AA">
        <w:rPr>
          <w:rFonts w:eastAsia="Trebuchet MS"/>
          <w:color w:val="222222"/>
        </w:rPr>
        <w:t xml:space="preserve"> </w:t>
      </w:r>
      <w:r w:rsidR="00A41DF2">
        <w:t xml:space="preserve">Marcus Geist for </w:t>
      </w:r>
      <w:r w:rsidR="00F109AA">
        <w:t>his GIS wizarding, and Al Hermann for insightful conversations about the ROMS.</w:t>
      </w:r>
      <w:r w:rsidRPr="00CA4945">
        <w:t xml:space="preserve"> </w:t>
      </w:r>
    </w:p>
    <w:p w14:paraId="198C9B51" w14:textId="1A9A7850" w:rsidR="00723773" w:rsidRPr="00CA4945" w:rsidRDefault="00723773" w:rsidP="00DB3FD2">
      <w:pPr>
        <w:spacing w:line="360" w:lineRule="auto"/>
        <w:ind w:firstLine="0"/>
        <w:contextualSpacing/>
      </w:pPr>
    </w:p>
    <w:p w14:paraId="01FE44B6" w14:textId="77777777" w:rsidR="00DB3FD2" w:rsidRDefault="00DB3FD2">
      <w:pPr>
        <w:pBdr>
          <w:top w:val="nil"/>
          <w:left w:val="nil"/>
          <w:bottom w:val="nil"/>
          <w:right w:val="nil"/>
          <w:between w:val="nil"/>
        </w:pBdr>
        <w:spacing w:line="276" w:lineRule="auto"/>
        <w:ind w:firstLine="0"/>
        <w:rPr>
          <w:b/>
        </w:rPr>
      </w:pPr>
      <w:bookmarkStart w:id="265" w:name="_6u0eeeycv0oa" w:colFirst="0" w:colLast="0"/>
      <w:bookmarkEnd w:id="265"/>
      <w:r>
        <w:rPr>
          <w:b/>
        </w:rPr>
        <w:br w:type="page"/>
      </w:r>
    </w:p>
    <w:p w14:paraId="53B13595" w14:textId="553C365C" w:rsidR="00E719FD" w:rsidRPr="006466BF" w:rsidRDefault="00E719FD" w:rsidP="006466BF">
      <w:pPr>
        <w:widowControl w:val="0"/>
        <w:autoSpaceDE w:val="0"/>
        <w:autoSpaceDN w:val="0"/>
        <w:adjustRightInd w:val="0"/>
        <w:ind w:firstLine="0"/>
        <w:rPr>
          <w:b/>
        </w:rPr>
      </w:pPr>
      <w:r>
        <w:rPr>
          <w:b/>
        </w:rPr>
        <w:lastRenderedPageBreak/>
        <w:t>References</w:t>
      </w:r>
    </w:p>
    <w:p w14:paraId="7A5E300F" w14:textId="65D791FC" w:rsidR="00E46D10" w:rsidRPr="00E46D10" w:rsidRDefault="004D5A7F" w:rsidP="00E46D10">
      <w:pPr>
        <w:widowControl w:val="0"/>
        <w:autoSpaceDE w:val="0"/>
        <w:autoSpaceDN w:val="0"/>
        <w:adjustRightInd w:val="0"/>
        <w:ind w:left="480" w:hanging="480"/>
        <w:rPr>
          <w:noProof/>
          <w:lang w:val="en-US"/>
        </w:rPr>
      </w:pPr>
      <w:r>
        <w:fldChar w:fldCharType="begin" w:fldLock="1"/>
      </w:r>
      <w:r>
        <w:instrText xml:space="preserve">ADDIN Mendeley Bibliography CSL_BIBLIOGRAPHY </w:instrText>
      </w:r>
      <w:r>
        <w:fldChar w:fldCharType="separate"/>
      </w:r>
      <w:r w:rsidR="00E46D10" w:rsidRPr="00E46D10">
        <w:rPr>
          <w:noProof/>
          <w:lang w:val="en-US"/>
        </w:rPr>
        <w:t>Ashton, G. V., E. I. Riedlecker, and G. M. Ruiz. 2008. First non-native crustacean established in coastal waters of Alaska. Aquatic Biology 3:133–137.</w:t>
      </w:r>
    </w:p>
    <w:p w14:paraId="0A66B70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Barry, S. C., K. R. Hayes, C. L. Hewitt, H. L. Behrens, E. Dragsund, and S. M. Bakke. 2008. Ballast water risk assessment: principles, processes, and methods. ICES Journal of Marine Science 65:121–131.</w:t>
      </w:r>
    </w:p>
    <w:p w14:paraId="21871EB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Blackburn, T. M., P. Pyšek, S. Bacher, J. T. Carlton, R. P. Duncan, V. Jarošík, J. R. U. Wilson, and D. M. Richardson. 2011. A proposed unified framework for biological invasions. Trends in Ecology and Evolution 26:333–339.</w:t>
      </w:r>
    </w:p>
    <w:p w14:paraId="57B32B2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Byrne, M., M. Gall, K. Wolfe, and A. Agüera. 2016. From pole to pole: the potential for the Arctic seastar Asterias amurensis to invade a warming Southern Ocean. Global Change Biology 22:3874–3887.</w:t>
      </w:r>
    </w:p>
    <w:p w14:paraId="0F8B3FA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Carlton, J. T. 1996. Pattern, process, and prediction in marine invasion ecology. Biological Conservation 78:97–106.</w:t>
      </w:r>
    </w:p>
    <w:p w14:paraId="6C14A96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E. Briski, S. A. Bailey, and H. J. MacIsaac. 2014. Richness–abundance relationships for zooplankton in ballast water: temperate versus Arctic comparisons. ICES Journal of Marine Science 71:1876–1884.</w:t>
      </w:r>
    </w:p>
    <w:p w14:paraId="6FB3AAC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H. J. MacIsaac, and S. A. Bailey. 2016. Survival of ship biofouling assemblages during and after voyages to the Canadian Arctic. Marine Biology 163:250.</w:t>
      </w:r>
    </w:p>
    <w:p w14:paraId="5AACB1A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Chan, F. T., H. J. MacIsaac, S. A. Bailey, and M. Krkošek. 2015. Relative importance of vessel hull fouling and ballast water as transport vectors of nonindigenous species to the Canadian Arctic. Canadian Journal of Fisheries and Aquatic Sciences 72:1230–1242.</w:t>
      </w:r>
    </w:p>
    <w:p w14:paraId="2E28F1A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Colautti, R. I., I. A. Grigorovich, and H. J. MacIsaac. 2006. Propagule pressure: A null model for </w:t>
      </w:r>
      <w:r w:rsidRPr="00E46D10">
        <w:rPr>
          <w:noProof/>
          <w:lang w:val="en-US"/>
        </w:rPr>
        <w:lastRenderedPageBreak/>
        <w:t>biological invasions. Biological Invasions 8:1023–1037.</w:t>
      </w:r>
    </w:p>
    <w:p w14:paraId="73CC135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Eguíluz, V. M., J. Fernández-Gracia, X. Irigoien, and C. M. Duarte. 2016. A quantitative assessment of Arctic shipping in 2010-2014. Scientific Reports 6:3–8.</w:t>
      </w:r>
    </w:p>
    <w:p w14:paraId="770E27B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Fetzer, I., and W. E. Arntz. 2008. Reproductive strategies of benthic invertebrates in the Kara Sea (Russian Arctic): Adaptation of reproduction modes to cold water. Marine Ecology Progress Series 356:189–202.</w:t>
      </w:r>
    </w:p>
    <w:p w14:paraId="7515E20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Goldsmit, J., P. Archambault, G. Chust, E. Villarino, G. Liu, J. V. Lukovich, D. G. Barber, and K. L. Howland. 2018. Projecting present and future habitat suitability of ship-mediated aquatic invasive species in the Canadian Arctic. Biological Invasions 20:501–517.</w:t>
      </w:r>
    </w:p>
    <w:p w14:paraId="638E1FCE"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Grebmeier, J. M., L. W. Cooper, H. M. Feder, and B. I. Sirenko. 2006a. Ecosystem dynamics of the Pacific-influenced Northern Bering and Chukchi Seas in the Amerasian Arctic. Progress in Oceanography 71:331–361.</w:t>
      </w:r>
    </w:p>
    <w:p w14:paraId="5E67114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Grebmeier, J. M., J. E. Overland, S. E. Moore, E. V Farley, E. C. Carmack, L. W. Cooper, K. E. Frey, J. H. Helle, F. A. McLaughlin, and S. L. McNutt. 2006b. A major ecosystem shift in the Northern Bering Sea. Science 311:1461–1464.</w:t>
      </w:r>
    </w:p>
    <w:p w14:paraId="330DC84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Hermann, A. J., G. A. Gibson, N. A. Bond, E. N. Curchitser, K. Hedstrom, W. Cheng, M. Wang, E. D. Cokelet, P. J. Stabeno, and K. Aydin. 2016. Projected future biophysical states of the Bering Sea. Deep-Sea Research Part II: Topical Studies in Oceanography 134:30–47.</w:t>
      </w:r>
    </w:p>
    <w:p w14:paraId="32C90138"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Hermann, A. J., G. A. Gibson, N. A. Bond, E. N. Curchitser, K. Hedstrom, W. Cheng, M. Wang, P. J. Stabeno, L. Eisner, and K. D. Cieciel. 2013. A multivariate analysis of observed and modeled biophysical variability on the Bering Sea shelf: Multidecadal hindcasts (1970-2009) and forecasts (2010-2040). Deep-Sea Research Part II: Topical Studies in Oceanography 94:121–139.</w:t>
      </w:r>
    </w:p>
    <w:p w14:paraId="6440886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Hewitt, C. L., and K. R. Hayes. 2002. Risk assessment of marine biological invasions. Pages 456–466</w:t>
      </w:r>
      <w:r w:rsidRPr="00E46D10">
        <w:rPr>
          <w:i/>
          <w:iCs/>
          <w:noProof/>
          <w:lang w:val="en-US"/>
        </w:rPr>
        <w:t>in</w:t>
      </w:r>
      <w:r w:rsidRPr="00E46D10">
        <w:rPr>
          <w:noProof/>
          <w:lang w:val="en-US"/>
        </w:rPr>
        <w:t xml:space="preserve"> E. Leppäkoski, S. Gollasch, and S. Olenin, editors.Invasive Aquatic Species of Europe. Distribution, Impacts and Management. Springer Netherlands.</w:t>
      </w:r>
    </w:p>
    <w:p w14:paraId="1ABCAC3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Hines, A. H., G. M. Ruiz, N. G. Hitchcock, and C. E. de Rivera. 2004. Projecting range expansion of invasive European green crabs (Carcinus maenas) to Alaska: temperature and salinity tolerance of larvae. Edgewater, MD.</w:t>
      </w:r>
    </w:p>
    <w:p w14:paraId="53274538"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Huang, X., S. Li, P. Ni, Y. Gao, J. Bei, Z. Zhou, and A. Zhan. 2017. Rapid response to changing environments during biological invasions: DNA methylation perspectives. Molecular Ecology 12:3218–3221.</w:t>
      </w:r>
    </w:p>
    <w:p w14:paraId="249758A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Kassahn, K. S., R. H. Crozier, H. O. Pörtner, and M. J. Caley. 2009. Animal performance and stress: Responses and tolerance limits at different levels of biological organisation. Biological Reviews 84:277–292.</w:t>
      </w:r>
    </w:p>
    <w:p w14:paraId="5D2FBF7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Kotwicki, S., and R. R. Lauth. 2013. Detecting temporal trends and environmentally-driven changes in the spatial distribution of bottom fishes and crabs on the eastern Bering Sea shelf. Deep-Sea Research Part II: Topical Studies in Oceanography 94:231–243.</w:t>
      </w:r>
    </w:p>
    <w:p w14:paraId="0BD08A0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Lemke, P., J. Ren, R. B. Alley, I. Allison, J. Carrasco, G. Flato, Y. Fujii, G. Kaser, P. Mote, R. H. Thomas, and T. Zhang. 2007. Observations: Changes in snow, ice and frozen ground. Pages 337–383</w:t>
      </w:r>
      <w:r w:rsidRPr="00E46D10">
        <w:rPr>
          <w:i/>
          <w:iCs/>
          <w:noProof/>
          <w:lang w:val="en-US"/>
        </w:rPr>
        <w:t>in</w:t>
      </w:r>
      <w:r w:rsidRPr="00E46D10">
        <w:rPr>
          <w:noProof/>
          <w:lang w:val="en-US"/>
        </w:rPr>
        <w:t xml:space="preserve"> S. Solomon, D. Qin, M. Manning, Z. Chen, M. Marquis, K. B. Averyt, M. Tignor, and H. L. Miller, editors.Climate Change 2007: The Physical Science Basis. Contribution of Working Group I to the Fourth Assessment Report of the Intergovernmental Panel on Climate Change. Cambridge University Press, Cambridge, UK.</w:t>
      </w:r>
    </w:p>
    <w:p w14:paraId="5A4AF91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Lord, J. P. 2017. Impact of seawater temperature on growth and recruitment of invasive fouling species at the global scale. Marine Ecology 38:1–10.</w:t>
      </w:r>
    </w:p>
    <w:p w14:paraId="0941DD9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Lord, J. P., J. M. Calini, and R. B. Whitlatch. 2015. Influence of seawater temperature and shipping on the spread and establishment of marine fouling species. Marine Biology 162:2481–2492.</w:t>
      </w:r>
    </w:p>
    <w:p w14:paraId="3EDDB5B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Matsuno, K., A. Yamaguchi, T. Hirawake, and I. Imai. 2011. Year-to-year changes of the mesozooplankton community in the Chukchi Sea during summers of 1991, 1992 and 2007, 2008. Polar Biology 34:1349–1360.</w:t>
      </w:r>
    </w:p>
    <w:p w14:paraId="5A91874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McGee, S., R. Piorkowski, and G. Ruiz. 2006. Analysis of recent vessel arrivals and ballast water discharge in Alaska: Toward assessing ship-mediated invasion risk. Marine Pollution Bulletin 52:1634–1645.</w:t>
      </w:r>
    </w:p>
    <w:p w14:paraId="1C00499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Miller, A. W., and G. M. Ruiz. 2014. Arctic shipping and marine invaders. Nature Climate Change 4:413–416.</w:t>
      </w:r>
    </w:p>
    <w:p w14:paraId="5213538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Miller, K. B. 2016. Forecasting at the edge of the niche: Didemnum vexillum in Southeast Alaska. Marine Biology 163:1–12.</w:t>
      </w:r>
    </w:p>
    <w:p w14:paraId="4A778A8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Molnar, J. L., R. L. Gamboa, C. Revenga, and M. D. Spalding. 2008. Assessing the global threat of invasive species to marine biodiversity. Frontiers in Ecology and the Environment 6:485–492.</w:t>
      </w:r>
    </w:p>
    <w:p w14:paraId="670A30E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Monaco, C. J., and B. Helmuth. 2011. Tipping Points, Thresholds and the Keystone Role of Physiology in Marine Climate Change Research. Page Advances in Marine Biology.</w:t>
      </w:r>
    </w:p>
    <w:p w14:paraId="0D02581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Mueter, F. J., and M. A. Litzow. 2008. Sea ice retreat alters the biogeography of the Bering Sea continental shelf. Ecological Applications 18:309–320.</w:t>
      </w:r>
    </w:p>
    <w:p w14:paraId="2DFB671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Nakićenović, N., J. Alcamo, G. Davis, B. de Vries, J. Fenhann, S. Gaffin, and K. Gregory. 2000. IPCC Special Report on Emissions Scenarios: A special report of Working Group III of the Intergovernmental Panel on Climate Change. Page Emissions Scenarios. Cambridge </w:t>
      </w:r>
      <w:r w:rsidRPr="00E46D10">
        <w:rPr>
          <w:noProof/>
          <w:lang w:val="en-US"/>
        </w:rPr>
        <w:lastRenderedPageBreak/>
        <w:t>University Press, Cambridge, UK.</w:t>
      </w:r>
    </w:p>
    <w:p w14:paraId="20ADCDC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Pörtner, H. 2001. Climate change and temperature-dependent biogeography: Oxygen limitation of thermal tolerance in animals. Naturwissenschaften 88:137–146.</w:t>
      </w:r>
    </w:p>
    <w:p w14:paraId="46BCBDB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Powers, S. P., M. A. Bishop, J. H. Grabowski, and C. H. Peterson. 2006. Distribution of the invasive bivalve Mya arenaria L. on intertidal flats of southcentral Alaska. Journal of Sea Research 55:207–216.</w:t>
      </w:r>
    </w:p>
    <w:p w14:paraId="51C5D3B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Reid, P. C., D. G. Johns, M. Edwards, M. Starr, M. Poulin, and P. Snoeijs. 2007. A biological consequence of reducing Arctic ice cover: Arrival of the Pacific diatom Neodenticula seminae in the North Atlantic for the first time in 800000 years. Global Change Biology 13:1910–1921.</w:t>
      </w:r>
    </w:p>
    <w:p w14:paraId="2D57F7F6"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Renaud, P. E., M. K. Sejr, B. A. Bluhm, B. Sirenko, and I. H. Ellingsen. 2015. The future of Arctic benthos: Expansion, invasion, and biodiversity. Progress in Oceanography 139:244–257.</w:t>
      </w:r>
    </w:p>
    <w:p w14:paraId="22D06219"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de Rivera, C. E., N. G. Hitchcock, S. J. Teck, B. P. Steves, A. H. Hines, and G. M. Ruiz. 2007. Larval development rate predicts range expansion of an introduced crab. Marine Biology 150:1275–1288.</w:t>
      </w:r>
    </w:p>
    <w:p w14:paraId="2F5028B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de Rivera, C. E., B. P. Steves, P. W. Fofonoff, A. H. Hines, and G. M. Ruiz. 2011. Potential for high-latitude marine invasions along western North America. Diversity and Distributions 17:1198–1209.</w:t>
      </w:r>
    </w:p>
    <w:p w14:paraId="31376AF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J. T. Carlton, E. D. Grosholz, and A. H. Hines. 1997. Global invasions of marine and estuarine habitats by non-indigenous species: Mechanisms, extent, and consequences. American Zoologist 37:621–632.</w:t>
      </w:r>
    </w:p>
    <w:p w14:paraId="3610830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 xml:space="preserve">Ruiz, G. M., P. W. Fofonoff, and J. T. Carlton. 2015. Invasion history and vector dynamics in </w:t>
      </w:r>
      <w:r w:rsidRPr="00E46D10">
        <w:rPr>
          <w:noProof/>
          <w:lang w:val="en-US"/>
        </w:rPr>
        <w:lastRenderedPageBreak/>
        <w:t>coastal marine ecosystems: a North American perspective. Aquatic Ecosystem Health &amp; Management 18:299–311.</w:t>
      </w:r>
    </w:p>
    <w:p w14:paraId="327FFEA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P. W. Fofonoff, J. T. Carlton, M. J. Wonham, and A. H. Hines. 2000. Invasion of coastal marine communities in North America: apparent patterns, processes, and biases. Annual Review of Ecology and Systematics 31:481–531.</w:t>
      </w:r>
    </w:p>
    <w:p w14:paraId="73586B2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Ruiz, G. M., and C. L. Hewitt. 2009. Latitudinal patterns of biological invasions in marine ecosystems: a polar perspective. Pages 347–358</w:t>
      </w:r>
      <w:r w:rsidRPr="00E46D10">
        <w:rPr>
          <w:i/>
          <w:iCs/>
          <w:noProof/>
          <w:lang w:val="en-US"/>
        </w:rPr>
        <w:t>in</w:t>
      </w:r>
      <w:r w:rsidRPr="00E46D10">
        <w:rPr>
          <w:noProof/>
          <w:lang w:val="en-US"/>
        </w:rPr>
        <w:t xml:space="preserve"> I. Krupnik, M. A. Lang, and S. E. Miller, editors.Smithsonian at the Poles: Contributions to International Polar Year Science. Smithsonian Institution Scholarly Press, Washington, DC.</w:t>
      </w:r>
    </w:p>
    <w:p w14:paraId="2214DE3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Saunders, M., and A. Metaxas. 2007. Temperature explains settlement patterns of the introduced bryozoan Membranipora membranacea in Nova Scotia, Canada. Marine Ecology Progress Series 344:95–106.</w:t>
      </w:r>
    </w:p>
    <w:p w14:paraId="159DAC7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Sorte, C. J. B. 2014. Synergies between climate change and species invasions: Evidence from marine systems. Invasive Species and Global Climate Change:101–116.</w:t>
      </w:r>
    </w:p>
    <w:p w14:paraId="5CED10F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Sorte, C. J. B., S. J. Jones, and L. P. Miller. 2011. Geographic variation in temperature tolerance as an indicator of potential population responses to climate change. Journal of Experimental Marine Biology and Ecology 400:209–217.</w:t>
      </w:r>
    </w:p>
    <w:p w14:paraId="0DB0AA2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Spalding, M. D., H. E. Fox, G. R. Allen, N. Davidson, Z. A. Ferdaña, M. Finlayson, B. S. Halpern, M. A. Jorge, A. Lombana, S. A. Lourie, K. D. Martin, E. McManus, J. Molnar, C. A. Recchia, and J. Robertson. 2007. Marine ecoregions of the world: a bioregionalization of coastal and shelf areas. BioScience 57:573–583.</w:t>
      </w:r>
    </w:p>
    <w:p w14:paraId="4D7B51A9"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N. A. Bond, and S. A. Salo. 2007. On the recent warming of the southeastern Bering Sea shelf. Deep-Sea Research Part II: Topical Studies in Oceanography 54:2599–</w:t>
      </w:r>
      <w:r w:rsidRPr="00E46D10">
        <w:rPr>
          <w:noProof/>
          <w:lang w:val="en-US"/>
        </w:rPr>
        <w:lastRenderedPageBreak/>
        <w:t>2618.</w:t>
      </w:r>
    </w:p>
    <w:p w14:paraId="0EF8978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N. B. Kachel, S. E. Moore, J. M. Napp, M. Sigler, A. Yamaguchi, and A. N. Zerbini. 2012. Comparison of warm and cold years on the southeastern Bering Sea shelf and some implications for the ecosystem. Deep-Sea Research Part II: Topical Studies in Oceanography 65:31–45.</w:t>
      </w:r>
    </w:p>
    <w:p w14:paraId="71DA461F"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Stabeno, P. J., J. D. Schumacher, and K. Ohtani. 1999. The physical oceanography of the Bering Sea. Pages 1–28</w:t>
      </w:r>
      <w:r w:rsidRPr="00E46D10">
        <w:rPr>
          <w:i/>
          <w:iCs/>
          <w:noProof/>
          <w:lang w:val="en-US"/>
        </w:rPr>
        <w:t>in</w:t>
      </w:r>
      <w:r w:rsidRPr="00E46D10">
        <w:rPr>
          <w:noProof/>
          <w:lang w:val="en-US"/>
        </w:rPr>
        <w:t xml:space="preserve"> T. R. Loughlin and K. Ohtani, editors.Dynamics of the Bering Sea. University of Alaska Sea Grant, Fairbanks, AK.</w:t>
      </w:r>
    </w:p>
    <w:p w14:paraId="5DC10DEB"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Stachowicz, J. J., J. R. Terwin, R. B. Whitlatch, and R. W. Osman. 2002. Linking climate change and biological invasions: Ocean warming facilitates nonindigenous species invasions. Proceedings of the National Academy of Sciences of the United States of America 99:15497–500.</w:t>
      </w:r>
    </w:p>
    <w:p w14:paraId="523FD78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Stroeve, J. C., M. C. Serreze, M. M. Holland, J. E. Kay, J. Malanik, and A. P. Barrett. 2012. The Arctic’s rapidly shrinking sea ice cover: A research synthesis. Climatic Change 110:1005–1027.</w:t>
      </w:r>
    </w:p>
    <w:p w14:paraId="763CF444"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Valdizan, A., P. G. Beninger, P. Decottignies, M. Chantrel, and B. Cognie. 2011. Evidence that rising coastal seawater temperatures increase reproductive output of the invasive gastropod Crepidula fornicata. Marine Ecology Progress Series 438:153–165.</w:t>
      </w:r>
    </w:p>
    <w:p w14:paraId="1B73CFD0"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Verling, E., G. M. Ruiz, L. D. Smith, B. Galil, A. W. Miller, and K. R. Murphy. 2005. Supply-side invasion ecology: characterizing propagule pressure in coastal ecosystems. Proceedings of the Royal Society B: Biological Sciences 272:1249–1257.</w:t>
      </w:r>
    </w:p>
    <w:p w14:paraId="44F822D2"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Verna, D., B. Harris, K. Holzer, and M. Minton. 2016. Ballast-borne marine invasive species: exploring the risk to coastal Alaska, USA. Management of Biological Invasions 7:199–211.</w:t>
      </w:r>
    </w:p>
    <w:p w14:paraId="7E5CBE55"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lastRenderedPageBreak/>
        <w:t>Wang, M., J. E. Overland, and N. A. Bond. 2010. Climate projections for selected large marine ecosystems. Journal of Marine Systems 79:258–266.</w:t>
      </w:r>
    </w:p>
    <w:p w14:paraId="46FEC03C"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Wang, M., J. E. Overland, and P. Stabeno. 2012. Future climate of the Bering and Chukchi Seas projected by global climate models. Deep-Sea Research Part II: Topical Studies in Oceanography 65–70:46–57.</w:t>
      </w:r>
    </w:p>
    <w:p w14:paraId="3621934A"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Ware, C., J. Berge, A. Jelmert, S. M. Olsen, L. Pellissier, M. Wisz, D. Kriticos, G. Semenov, S. Kwaśniewski, and I. G. Alsos. 2016. Biological introduction risks from shipping in a warming Arctic. Journal of Applied Ecology 53:340–349.</w:t>
      </w:r>
    </w:p>
    <w:p w14:paraId="411C6163"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Ware, C., J. Berge, J. H. Sundet, J. B. Kirkpatrick, A. D. M. Coutts, A. Jelmert, S. M. Olsen, O. Floerl, M. S. Wisz, and I. G. Alsos. 2014. Climate change, non-indigenous species and shipping: assessing the risk of species introduction to a high-Arctic archipelago. Diversity and Distributions 20:10–19.</w:t>
      </w:r>
    </w:p>
    <w:p w14:paraId="78D0F531"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Watson, J. T., and A. C. Haynie. 2016. Using vessel monitoring system data to identify and characterize trips made by fishing vessels in the United States North Pacific. PLoS ONE 11:1–20.</w:t>
      </w:r>
    </w:p>
    <w:p w14:paraId="035B5E07"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Westerman, E. L., R. Whitlatch, J. A. Dijkstra, and L. G. Harris. 2009. Variation in brooding period masks similarities in response to changing temperatures. Marine Ecology Progress Series 391:13–19.</w:t>
      </w:r>
    </w:p>
    <w:p w14:paraId="6332E485" w14:textId="77777777" w:rsidR="00E46D10" w:rsidRPr="00E46D10" w:rsidRDefault="00E46D10" w:rsidP="00E46D10">
      <w:pPr>
        <w:widowControl w:val="0"/>
        <w:autoSpaceDE w:val="0"/>
        <w:autoSpaceDN w:val="0"/>
        <w:adjustRightInd w:val="0"/>
        <w:ind w:left="480" w:hanging="480"/>
        <w:rPr>
          <w:noProof/>
          <w:lang w:val="en-US"/>
        </w:rPr>
      </w:pPr>
      <w:r w:rsidRPr="00E46D10">
        <w:rPr>
          <w:noProof/>
          <w:lang w:val="en-US"/>
        </w:rPr>
        <w:t>Witte, S., C. Buschbaum, J. E. E. van Beusekom, and K. Reise. 2010. Does climatic warming explain why an introduced barnacle finally takes over after a lag of more than 50 years? Biological Invasions 12:3579–3589.</w:t>
      </w:r>
    </w:p>
    <w:p w14:paraId="3275A213" w14:textId="77777777" w:rsidR="00E46D10" w:rsidRPr="00E46D10" w:rsidRDefault="00E46D10" w:rsidP="00E46D10">
      <w:pPr>
        <w:widowControl w:val="0"/>
        <w:autoSpaceDE w:val="0"/>
        <w:autoSpaceDN w:val="0"/>
        <w:adjustRightInd w:val="0"/>
        <w:ind w:left="480" w:hanging="480"/>
        <w:rPr>
          <w:noProof/>
        </w:rPr>
      </w:pPr>
      <w:r w:rsidRPr="00E46D10">
        <w:rPr>
          <w:noProof/>
          <w:lang w:val="en-US"/>
        </w:rPr>
        <w:t>Wyllie-Echeverria, T., and W. S. Wooster. 1998. Year-to-year variations in Bering Sea ice cover and some consequences for fish distributions. Fisheries Oceanography 7:159–170.</w:t>
      </w:r>
    </w:p>
    <w:p w14:paraId="54B3EFE2" w14:textId="74D5A78D" w:rsidR="004D5A7F" w:rsidRDefault="004D5A7F" w:rsidP="00E46D10">
      <w:pPr>
        <w:widowControl w:val="0"/>
        <w:autoSpaceDE w:val="0"/>
        <w:autoSpaceDN w:val="0"/>
        <w:adjustRightInd w:val="0"/>
        <w:ind w:left="480" w:hanging="480"/>
      </w:pPr>
      <w:r>
        <w:lastRenderedPageBreak/>
        <w:fldChar w:fldCharType="end"/>
      </w:r>
      <w:r>
        <w:br w:type="page"/>
      </w:r>
    </w:p>
    <w:p w14:paraId="24E27AF6" w14:textId="77777777" w:rsidR="004D5A7F" w:rsidRDefault="004D5A7F">
      <w:pPr>
        <w:rPr>
          <w:b/>
        </w:rPr>
      </w:pPr>
    </w:p>
    <w:p w14:paraId="48D8997E" w14:textId="599DD0FC" w:rsidR="00723773" w:rsidRPr="00CA4945" w:rsidRDefault="004D5A7F" w:rsidP="00BB5655">
      <w:pPr>
        <w:pStyle w:val="Heading1"/>
      </w:pPr>
      <w:r>
        <w:t xml:space="preserve">extra </w:t>
      </w:r>
      <w:r w:rsidR="00874591" w:rsidRPr="00CA4945">
        <w:t>References</w:t>
      </w:r>
    </w:p>
    <w:p w14:paraId="38855988" w14:textId="77777777" w:rsidR="00723773" w:rsidRPr="00CA4945" w:rsidRDefault="00874591" w:rsidP="00CA4945">
      <w:pPr>
        <w:spacing w:line="360" w:lineRule="auto"/>
        <w:ind w:left="255" w:hanging="285"/>
        <w:contextualSpacing/>
      </w:pPr>
      <w:r w:rsidRPr="00CA4945">
        <w:t>Ashton, G., Davidson, I., and Ruiz, G. [2014]. Transient small boats as a long-distance coastal vector for dispersal of biofouling organisms. Estuaries and Coasts 37(6): 1572–1581. https://doi.org/10.1007/s12237-014-9782-9</w:t>
      </w:r>
    </w:p>
    <w:p w14:paraId="6739FC5E" w14:textId="77777777" w:rsidR="00723773" w:rsidRPr="00CA4945" w:rsidRDefault="00874591" w:rsidP="00CA4945">
      <w:pPr>
        <w:spacing w:line="360" w:lineRule="auto"/>
        <w:ind w:left="255" w:hanging="285"/>
        <w:contextualSpacing/>
      </w:pPr>
      <w:r w:rsidRPr="00CA4945">
        <w:t>Floerl, O., Inglis, G.J., Dey, K., and Smith, A. [2009]. The importance of transport hubs in stepping-stone invasions. Journal of Applied Ecology 46(1): 37–45. https://doi.org/10.1111/j.1365-2664.2008.01540.x</w:t>
      </w:r>
    </w:p>
    <w:p w14:paraId="12519983" w14:textId="2B3AADA1" w:rsidR="00C60A54" w:rsidRPr="00CA4945" w:rsidRDefault="00C60A54" w:rsidP="00CA4945">
      <w:pPr>
        <w:spacing w:line="360" w:lineRule="auto"/>
        <w:ind w:left="360" w:hanging="360"/>
        <w:contextualSpacing/>
      </w:pPr>
      <w:r w:rsidRPr="00CA4945">
        <w:t>Fofonoff, P.W., G.M. Ruiz, B. Steves, C. Simkanin, and J.T. Carlton. 2003. National Exotic Marine and Estuarine Species Information System (NEMESIS). Available online: http://invasions.si.edu/nemesis/</w:t>
      </w:r>
    </w:p>
    <w:p w14:paraId="00657043" w14:textId="12CF5F43" w:rsidR="00C60A54" w:rsidRPr="00CA4945" w:rsidRDefault="00C60A54" w:rsidP="00CA4945">
      <w:pPr>
        <w:spacing w:line="360" w:lineRule="auto"/>
        <w:ind w:left="360" w:hanging="360"/>
        <w:contextualSpacing/>
      </w:pPr>
      <w:r w:rsidRPr="00CA4945">
        <w:t>Fuller, P.F., and A.J. Benson. 2013. Nonindigenous Aquatic Species Database (NAS). Available online:  https://nas.er.usgs.gov/</w:t>
      </w:r>
    </w:p>
    <w:p w14:paraId="59436182" w14:textId="77777777" w:rsidR="00723773" w:rsidRPr="00CA4945" w:rsidRDefault="00874591" w:rsidP="00CA4945">
      <w:pPr>
        <w:spacing w:line="360" w:lineRule="auto"/>
        <w:ind w:left="255" w:hanging="285"/>
        <w:contextualSpacing/>
      </w:pPr>
      <w:r w:rsidRPr="00CA4945">
        <w:rPr>
          <w:color w:val="333333"/>
          <w:highlight w:val="white"/>
        </w:rPr>
        <w:t xml:space="preserve">Gu, Z. (2014) circlize implements and enhances circular visualization in R. Bioinformatics. DOI: </w:t>
      </w:r>
      <w:hyperlink r:id="rId11">
        <w:r w:rsidRPr="00CA4945">
          <w:rPr>
            <w:color w:val="4183C4"/>
            <w:highlight w:val="white"/>
            <w:u w:val="single"/>
          </w:rPr>
          <w:t>10.1093/bioinformatics/btu393</w:t>
        </w:r>
      </w:hyperlink>
    </w:p>
    <w:p w14:paraId="480FC54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National Ballast Information Clearinghouse 2017. NBIC Online Database. Electronic publication, Smithsonian Environmental Research Center &amp; United States Coast Guard. Available from http://invasions.si.edu/nbic/search.html; searched 27 July 2017.</w:t>
      </w:r>
    </w:p>
    <w:p w14:paraId="46AC2B4E" w14:textId="77777777" w:rsidR="00723773" w:rsidRPr="00CA4945" w:rsidRDefault="00874591" w:rsidP="00CA4945">
      <w:pPr>
        <w:spacing w:line="360" w:lineRule="auto"/>
        <w:ind w:left="255" w:hanging="285"/>
        <w:contextualSpacing/>
        <w:rPr>
          <w:color w:val="222222"/>
          <w:highlight w:val="white"/>
        </w:rPr>
      </w:pPr>
      <w:r w:rsidRPr="00CA4945">
        <w:rPr>
          <w:highlight w:val="white"/>
        </w:rPr>
        <w:t>Pinsky, M. L., and Fogarty, M. (2012) Lagged social-ecological responses to climate and range shifts in fisheries. Climatic Change 115: 883–891.</w:t>
      </w:r>
    </w:p>
    <w:p w14:paraId="5606298C"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R Core Team (2016). R: A language and environment for statistical computing. R Foundation for Statistical Computing, Vienna, Austria. URL https://www.R-project.org/.</w:t>
      </w:r>
    </w:p>
    <w:p w14:paraId="3BAA5E7D" w14:textId="77777777" w:rsidR="00723773" w:rsidRPr="00CA4945" w:rsidRDefault="00874591" w:rsidP="00CA4945">
      <w:pPr>
        <w:spacing w:line="360" w:lineRule="auto"/>
        <w:ind w:left="255" w:hanging="285"/>
        <w:contextualSpacing/>
        <w:rPr>
          <w:color w:val="222222"/>
          <w:highlight w:val="white"/>
        </w:rPr>
      </w:pPr>
      <w:r w:rsidRPr="00CA4945">
        <w:rPr>
          <w:color w:val="222222"/>
          <w:highlight w:val="white"/>
        </w:rPr>
        <w:t>Wasson, K., Zabin, C.J., Bedinger, L., Cristina Diaz, M., and Pearse, J.S. [2001]. Biological invasions of estuaries without international shipping: the importance of intraregional transport. Biological Conservation 102(2): 143–153. https://doi.org/10.1016/S0006-3207(01)00098-2</w:t>
      </w:r>
    </w:p>
    <w:p w14:paraId="6664889A" w14:textId="77777777" w:rsidR="00723773" w:rsidRPr="00CA4945" w:rsidRDefault="00874591" w:rsidP="00CA4945">
      <w:pPr>
        <w:spacing w:line="360" w:lineRule="auto"/>
        <w:ind w:left="255" w:hanging="285"/>
        <w:contextualSpacing/>
      </w:pPr>
      <w:r w:rsidRPr="00CA4945">
        <w:t>Whitehouse, A., and S. Zador. (2016). Preliminary assessment of the Alaska Arctic. In: Zador, S., and Siddon, E, eds.. Ecosystem Considerations 2016: Status of the Eastern Bering Sea Marine Ecosystem, Stock Assessment and Fishery Evaluation Report, North Pacific Fishery Management Council, Anchorage, AK.</w:t>
      </w:r>
    </w:p>
    <w:p w14:paraId="6BE1E175" w14:textId="77777777" w:rsidR="00A85C6F" w:rsidRDefault="00A85C6F" w:rsidP="00A85C6F">
      <w:pPr>
        <w:pBdr>
          <w:top w:val="nil"/>
          <w:left w:val="nil"/>
          <w:bottom w:val="nil"/>
          <w:right w:val="nil"/>
          <w:between w:val="nil"/>
        </w:pBdr>
        <w:spacing w:line="276" w:lineRule="auto"/>
        <w:ind w:firstLine="0"/>
        <w:rPr>
          <w:b/>
          <w:highlight w:val="yellow"/>
        </w:rPr>
      </w:pPr>
      <w:bookmarkStart w:id="266" w:name="_91zzxnwcm8d4" w:colFirst="0" w:colLast="0"/>
      <w:bookmarkStart w:id="267" w:name="OLE_LINK1"/>
      <w:bookmarkStart w:id="268" w:name="OLE_LINK2"/>
      <w:bookmarkEnd w:id="266"/>
      <w:r>
        <w:rPr>
          <w:b/>
          <w:highlight w:val="yellow"/>
        </w:rPr>
        <w:br w:type="page"/>
      </w:r>
    </w:p>
    <w:p w14:paraId="53932B8E" w14:textId="77777777" w:rsidR="00A85C6F" w:rsidRDefault="00A85C6F" w:rsidP="00A85C6F">
      <w:pPr>
        <w:pBdr>
          <w:top w:val="nil"/>
          <w:left w:val="nil"/>
          <w:bottom w:val="nil"/>
          <w:right w:val="nil"/>
          <w:between w:val="nil"/>
        </w:pBdr>
        <w:spacing w:line="276" w:lineRule="auto"/>
        <w:ind w:firstLine="0"/>
      </w:pPr>
      <w:r w:rsidRPr="00CA4945">
        <w:lastRenderedPageBreak/>
        <w:t xml:space="preserve">Table </w:t>
      </w:r>
      <w:r w:rsidRPr="00CA4945">
        <w:fldChar w:fldCharType="begin"/>
      </w:r>
      <w:r w:rsidRPr="00CA4945">
        <w:instrText xml:space="preserve"> SEQ Table \* ARABIC </w:instrText>
      </w:r>
      <w:r w:rsidRPr="00CA4945">
        <w:fldChar w:fldCharType="separate"/>
      </w:r>
      <w:r>
        <w:rPr>
          <w:noProof/>
        </w:rPr>
        <w:t>2</w:t>
      </w:r>
      <w:r w:rsidRPr="00CA4945">
        <w:rPr>
          <w:noProof/>
        </w:rPr>
        <w:fldChar w:fldCharType="end"/>
      </w:r>
      <w:r w:rsidRPr="00CA4945">
        <w:t xml:space="preserve">. </w:t>
      </w:r>
      <w:r w:rsidRPr="00CA4945">
        <w:rPr>
          <w:shd w:val="clear" w:color="auto" w:fill="FFFFFF"/>
        </w:rPr>
        <w:t xml:space="preserve">Average number of weeks </w:t>
      </w:r>
      <w:r w:rsidRPr="00CA4945">
        <w:t>of consecutive reproductive habitat for the three ROMS models and two study periods. We assessed suitable habitat for 29 species using species-specific, published temperature and salinity thresholds required for growth and reproduction. Prior to calculations, we excluded species that could not reproduce in our study area (number of weeks = 0) and two “outliers” that were able to reproduce nearly year-round (number of weeks ≥ 49). Maximum projected temperature values for the Bering Sea, up to 40m depth, are listed.</w:t>
      </w:r>
    </w:p>
    <w:p w14:paraId="4FFACFB6" w14:textId="77777777" w:rsidR="00A85C6F" w:rsidRDefault="00A85C6F" w:rsidP="00A85C6F">
      <w:pPr>
        <w:pBdr>
          <w:top w:val="nil"/>
          <w:left w:val="nil"/>
          <w:bottom w:val="nil"/>
          <w:right w:val="nil"/>
          <w:between w:val="nil"/>
        </w:pBdr>
        <w:spacing w:line="276" w:lineRule="auto"/>
        <w:ind w:firstLine="0"/>
      </w:pPr>
    </w:p>
    <w:tbl>
      <w:tblPr>
        <w:tblW w:w="0" w:type="auto"/>
        <w:tblBorders>
          <w:top w:val="single" w:sz="4" w:space="0" w:color="auto"/>
          <w:bottom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1871"/>
        <w:gridCol w:w="1546"/>
        <w:gridCol w:w="2196"/>
        <w:gridCol w:w="1871"/>
        <w:gridCol w:w="1871"/>
      </w:tblGrid>
      <w:tr w:rsidR="00A85C6F" w:rsidRPr="00CA4945" w14:paraId="20D28267" w14:textId="77777777" w:rsidTr="000B0DC8">
        <w:trPr>
          <w:trHeight w:val="337"/>
        </w:trPr>
        <w:tc>
          <w:tcPr>
            <w:tcW w:w="1871" w:type="dxa"/>
            <w:tcBorders>
              <w:top w:val="single" w:sz="4" w:space="0" w:color="auto"/>
              <w:bottom w:val="single" w:sz="4" w:space="0" w:color="auto"/>
            </w:tcBorders>
          </w:tcPr>
          <w:p w14:paraId="63FF4CE3" w14:textId="77777777" w:rsidR="00A85C6F" w:rsidRPr="00CA4945" w:rsidRDefault="00A85C6F" w:rsidP="000B0DC8">
            <w:pPr>
              <w:pStyle w:val="NormalWeb"/>
              <w:spacing w:before="0" w:beforeAutospacing="0" w:after="0" w:afterAutospacing="0" w:line="360" w:lineRule="auto"/>
              <w:ind w:left="75" w:firstLine="0"/>
              <w:contextualSpacing/>
              <w:rPr>
                <w:b/>
                <w:color w:val="000000"/>
              </w:rPr>
            </w:pPr>
            <w:r w:rsidRPr="00CA4945">
              <w:rPr>
                <w:b/>
                <w:color w:val="000000"/>
              </w:rPr>
              <w:t>Study Period</w:t>
            </w:r>
          </w:p>
        </w:tc>
        <w:tc>
          <w:tcPr>
            <w:tcW w:w="1546" w:type="dxa"/>
            <w:tcBorders>
              <w:top w:val="single" w:sz="4" w:space="0" w:color="auto"/>
              <w:bottom w:val="single" w:sz="4" w:space="0" w:color="auto"/>
            </w:tcBorders>
            <w:tcMar>
              <w:top w:w="100" w:type="dxa"/>
              <w:left w:w="100" w:type="dxa"/>
              <w:bottom w:w="100" w:type="dxa"/>
              <w:right w:w="100" w:type="dxa"/>
            </w:tcMar>
            <w:hideMark/>
          </w:tcPr>
          <w:p w14:paraId="54357D26"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Model</w:t>
            </w:r>
          </w:p>
        </w:tc>
        <w:tc>
          <w:tcPr>
            <w:tcW w:w="2196" w:type="dxa"/>
            <w:tcBorders>
              <w:top w:val="single" w:sz="4" w:space="0" w:color="auto"/>
              <w:bottom w:val="single" w:sz="4" w:space="0" w:color="auto"/>
            </w:tcBorders>
            <w:tcMar>
              <w:top w:w="100" w:type="dxa"/>
              <w:left w:w="100" w:type="dxa"/>
              <w:bottom w:w="100" w:type="dxa"/>
              <w:right w:w="100" w:type="dxa"/>
            </w:tcMar>
            <w:hideMark/>
          </w:tcPr>
          <w:p w14:paraId="230F0F18"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 xml:space="preserve">Consecutive weeks </w:t>
            </w:r>
            <w:r w:rsidRPr="00CA4945">
              <w:rPr>
                <w:color w:val="000000"/>
              </w:rPr>
              <w:t>(mean ± SD)</w:t>
            </w:r>
          </w:p>
        </w:tc>
        <w:tc>
          <w:tcPr>
            <w:tcW w:w="1871" w:type="dxa"/>
            <w:tcBorders>
              <w:top w:val="single" w:sz="4" w:space="0" w:color="auto"/>
              <w:bottom w:val="single" w:sz="4" w:space="0" w:color="auto"/>
            </w:tcBorders>
            <w:tcMar>
              <w:top w:w="100" w:type="dxa"/>
              <w:left w:w="100" w:type="dxa"/>
              <w:bottom w:w="100" w:type="dxa"/>
              <w:right w:w="100" w:type="dxa"/>
            </w:tcMar>
            <w:hideMark/>
          </w:tcPr>
          <w:p w14:paraId="13C2E1F7" w14:textId="77777777" w:rsidR="00A85C6F" w:rsidRPr="00CA4945" w:rsidRDefault="00A85C6F" w:rsidP="000B0DC8">
            <w:pPr>
              <w:pStyle w:val="NormalWeb"/>
              <w:spacing w:before="0" w:beforeAutospacing="0" w:after="0" w:afterAutospacing="0" w:line="360" w:lineRule="auto"/>
              <w:ind w:firstLine="0"/>
              <w:contextualSpacing/>
              <w:rPr>
                <w:b/>
              </w:rPr>
            </w:pPr>
            <w:r w:rsidRPr="00CA4945">
              <w:rPr>
                <w:b/>
                <w:color w:val="000000"/>
              </w:rPr>
              <w:t>Number of species</w:t>
            </w:r>
          </w:p>
        </w:tc>
        <w:tc>
          <w:tcPr>
            <w:tcW w:w="1871" w:type="dxa"/>
            <w:tcBorders>
              <w:top w:val="single" w:sz="4" w:space="0" w:color="auto"/>
              <w:bottom w:val="single" w:sz="4" w:space="0" w:color="auto"/>
            </w:tcBorders>
          </w:tcPr>
          <w:p w14:paraId="366376D4" w14:textId="77777777" w:rsidR="00A85C6F" w:rsidRPr="00CA4945" w:rsidRDefault="00A85C6F" w:rsidP="000B0DC8">
            <w:pPr>
              <w:pStyle w:val="NormalWeb"/>
              <w:spacing w:before="0" w:beforeAutospacing="0" w:after="0" w:afterAutospacing="0" w:line="360" w:lineRule="auto"/>
              <w:ind w:firstLine="0"/>
              <w:contextualSpacing/>
              <w:rPr>
                <w:b/>
                <w:color w:val="000000"/>
              </w:rPr>
            </w:pPr>
            <w:r w:rsidRPr="00CA4945">
              <w:rPr>
                <w:b/>
                <w:color w:val="000000"/>
              </w:rPr>
              <w:t xml:space="preserve">Maximum temperature </w:t>
            </w:r>
            <w:r w:rsidRPr="00CA4945">
              <w:rPr>
                <w:color w:val="000000"/>
              </w:rPr>
              <w:t>(°C)</w:t>
            </w:r>
          </w:p>
        </w:tc>
      </w:tr>
      <w:tr w:rsidR="00A85C6F" w:rsidRPr="00CA4945" w14:paraId="32C3FCAE" w14:textId="77777777" w:rsidTr="000B0DC8">
        <w:trPr>
          <w:trHeight w:val="250"/>
        </w:trPr>
        <w:tc>
          <w:tcPr>
            <w:tcW w:w="1871" w:type="dxa"/>
            <w:vMerge w:val="restart"/>
            <w:tcBorders>
              <w:top w:val="single" w:sz="4" w:space="0" w:color="auto"/>
              <w:bottom w:val="nil"/>
            </w:tcBorders>
            <w:shd w:val="clear" w:color="auto" w:fill="auto"/>
          </w:tcPr>
          <w:p w14:paraId="46E165A9"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Current</w:t>
            </w:r>
          </w:p>
          <w:p w14:paraId="5005DFBB"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(2003-2013)</w:t>
            </w:r>
          </w:p>
        </w:tc>
        <w:tc>
          <w:tcPr>
            <w:tcW w:w="154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0C64F2E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17C69BCD"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9.19 ± 8.19</w:t>
            </w:r>
          </w:p>
        </w:tc>
        <w:tc>
          <w:tcPr>
            <w:tcW w:w="1871" w:type="dxa"/>
            <w:tcBorders>
              <w:top w:val="single" w:sz="4" w:space="0" w:color="auto"/>
              <w:bottom w:val="nil"/>
            </w:tcBorders>
            <w:shd w:val="clear" w:color="auto" w:fill="F2F2F2" w:themeFill="background1" w:themeFillShade="F2"/>
            <w:tcMar>
              <w:top w:w="100" w:type="dxa"/>
              <w:left w:w="100" w:type="dxa"/>
              <w:bottom w:w="100" w:type="dxa"/>
              <w:right w:w="100" w:type="dxa"/>
            </w:tcMar>
            <w:hideMark/>
          </w:tcPr>
          <w:p w14:paraId="3953B6D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21</w:t>
            </w:r>
          </w:p>
        </w:tc>
        <w:tc>
          <w:tcPr>
            <w:tcW w:w="1871" w:type="dxa"/>
            <w:tcBorders>
              <w:top w:val="single" w:sz="4" w:space="0" w:color="auto"/>
              <w:bottom w:val="nil"/>
            </w:tcBorders>
            <w:shd w:val="clear" w:color="auto" w:fill="F2F2F2" w:themeFill="background1" w:themeFillShade="F2"/>
          </w:tcPr>
          <w:p w14:paraId="5B99B51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16.26</w:t>
            </w:r>
          </w:p>
        </w:tc>
      </w:tr>
      <w:tr w:rsidR="00A85C6F" w:rsidRPr="00CA4945" w14:paraId="50F6005E" w14:textId="77777777" w:rsidTr="000B0DC8">
        <w:trPr>
          <w:trHeight w:val="233"/>
        </w:trPr>
        <w:tc>
          <w:tcPr>
            <w:tcW w:w="1871" w:type="dxa"/>
            <w:vMerge/>
            <w:tcBorders>
              <w:top w:val="nil"/>
              <w:bottom w:val="nil"/>
            </w:tcBorders>
            <w:shd w:val="clear" w:color="auto" w:fill="auto"/>
          </w:tcPr>
          <w:p w14:paraId="23C17F32"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nil"/>
            </w:tcBorders>
            <w:tcMar>
              <w:top w:w="100" w:type="dxa"/>
              <w:left w:w="100" w:type="dxa"/>
              <w:bottom w:w="100" w:type="dxa"/>
              <w:right w:w="100" w:type="dxa"/>
            </w:tcMar>
            <w:hideMark/>
          </w:tcPr>
          <w:p w14:paraId="51396EC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tcMar>
              <w:top w:w="100" w:type="dxa"/>
              <w:left w:w="100" w:type="dxa"/>
              <w:bottom w:w="100" w:type="dxa"/>
              <w:right w:w="100" w:type="dxa"/>
            </w:tcMar>
            <w:hideMark/>
          </w:tcPr>
          <w:p w14:paraId="235C1C1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5.60 ± 6.90</w:t>
            </w:r>
          </w:p>
        </w:tc>
        <w:tc>
          <w:tcPr>
            <w:tcW w:w="1871" w:type="dxa"/>
            <w:tcBorders>
              <w:top w:val="nil"/>
              <w:bottom w:val="nil"/>
            </w:tcBorders>
            <w:tcMar>
              <w:top w:w="100" w:type="dxa"/>
              <w:left w:w="100" w:type="dxa"/>
              <w:bottom w:w="100" w:type="dxa"/>
              <w:right w:w="100" w:type="dxa"/>
            </w:tcMar>
            <w:hideMark/>
          </w:tcPr>
          <w:p w14:paraId="1FAF717C"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tcPr>
          <w:p w14:paraId="28A15992"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16.95</w:t>
            </w:r>
          </w:p>
        </w:tc>
      </w:tr>
      <w:tr w:rsidR="00A85C6F" w:rsidRPr="00CA4945" w14:paraId="06DF0540" w14:textId="77777777" w:rsidTr="000B0DC8">
        <w:trPr>
          <w:trHeight w:val="215"/>
        </w:trPr>
        <w:tc>
          <w:tcPr>
            <w:tcW w:w="1871" w:type="dxa"/>
            <w:vMerge/>
            <w:tcBorders>
              <w:top w:val="nil"/>
              <w:bottom w:val="single" w:sz="4" w:space="0" w:color="auto"/>
            </w:tcBorders>
            <w:shd w:val="clear" w:color="auto" w:fill="auto"/>
          </w:tcPr>
          <w:p w14:paraId="0878F72F" w14:textId="77777777" w:rsidR="00A85C6F" w:rsidRPr="00CA4945" w:rsidRDefault="00A85C6F" w:rsidP="000B0DC8">
            <w:pPr>
              <w:pStyle w:val="NormalWeb"/>
              <w:spacing w:before="0" w:beforeAutospacing="0" w:after="0" w:afterAutospacing="0" w:line="360" w:lineRule="auto"/>
              <w:contextualSpacing/>
              <w:jc w:val="center"/>
              <w:rPr>
                <w:color w:val="000000"/>
              </w:rPr>
            </w:pPr>
          </w:p>
        </w:tc>
        <w:tc>
          <w:tcPr>
            <w:tcW w:w="154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23AF822B"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1F217906"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6.72 ± 6.36</w:t>
            </w:r>
          </w:p>
        </w:tc>
        <w:tc>
          <w:tcPr>
            <w:tcW w:w="1871" w:type="dxa"/>
            <w:tcBorders>
              <w:top w:val="nil"/>
              <w:bottom w:val="single" w:sz="4" w:space="0" w:color="auto"/>
            </w:tcBorders>
            <w:shd w:val="clear" w:color="auto" w:fill="F2F2F2" w:themeFill="background1" w:themeFillShade="F2"/>
            <w:tcMar>
              <w:top w:w="100" w:type="dxa"/>
              <w:left w:w="100" w:type="dxa"/>
              <w:bottom w:w="100" w:type="dxa"/>
              <w:right w:w="100" w:type="dxa"/>
            </w:tcMar>
            <w:hideMark/>
          </w:tcPr>
          <w:p w14:paraId="622CA70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w:t>
            </w:r>
          </w:p>
        </w:tc>
        <w:tc>
          <w:tcPr>
            <w:tcW w:w="1871" w:type="dxa"/>
            <w:tcBorders>
              <w:top w:val="nil"/>
              <w:bottom w:val="single" w:sz="4" w:space="0" w:color="auto"/>
            </w:tcBorders>
            <w:shd w:val="clear" w:color="auto" w:fill="F2F2F2" w:themeFill="background1" w:themeFillShade="F2"/>
          </w:tcPr>
          <w:p w14:paraId="660FCAAC"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16.28</w:t>
            </w:r>
          </w:p>
        </w:tc>
      </w:tr>
      <w:tr w:rsidR="00A85C6F" w:rsidRPr="00CA4945" w14:paraId="218F8F5E" w14:textId="77777777" w:rsidTr="000B0DC8">
        <w:trPr>
          <w:trHeight w:val="277"/>
        </w:trPr>
        <w:tc>
          <w:tcPr>
            <w:tcW w:w="1871" w:type="dxa"/>
            <w:vMerge w:val="restart"/>
            <w:tcBorders>
              <w:top w:val="single" w:sz="4" w:space="0" w:color="auto"/>
              <w:bottom w:val="nil"/>
            </w:tcBorders>
          </w:tcPr>
          <w:p w14:paraId="34D916C8"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Future</w:t>
            </w:r>
          </w:p>
          <w:p w14:paraId="074BC8C8"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(2030-2039)</w:t>
            </w:r>
          </w:p>
        </w:tc>
        <w:tc>
          <w:tcPr>
            <w:tcW w:w="1546" w:type="dxa"/>
            <w:tcBorders>
              <w:top w:val="single" w:sz="4" w:space="0" w:color="auto"/>
              <w:bottom w:val="nil"/>
            </w:tcBorders>
            <w:tcMar>
              <w:top w:w="100" w:type="dxa"/>
              <w:left w:w="100" w:type="dxa"/>
              <w:bottom w:w="100" w:type="dxa"/>
              <w:right w:w="100" w:type="dxa"/>
            </w:tcMar>
            <w:hideMark/>
          </w:tcPr>
          <w:p w14:paraId="01625722"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CGCM3-t47</w:t>
            </w:r>
          </w:p>
        </w:tc>
        <w:tc>
          <w:tcPr>
            <w:tcW w:w="2196" w:type="dxa"/>
            <w:tcBorders>
              <w:top w:val="single" w:sz="4" w:space="0" w:color="auto"/>
              <w:bottom w:val="nil"/>
            </w:tcBorders>
            <w:tcMar>
              <w:top w:w="100" w:type="dxa"/>
              <w:left w:w="100" w:type="dxa"/>
              <w:bottom w:w="100" w:type="dxa"/>
              <w:right w:w="100" w:type="dxa"/>
            </w:tcMar>
            <w:hideMark/>
          </w:tcPr>
          <w:p w14:paraId="34B568DA"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9.40 ± 9.31</w:t>
            </w:r>
          </w:p>
        </w:tc>
        <w:tc>
          <w:tcPr>
            <w:tcW w:w="1871" w:type="dxa"/>
            <w:tcBorders>
              <w:top w:val="single" w:sz="4" w:space="0" w:color="auto"/>
              <w:bottom w:val="nil"/>
            </w:tcBorders>
            <w:tcMar>
              <w:top w:w="100" w:type="dxa"/>
              <w:left w:w="100" w:type="dxa"/>
              <w:bottom w:w="100" w:type="dxa"/>
              <w:right w:w="100" w:type="dxa"/>
            </w:tcMar>
            <w:hideMark/>
          </w:tcPr>
          <w:p w14:paraId="2E844133"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23</w:t>
            </w:r>
          </w:p>
        </w:tc>
        <w:tc>
          <w:tcPr>
            <w:tcW w:w="1871" w:type="dxa"/>
            <w:tcBorders>
              <w:top w:val="single" w:sz="4" w:space="0" w:color="auto"/>
              <w:bottom w:val="nil"/>
            </w:tcBorders>
          </w:tcPr>
          <w:p w14:paraId="22C603E1"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16.64</w:t>
            </w:r>
          </w:p>
        </w:tc>
      </w:tr>
      <w:tr w:rsidR="00A85C6F" w:rsidRPr="00CA4945" w14:paraId="1F135FAC" w14:textId="77777777" w:rsidTr="000B0DC8">
        <w:trPr>
          <w:trHeight w:val="242"/>
        </w:trPr>
        <w:tc>
          <w:tcPr>
            <w:tcW w:w="1871" w:type="dxa"/>
            <w:vMerge/>
            <w:tcBorders>
              <w:top w:val="nil"/>
              <w:bottom w:val="nil"/>
            </w:tcBorders>
          </w:tcPr>
          <w:p w14:paraId="1B7BC2F5"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nil"/>
            </w:tcBorders>
            <w:shd w:val="clear" w:color="auto" w:fill="F2F2F2" w:themeFill="background1" w:themeFillShade="F2"/>
            <w:tcMar>
              <w:top w:w="100" w:type="dxa"/>
              <w:left w:w="100" w:type="dxa"/>
              <w:bottom w:w="100" w:type="dxa"/>
              <w:right w:w="100" w:type="dxa"/>
            </w:tcMar>
            <w:hideMark/>
          </w:tcPr>
          <w:p w14:paraId="75F2FCDE"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ECHO-G</w:t>
            </w:r>
          </w:p>
        </w:tc>
        <w:tc>
          <w:tcPr>
            <w:tcW w:w="2196" w:type="dxa"/>
            <w:tcBorders>
              <w:top w:val="nil"/>
              <w:bottom w:val="nil"/>
            </w:tcBorders>
            <w:shd w:val="clear" w:color="auto" w:fill="F2F2F2" w:themeFill="background1" w:themeFillShade="F2"/>
            <w:tcMar>
              <w:top w:w="100" w:type="dxa"/>
              <w:left w:w="100" w:type="dxa"/>
              <w:bottom w:w="100" w:type="dxa"/>
              <w:right w:w="100" w:type="dxa"/>
            </w:tcMar>
            <w:hideMark/>
          </w:tcPr>
          <w:p w14:paraId="05DBBA44"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6.21 ± 7.02</w:t>
            </w:r>
          </w:p>
        </w:tc>
        <w:tc>
          <w:tcPr>
            <w:tcW w:w="1871" w:type="dxa"/>
            <w:tcBorders>
              <w:top w:val="nil"/>
              <w:bottom w:val="nil"/>
            </w:tcBorders>
            <w:shd w:val="clear" w:color="auto" w:fill="F2F2F2" w:themeFill="background1" w:themeFillShade="F2"/>
            <w:tcMar>
              <w:top w:w="100" w:type="dxa"/>
              <w:left w:w="100" w:type="dxa"/>
              <w:bottom w:w="100" w:type="dxa"/>
              <w:right w:w="100" w:type="dxa"/>
            </w:tcMar>
            <w:hideMark/>
          </w:tcPr>
          <w:p w14:paraId="598563E5"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22</w:t>
            </w:r>
          </w:p>
        </w:tc>
        <w:tc>
          <w:tcPr>
            <w:tcW w:w="1871" w:type="dxa"/>
            <w:tcBorders>
              <w:top w:val="nil"/>
              <w:bottom w:val="nil"/>
            </w:tcBorders>
            <w:shd w:val="clear" w:color="auto" w:fill="F2F2F2" w:themeFill="background1" w:themeFillShade="F2"/>
          </w:tcPr>
          <w:p w14:paraId="6D5633F0"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17.15</w:t>
            </w:r>
          </w:p>
        </w:tc>
      </w:tr>
      <w:tr w:rsidR="00A85C6F" w:rsidRPr="00CA4945" w14:paraId="0E8A2398" w14:textId="77777777" w:rsidTr="000B0DC8">
        <w:trPr>
          <w:trHeight w:val="143"/>
        </w:trPr>
        <w:tc>
          <w:tcPr>
            <w:tcW w:w="1871" w:type="dxa"/>
            <w:vMerge/>
            <w:tcBorders>
              <w:top w:val="nil"/>
              <w:bottom w:val="single" w:sz="4" w:space="0" w:color="auto"/>
            </w:tcBorders>
          </w:tcPr>
          <w:p w14:paraId="454A0919" w14:textId="77777777" w:rsidR="00A85C6F" w:rsidRPr="00CA4945" w:rsidRDefault="00A85C6F" w:rsidP="000B0DC8">
            <w:pPr>
              <w:pStyle w:val="NormalWeb"/>
              <w:spacing w:before="0" w:beforeAutospacing="0" w:after="0" w:afterAutospacing="0" w:line="360" w:lineRule="auto"/>
              <w:contextualSpacing/>
              <w:rPr>
                <w:color w:val="000000"/>
              </w:rPr>
            </w:pPr>
          </w:p>
        </w:tc>
        <w:tc>
          <w:tcPr>
            <w:tcW w:w="1546" w:type="dxa"/>
            <w:tcBorders>
              <w:top w:val="nil"/>
              <w:bottom w:val="single" w:sz="4" w:space="0" w:color="auto"/>
            </w:tcBorders>
            <w:tcMar>
              <w:top w:w="100" w:type="dxa"/>
              <w:left w:w="100" w:type="dxa"/>
              <w:bottom w:w="100" w:type="dxa"/>
              <w:right w:w="100" w:type="dxa"/>
            </w:tcMar>
            <w:hideMark/>
          </w:tcPr>
          <w:p w14:paraId="444BE617"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MIROC3.2</w:t>
            </w:r>
          </w:p>
        </w:tc>
        <w:tc>
          <w:tcPr>
            <w:tcW w:w="2196" w:type="dxa"/>
            <w:tcBorders>
              <w:top w:val="nil"/>
              <w:bottom w:val="single" w:sz="4" w:space="0" w:color="auto"/>
            </w:tcBorders>
            <w:tcMar>
              <w:top w:w="100" w:type="dxa"/>
              <w:left w:w="100" w:type="dxa"/>
              <w:bottom w:w="100" w:type="dxa"/>
              <w:right w:w="100" w:type="dxa"/>
            </w:tcMar>
            <w:hideMark/>
          </w:tcPr>
          <w:p w14:paraId="2EC6CA50"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8.53 ± 6.94</w:t>
            </w:r>
          </w:p>
        </w:tc>
        <w:tc>
          <w:tcPr>
            <w:tcW w:w="1871" w:type="dxa"/>
            <w:tcBorders>
              <w:top w:val="nil"/>
              <w:bottom w:val="single" w:sz="4" w:space="0" w:color="auto"/>
            </w:tcBorders>
            <w:tcMar>
              <w:top w:w="100" w:type="dxa"/>
              <w:left w:w="100" w:type="dxa"/>
              <w:bottom w:w="100" w:type="dxa"/>
              <w:right w:w="100" w:type="dxa"/>
            </w:tcMar>
            <w:hideMark/>
          </w:tcPr>
          <w:p w14:paraId="1B4C1D41" w14:textId="77777777" w:rsidR="00A85C6F" w:rsidRPr="00CA4945" w:rsidRDefault="00A85C6F" w:rsidP="000B0DC8">
            <w:pPr>
              <w:pStyle w:val="NormalWeb"/>
              <w:spacing w:before="0" w:beforeAutospacing="0" w:after="0" w:afterAutospacing="0" w:line="360" w:lineRule="auto"/>
              <w:ind w:firstLine="0"/>
              <w:contextualSpacing/>
            </w:pPr>
            <w:r w:rsidRPr="00CA4945">
              <w:rPr>
                <w:color w:val="000000"/>
              </w:rPr>
              <w:t>24</w:t>
            </w:r>
          </w:p>
        </w:tc>
        <w:tc>
          <w:tcPr>
            <w:tcW w:w="1871" w:type="dxa"/>
            <w:tcBorders>
              <w:top w:val="nil"/>
              <w:bottom w:val="single" w:sz="4" w:space="0" w:color="auto"/>
            </w:tcBorders>
          </w:tcPr>
          <w:p w14:paraId="520B174F" w14:textId="77777777" w:rsidR="00A85C6F" w:rsidRPr="00CA4945" w:rsidRDefault="00A85C6F" w:rsidP="000B0DC8">
            <w:pPr>
              <w:pStyle w:val="NormalWeb"/>
              <w:spacing w:before="0" w:beforeAutospacing="0" w:after="0" w:afterAutospacing="0" w:line="360" w:lineRule="auto"/>
              <w:ind w:firstLine="0"/>
              <w:contextualSpacing/>
              <w:rPr>
                <w:color w:val="000000"/>
              </w:rPr>
            </w:pPr>
            <w:r w:rsidRPr="00CA4945">
              <w:rPr>
                <w:color w:val="000000"/>
              </w:rPr>
              <w:t>18.62</w:t>
            </w:r>
          </w:p>
        </w:tc>
      </w:tr>
    </w:tbl>
    <w:p w14:paraId="6484354A" w14:textId="77777777" w:rsidR="00A85C6F" w:rsidRDefault="00A85C6F" w:rsidP="00A85C6F">
      <w:pPr>
        <w:pBdr>
          <w:top w:val="nil"/>
          <w:left w:val="nil"/>
          <w:bottom w:val="nil"/>
          <w:right w:val="nil"/>
          <w:between w:val="nil"/>
        </w:pBdr>
        <w:spacing w:line="276" w:lineRule="auto"/>
        <w:ind w:firstLine="0"/>
        <w:rPr>
          <w:b/>
          <w:highlight w:val="yellow"/>
        </w:rPr>
      </w:pPr>
      <w:r>
        <w:rPr>
          <w:b/>
          <w:highlight w:val="yellow"/>
        </w:rPr>
        <w:br w:type="page"/>
      </w:r>
    </w:p>
    <w:p w14:paraId="3EFD4521" w14:textId="77777777" w:rsidR="00A85C6F" w:rsidRPr="00CA4945" w:rsidRDefault="00A85C6F" w:rsidP="00A85C6F">
      <w:pPr>
        <w:spacing w:before="200" w:line="360" w:lineRule="auto"/>
        <w:ind w:firstLine="0"/>
        <w:contextualSpacing/>
        <w:rPr>
          <w:b/>
        </w:rPr>
      </w:pPr>
      <w:r w:rsidRPr="00D87C60">
        <w:rPr>
          <w:b/>
        </w:rPr>
        <w:lastRenderedPageBreak/>
        <w:t>Figures</w:t>
      </w:r>
    </w:p>
    <w:p w14:paraId="1551D663" w14:textId="77777777" w:rsidR="00A85C6F" w:rsidRPr="00CA4945" w:rsidRDefault="00A85C6F" w:rsidP="00A85C6F">
      <w:pPr>
        <w:spacing w:line="360" w:lineRule="auto"/>
        <w:contextualSpacing/>
        <w:rPr>
          <w:color w:val="38761D"/>
          <w:highlight w:val="white"/>
        </w:rPr>
      </w:pPr>
      <w:r w:rsidRPr="00CA4945">
        <w:t>Note: Figures 1 and 2 should have all (or some?) Bering Sea ports on the maps to help readers place the network plot results from Jordan’s figure. If it’s too cluttered, we can create a simple reference map to go along with the network plots.</w:t>
      </w:r>
    </w:p>
    <w:p w14:paraId="7F9A4DCE" w14:textId="77777777" w:rsidR="00A85C6F" w:rsidRDefault="00A85C6F" w:rsidP="00A85C6F">
      <w:pPr>
        <w:spacing w:before="200" w:line="360" w:lineRule="auto"/>
        <w:contextualSpacing/>
        <w:rPr>
          <w:color w:val="222222"/>
          <w:highlight w:val="white"/>
        </w:rPr>
      </w:pPr>
    </w:p>
    <w:p w14:paraId="5DA7E0BA" w14:textId="77777777" w:rsidR="00A85C6F" w:rsidRDefault="00A85C6F" w:rsidP="00A85C6F">
      <w:pPr>
        <w:spacing w:before="200" w:line="360" w:lineRule="auto"/>
        <w:ind w:firstLine="0"/>
        <w:contextualSpacing/>
        <w:rPr>
          <w:color w:val="222222"/>
          <w:highlight w:val="white"/>
        </w:rPr>
      </w:pPr>
      <w:r>
        <w:rPr>
          <w:color w:val="222222"/>
          <w:highlight w:val="white"/>
        </w:rPr>
        <w:t xml:space="preserve">Figure 1: Study area map with all place names and U.S. ports. </w:t>
      </w:r>
    </w:p>
    <w:p w14:paraId="0C653A62" w14:textId="77777777" w:rsidR="00A85C6F" w:rsidRDefault="00A85C6F" w:rsidP="00A85C6F">
      <w:pPr>
        <w:spacing w:before="200" w:line="360" w:lineRule="auto"/>
        <w:contextualSpacing/>
        <w:rPr>
          <w:color w:val="222222"/>
          <w:highlight w:val="white"/>
        </w:rPr>
      </w:pPr>
    </w:p>
    <w:p w14:paraId="227D69EA" w14:textId="101FE71E" w:rsidR="00A85C6F" w:rsidRDefault="00A85C6F" w:rsidP="00A85C6F">
      <w:pPr>
        <w:spacing w:before="200" w:line="360" w:lineRule="auto"/>
        <w:ind w:firstLine="0"/>
        <w:contextualSpacing/>
        <w:rPr>
          <w:color w:val="222222"/>
          <w:highlight w:val="white"/>
        </w:rPr>
      </w:pPr>
      <w:r w:rsidRPr="00CA4945">
        <w:rPr>
          <w:color w:val="222222"/>
          <w:highlight w:val="white"/>
        </w:rPr>
        <w:t xml:space="preserve">Figure </w:t>
      </w:r>
      <w:r>
        <w:rPr>
          <w:color w:val="222222"/>
          <w:highlight w:val="white"/>
        </w:rPr>
        <w:t>2</w:t>
      </w:r>
      <w:r w:rsidRPr="00CA4945">
        <w:rPr>
          <w:color w:val="222222"/>
          <w:highlight w:val="white"/>
        </w:rPr>
        <w:t xml:space="preserve">. </w:t>
      </w:r>
      <w:r>
        <w:rPr>
          <w:b/>
          <w:color w:val="222222"/>
          <w:highlight w:val="white"/>
        </w:rPr>
        <w:t xml:space="preserve">Ensemble mean for year-round survival. </w:t>
      </w:r>
      <w:r w:rsidRPr="00CA4945">
        <w:rPr>
          <w:color w:val="222222"/>
          <w:highlight w:val="white"/>
        </w:rPr>
        <w:t xml:space="preserve">Number of species with year-round habitat suitability under </w:t>
      </w:r>
      <w:r w:rsidR="00DB3FD2">
        <w:rPr>
          <w:color w:val="222222"/>
          <w:highlight w:val="white"/>
        </w:rPr>
        <w:t xml:space="preserve">a) current (2003-2012) and b) </w:t>
      </w:r>
      <w:r w:rsidRPr="00CA4945">
        <w:rPr>
          <w:color w:val="222222"/>
          <w:highlight w:val="white"/>
        </w:rPr>
        <w:t xml:space="preserve">future (2030-2039) climate conditions, </w:t>
      </w:r>
      <w:r w:rsidR="00DB3FD2">
        <w:rPr>
          <w:color w:val="222222"/>
          <w:highlight w:val="white"/>
        </w:rPr>
        <w:t>averaged across the</w:t>
      </w:r>
      <w:r w:rsidRPr="00CA4945">
        <w:rPr>
          <w:color w:val="222222"/>
          <w:highlight w:val="white"/>
        </w:rPr>
        <w:t xml:space="preserve"> 3 ROMS we analysed (CGCM3-t47, ECHO-G, and MIROC 3.2). </w:t>
      </w:r>
    </w:p>
    <w:p w14:paraId="40550535" w14:textId="77777777" w:rsidR="00A85C6F" w:rsidRDefault="00A85C6F" w:rsidP="00A85C6F">
      <w:pPr>
        <w:spacing w:before="200" w:line="360" w:lineRule="auto"/>
        <w:ind w:firstLine="0"/>
        <w:contextualSpacing/>
        <w:rPr>
          <w:color w:val="222222"/>
          <w:highlight w:val="white"/>
        </w:rPr>
      </w:pPr>
    </w:p>
    <w:p w14:paraId="18B59BDF" w14:textId="2062765F" w:rsidR="00A85C6F" w:rsidRDefault="00A85C6F" w:rsidP="00A85C6F">
      <w:pPr>
        <w:spacing w:before="200" w:line="360" w:lineRule="auto"/>
        <w:ind w:firstLine="0"/>
        <w:contextualSpacing/>
        <w:rPr>
          <w:color w:val="000000" w:themeColor="text1"/>
          <w:highlight w:val="white"/>
        </w:rPr>
      </w:pPr>
      <w:r>
        <w:rPr>
          <w:color w:val="000000" w:themeColor="text1"/>
          <w:highlight w:val="white"/>
        </w:rPr>
        <w:t xml:space="preserve">Figure 3. </w:t>
      </w:r>
      <w:r w:rsidR="00DB3FD2">
        <w:rPr>
          <w:b/>
          <w:color w:val="000000" w:themeColor="text1"/>
          <w:highlight w:val="white"/>
        </w:rPr>
        <w:t>Number of taxa with survival</w:t>
      </w:r>
      <w:r>
        <w:rPr>
          <w:b/>
          <w:color w:val="000000" w:themeColor="text1"/>
          <w:highlight w:val="white"/>
        </w:rPr>
        <w:t xml:space="preserve"> as a function of latitude</w:t>
      </w:r>
      <w:r w:rsidR="00DB3FD2">
        <w:rPr>
          <w:b/>
          <w:color w:val="000000" w:themeColor="text1"/>
          <w:highlight w:val="white"/>
        </w:rPr>
        <w:t xml:space="preserve"> + weeks (heat map)</w:t>
      </w:r>
      <w:r>
        <w:rPr>
          <w:b/>
          <w:color w:val="000000" w:themeColor="text1"/>
          <w:highlight w:val="white"/>
        </w:rPr>
        <w:t>.</w:t>
      </w:r>
    </w:p>
    <w:p w14:paraId="718F1775" w14:textId="7C63D627" w:rsidR="00A85C6F" w:rsidRDefault="00A85C6F" w:rsidP="00A85C6F">
      <w:pPr>
        <w:spacing w:before="200" w:line="360" w:lineRule="auto"/>
        <w:ind w:firstLine="0"/>
        <w:contextualSpacing/>
        <w:rPr>
          <w:color w:val="222222"/>
          <w:highlight w:val="white"/>
        </w:rPr>
      </w:pPr>
    </w:p>
    <w:p w14:paraId="1983E043" w14:textId="620C9C1F" w:rsidR="00A85C6F" w:rsidRPr="00A82EE4" w:rsidRDefault="00DB3FD2" w:rsidP="00A85C6F">
      <w:pPr>
        <w:spacing w:before="200" w:line="360" w:lineRule="auto"/>
        <w:ind w:firstLine="0"/>
        <w:contextualSpacing/>
        <w:rPr>
          <w:color w:val="222222"/>
          <w:highlight w:val="white"/>
        </w:rPr>
      </w:pPr>
      <w:r>
        <w:rPr>
          <w:color w:val="222222"/>
          <w:highlight w:val="white"/>
        </w:rPr>
        <w:t>Figure 4</w:t>
      </w:r>
      <w:r w:rsidR="00A85C6F">
        <w:rPr>
          <w:color w:val="222222"/>
          <w:highlight w:val="white"/>
        </w:rPr>
        <w:t xml:space="preserve">. </w:t>
      </w:r>
      <w:r w:rsidR="00A85C6F">
        <w:rPr>
          <w:b/>
          <w:color w:val="222222"/>
          <w:highlight w:val="white"/>
        </w:rPr>
        <w:t>Average number of consecutive weeks of reproduction by temperature threshold</w:t>
      </w:r>
      <w:r w:rsidR="00A85C6F">
        <w:rPr>
          <w:color w:val="222222"/>
          <w:highlight w:val="white"/>
        </w:rPr>
        <w:t>. Based on taxa tolerances</w:t>
      </w:r>
      <w:r>
        <w:rPr>
          <w:color w:val="222222"/>
          <w:highlight w:val="white"/>
        </w:rPr>
        <w:t>,</w:t>
      </w:r>
      <w:r w:rsidR="00A85C6F">
        <w:rPr>
          <w:color w:val="222222"/>
          <w:highlight w:val="white"/>
        </w:rPr>
        <w:t xml:space="preserve"> average</w:t>
      </w:r>
      <w:r>
        <w:rPr>
          <w:color w:val="222222"/>
          <w:highlight w:val="white"/>
        </w:rPr>
        <w:t>d</w:t>
      </w:r>
      <w:r w:rsidR="00A85C6F">
        <w:rPr>
          <w:color w:val="222222"/>
          <w:highlight w:val="white"/>
        </w:rPr>
        <w:t xml:space="preserve"> across models or separate out? Current is probably most interesting &amp; I don’t think things change drastically?? With future but should double-check. See below for an example.</w:t>
      </w:r>
    </w:p>
    <w:p w14:paraId="733F2E72" w14:textId="77777777" w:rsidR="00A85C6F" w:rsidRDefault="00A85C6F" w:rsidP="00A85C6F">
      <w:pPr>
        <w:spacing w:before="200" w:line="360" w:lineRule="auto"/>
        <w:ind w:firstLine="0"/>
        <w:contextualSpacing/>
        <w:rPr>
          <w:color w:val="000000" w:themeColor="text1"/>
          <w:highlight w:val="white"/>
        </w:rPr>
      </w:pPr>
    </w:p>
    <w:p w14:paraId="59E5CFE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Figure 6. Commercial + fishing vessel chord diagrams (2 figures).</w:t>
      </w:r>
    </w:p>
    <w:p w14:paraId="606516B2" w14:textId="77777777" w:rsidR="00A85C6F" w:rsidRDefault="00A85C6F" w:rsidP="00A85C6F">
      <w:pPr>
        <w:spacing w:before="200" w:line="360" w:lineRule="auto"/>
        <w:ind w:firstLine="0"/>
        <w:contextualSpacing/>
        <w:rPr>
          <w:color w:val="000000" w:themeColor="text1"/>
          <w:highlight w:val="white"/>
        </w:rPr>
      </w:pPr>
    </w:p>
    <w:p w14:paraId="2124A5B3" w14:textId="77777777" w:rsidR="00A85C6F" w:rsidRDefault="00A85C6F" w:rsidP="00A85C6F">
      <w:pPr>
        <w:spacing w:before="200" w:line="360" w:lineRule="auto"/>
        <w:ind w:firstLine="0"/>
        <w:contextualSpacing/>
        <w:rPr>
          <w:color w:val="000000" w:themeColor="text1"/>
          <w:highlight w:val="white"/>
        </w:rPr>
      </w:pPr>
      <w:r>
        <w:rPr>
          <w:color w:val="000000" w:themeColor="text1"/>
          <w:highlight w:val="white"/>
        </w:rPr>
        <w:t>Supplementary:</w:t>
      </w:r>
    </w:p>
    <w:p w14:paraId="4169137B" w14:textId="33BA5E6B" w:rsidR="00A85C6F" w:rsidRPr="00DB3FD2" w:rsidRDefault="00A85C6F" w:rsidP="00A85C6F">
      <w:pPr>
        <w:spacing w:before="200" w:line="360" w:lineRule="auto"/>
        <w:ind w:firstLine="0"/>
        <w:contextualSpacing/>
        <w:rPr>
          <w:color w:val="000000" w:themeColor="text1"/>
          <w:highlight w:val="white"/>
        </w:rPr>
      </w:pPr>
      <w:r>
        <w:rPr>
          <w:color w:val="000000" w:themeColor="text1"/>
          <w:highlight w:val="white"/>
        </w:rPr>
        <w:t>-ballast water discharge</w:t>
      </w:r>
    </w:p>
    <w:p w14:paraId="771D2421" w14:textId="61DE5FAB" w:rsidR="00A85C6F" w:rsidRPr="003E696D" w:rsidRDefault="00A85C6F" w:rsidP="00A85C6F">
      <w:pPr>
        <w:pBdr>
          <w:top w:val="nil"/>
          <w:left w:val="nil"/>
          <w:bottom w:val="nil"/>
          <w:right w:val="nil"/>
          <w:between w:val="nil"/>
        </w:pBdr>
        <w:spacing w:line="276" w:lineRule="auto"/>
        <w:ind w:firstLine="0"/>
        <w:rPr>
          <w:color w:val="38761D"/>
          <w:highlight w:val="white"/>
        </w:rPr>
      </w:pPr>
      <w:r>
        <w:rPr>
          <w:color w:val="222222"/>
          <w:highlight w:val="white"/>
        </w:rPr>
        <w:br w:type="page"/>
      </w:r>
    </w:p>
    <w:p w14:paraId="0D6BFA10" w14:textId="75F4F4F5" w:rsidR="00AB1A7E" w:rsidRDefault="00AB1A7E" w:rsidP="00A85C6F">
      <w:pPr>
        <w:ind w:firstLine="0"/>
        <w:rPr>
          <w:color w:val="222222"/>
          <w:highlight w:val="white"/>
        </w:rPr>
      </w:pPr>
      <w:r>
        <w:rPr>
          <w:noProof/>
          <w:lang w:val="en-US" w:eastAsia="en-US"/>
        </w:rPr>
        <w:lastRenderedPageBreak/>
        <w:drawing>
          <wp:inline distT="0" distB="0" distL="0" distR="0" wp14:anchorId="516662A0" wp14:editId="538301E7">
            <wp:extent cx="5943600" cy="3853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853815"/>
                    </a:xfrm>
                    <a:prstGeom prst="rect">
                      <a:avLst/>
                    </a:prstGeom>
                  </pic:spPr>
                </pic:pic>
              </a:graphicData>
            </a:graphic>
          </wp:inline>
        </w:drawing>
      </w:r>
    </w:p>
    <w:p w14:paraId="34000D03" w14:textId="0FC82CD1" w:rsidR="00AB1A7E" w:rsidRDefault="00A85C6F" w:rsidP="00A85C6F">
      <w:pPr>
        <w:ind w:firstLine="0"/>
        <w:rPr>
          <w:color w:val="222222"/>
          <w:highlight w:val="white"/>
        </w:rPr>
      </w:pPr>
      <w:r>
        <w:rPr>
          <w:color w:val="222222"/>
          <w:highlight w:val="white"/>
        </w:rPr>
        <w:t xml:space="preserve">Figure 5. </w:t>
      </w:r>
      <w:r>
        <w:rPr>
          <w:b/>
          <w:color w:val="222222"/>
          <w:highlight w:val="white"/>
        </w:rPr>
        <w:t>Average number of consecutive weeks of reproduction by temperature threshold</w:t>
      </w:r>
      <w:r>
        <w:rPr>
          <w:color w:val="222222"/>
          <w:highlight w:val="white"/>
        </w:rPr>
        <w:t>.</w:t>
      </w:r>
    </w:p>
    <w:p w14:paraId="7563C6A2" w14:textId="77777777" w:rsidR="00AB1A7E" w:rsidRDefault="00AB1A7E">
      <w:pPr>
        <w:pBdr>
          <w:top w:val="nil"/>
          <w:left w:val="nil"/>
          <w:bottom w:val="nil"/>
          <w:right w:val="nil"/>
          <w:between w:val="nil"/>
        </w:pBdr>
        <w:spacing w:line="276" w:lineRule="auto"/>
        <w:ind w:firstLine="0"/>
        <w:rPr>
          <w:color w:val="222222"/>
          <w:highlight w:val="white"/>
        </w:rPr>
      </w:pPr>
      <w:r>
        <w:rPr>
          <w:color w:val="222222"/>
          <w:highlight w:val="white"/>
        </w:rPr>
        <w:br w:type="page"/>
      </w:r>
    </w:p>
    <w:p w14:paraId="17DC617E" w14:textId="77777777" w:rsidR="00A85C6F" w:rsidRPr="00DF72AE" w:rsidRDefault="00A85C6F" w:rsidP="00A85C6F">
      <w:pPr>
        <w:ind w:firstLine="0"/>
        <w:rPr>
          <w:color w:val="222222"/>
          <w:highlight w:val="white"/>
        </w:rPr>
      </w:pPr>
    </w:p>
    <w:p w14:paraId="00FFEBDC" w14:textId="77777777" w:rsidR="00A85C6F" w:rsidRPr="00DF72AE" w:rsidRDefault="00A85C6F" w:rsidP="00A85C6F">
      <w:pPr>
        <w:tabs>
          <w:tab w:val="left" w:pos="1041"/>
        </w:tabs>
        <w:spacing w:before="200" w:line="360" w:lineRule="auto"/>
        <w:ind w:firstLine="0"/>
        <w:contextualSpacing/>
        <w:rPr>
          <w:color w:val="38761D"/>
          <w:highlight w:val="white"/>
        </w:rPr>
      </w:pPr>
    </w:p>
    <w:p w14:paraId="7507FA23" w14:textId="77777777" w:rsidR="00A85C6F" w:rsidRPr="00CA4945" w:rsidRDefault="00A85C6F" w:rsidP="00A85C6F">
      <w:pPr>
        <w:spacing w:before="200" w:line="360" w:lineRule="auto"/>
        <w:ind w:firstLine="0"/>
        <w:contextualSpacing/>
        <w:rPr>
          <w:color w:val="222222"/>
          <w:highlight w:val="white"/>
        </w:rPr>
      </w:pPr>
    </w:p>
    <w:p w14:paraId="4E13F8CA"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224E7A42" wp14:editId="37B4EB54">
            <wp:extent cx="4770237" cy="6716713"/>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770237" cy="6716713"/>
                    </a:xfrm>
                    <a:prstGeom prst="rect">
                      <a:avLst/>
                    </a:prstGeom>
                    <a:ln/>
                  </pic:spPr>
                </pic:pic>
              </a:graphicData>
            </a:graphic>
          </wp:inline>
        </w:drawing>
      </w:r>
    </w:p>
    <w:p w14:paraId="6F3C4E4C" w14:textId="77777777" w:rsidR="00A85C6F" w:rsidRPr="00CA4945" w:rsidRDefault="00A85C6F" w:rsidP="00A85C6F">
      <w:pPr>
        <w:spacing w:before="200" w:line="360" w:lineRule="auto"/>
        <w:contextualSpacing/>
        <w:rPr>
          <w:color w:val="222222"/>
          <w:highlight w:val="white"/>
        </w:rPr>
      </w:pPr>
      <w:r w:rsidRPr="00CA4945">
        <w:rPr>
          <w:rFonts w:eastAsia="Arial Unicode MS"/>
          <w:color w:val="222222"/>
          <w:highlight w:val="white"/>
        </w:rPr>
        <w:t xml:space="preserve">Figure newX2. Illustration of vessel transit origins (below dashed line) outside of the Bering Sea and their Bering Sea destination (bold text, above dashed line), 2014 - 2016. </w:t>
      </w:r>
      <w:r w:rsidRPr="00CA4945">
        <w:rPr>
          <w:rFonts w:eastAsia="Arial Unicode MS"/>
          <w:color w:val="222222"/>
          <w:highlight w:val="white"/>
        </w:rPr>
        <w:lastRenderedPageBreak/>
        <w:t xml:space="preserve">Numbers in parentheses indicate numbers of records for a given port. (Top) Data from arrival records in the National Ballast Information Clearinghouse. “Other” includes ports with ≤ 5 transits. (Bottom) Fishing vessel data from vessel monitoring systems. Connections with fewer than three vessels have been excluded to retain confidentiality. </w:t>
      </w:r>
    </w:p>
    <w:p w14:paraId="7794AF8B" w14:textId="77777777" w:rsidR="00A85C6F" w:rsidRPr="00CA4945" w:rsidRDefault="00A85C6F" w:rsidP="00A85C6F">
      <w:pPr>
        <w:spacing w:before="200" w:line="360" w:lineRule="auto"/>
        <w:contextualSpacing/>
        <w:rPr>
          <w:color w:val="222222"/>
          <w:highlight w:val="white"/>
        </w:rPr>
      </w:pPr>
      <w:r w:rsidRPr="00CA4945">
        <w:rPr>
          <w:noProof/>
          <w:color w:val="222222"/>
          <w:highlight w:val="white"/>
          <w:lang w:val="en-US" w:eastAsia="en-US"/>
        </w:rPr>
        <w:drawing>
          <wp:inline distT="114300" distB="114300" distL="114300" distR="114300" wp14:anchorId="32B4B595" wp14:editId="59A6D438">
            <wp:extent cx="5943600" cy="47117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943600" cy="4711700"/>
                    </a:xfrm>
                    <a:prstGeom prst="rect">
                      <a:avLst/>
                    </a:prstGeom>
                    <a:ln/>
                  </pic:spPr>
                </pic:pic>
              </a:graphicData>
            </a:graphic>
          </wp:inline>
        </w:drawing>
      </w:r>
    </w:p>
    <w:p w14:paraId="1E1F641B" w14:textId="77777777" w:rsidR="00A85C6F" w:rsidRPr="00CA4945" w:rsidRDefault="00A85C6F" w:rsidP="00A85C6F">
      <w:pPr>
        <w:spacing w:before="200" w:line="360" w:lineRule="auto"/>
        <w:contextualSpacing/>
        <w:rPr>
          <w:color w:val="222222"/>
          <w:highlight w:val="white"/>
        </w:rPr>
      </w:pPr>
      <w:commentRangeStart w:id="269"/>
      <w:r w:rsidRPr="00CA4945">
        <w:rPr>
          <w:color w:val="222222"/>
          <w:highlight w:val="white"/>
        </w:rPr>
        <w:t xml:space="preserve">Figure XXBallast. Amounts of ballast water (mt) transported to the Bering Sea (bolded ports, above dashed line) and their regions of origin (unbolded text, below dashed line). Numbers in parentheses show total volumes per region. Figure excludes ballast water exchanges not reported by a specific port / country (e.g., open ocean exchanges), totaling ~80% of reported ballast water exchange. Data from the National Ballast Information Clearinghouse.  </w:t>
      </w:r>
      <w:commentRangeEnd w:id="269"/>
      <w:r w:rsidRPr="00CA4945">
        <w:commentReference w:id="269"/>
      </w:r>
      <w:bookmarkEnd w:id="267"/>
      <w:bookmarkEnd w:id="268"/>
    </w:p>
    <w:p w14:paraId="77F37D91" w14:textId="77777777" w:rsidR="00723773" w:rsidRPr="00CA4945" w:rsidRDefault="00723773" w:rsidP="00A85C6F">
      <w:pPr>
        <w:spacing w:before="200" w:line="360" w:lineRule="auto"/>
        <w:ind w:firstLine="0"/>
        <w:contextualSpacing/>
        <w:rPr>
          <w:b/>
          <w:color w:val="222222"/>
          <w:highlight w:val="white"/>
        </w:rPr>
      </w:pPr>
    </w:p>
    <w:p w14:paraId="53252693" w14:textId="05A0AEFA" w:rsidR="00723773" w:rsidRPr="00CA4945" w:rsidRDefault="00723773" w:rsidP="00CA4945">
      <w:pPr>
        <w:spacing w:before="200" w:line="360" w:lineRule="auto"/>
        <w:contextualSpacing/>
        <w:rPr>
          <w:b/>
          <w:color w:val="222222"/>
          <w:highlight w:val="white"/>
        </w:rPr>
      </w:pPr>
    </w:p>
    <w:sectPr w:rsidR="00723773" w:rsidRPr="00CA4945">
      <w:headerReference w:type="even" r:id="rId15"/>
      <w:headerReference w:type="default" r:id="rId16"/>
      <w:footerReference w:type="even" r:id="rId17"/>
      <w:footerReference w:type="default" r:id="rId18"/>
      <w:headerReference w:type="first" r:id="rId19"/>
      <w:footerReference w:type="first" r:id="rId20"/>
      <w:pgSz w:w="12240" w:h="15840"/>
      <w:pgMar w:top="1440" w:right="1440" w:bottom="1440" w:left="1440" w:header="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manda Droghini" w:date="2017-10-19T16:53:00Z" w:initials="">
    <w:p w14:paraId="21F1014E" w14:textId="77777777" w:rsidR="00A44B6F" w:rsidRDefault="00A44B6F">
      <w:pPr>
        <w:widowControl w:val="0"/>
      </w:pPr>
      <w:r>
        <w:t>Preferences?</w:t>
      </w:r>
    </w:p>
  </w:comment>
  <w:comment w:id="2" w:author="Amanda Droghini" w:date="2018-03-21T07:42:00Z" w:initials="AD">
    <w:p w14:paraId="37676222" w14:textId="72AFBCD0" w:rsidR="00A44B6F" w:rsidRDefault="00A44B6F">
      <w:pPr>
        <w:pStyle w:val="CommentText"/>
      </w:pPr>
      <w:r>
        <w:rPr>
          <w:rStyle w:val="CommentReference"/>
        </w:rPr>
        <w:annotationRef/>
      </w:r>
      <w:r>
        <w:t>Across a strong latitudinal gradient?</w:t>
      </w:r>
    </w:p>
  </w:comment>
  <w:comment w:id="3" w:author="Amanda Droghini" w:date="2017-10-19T16:50:00Z" w:initials="">
    <w:p w14:paraId="4B7A938A" w14:textId="77777777" w:rsidR="00A44B6F" w:rsidRDefault="00A44B6F">
      <w:pPr>
        <w:widowControl w:val="0"/>
      </w:pPr>
      <w:r>
        <w:t>Other authors on this? Author order?</w:t>
      </w:r>
    </w:p>
  </w:comment>
  <w:comment w:id="4" w:author="Amanda Droghini" w:date="2018-03-16T09:17:00Z" w:initials="AD">
    <w:p w14:paraId="12C77586" w14:textId="5C8BCC2E" w:rsidR="00A44B6F" w:rsidRDefault="00A44B6F">
      <w:pPr>
        <w:pStyle w:val="CommentText"/>
      </w:pPr>
      <w:r>
        <w:rPr>
          <w:rStyle w:val="CommentReference"/>
        </w:rPr>
        <w:annotationRef/>
      </w:r>
      <w:r>
        <w:t>ASF: Can we fill out a formal contributions section as is done in JWM or PLOS?</w:t>
      </w:r>
    </w:p>
  </w:comment>
  <w:comment w:id="9" w:author="Amanda Droghini" w:date="2018-02-10T09:27:00Z" w:initials="AD">
    <w:p w14:paraId="40E74B83" w14:textId="7D6291C8" w:rsidR="00A44B6F" w:rsidRDefault="00A44B6F">
      <w:pPr>
        <w:pStyle w:val="CommentText"/>
      </w:pPr>
      <w:r>
        <w:rPr>
          <w:rStyle w:val="CommentReference"/>
        </w:rPr>
        <w:annotationRef/>
      </w:r>
      <w:r>
        <w:t>Word count: 266</w:t>
      </w:r>
    </w:p>
  </w:comment>
  <w:comment w:id="66" w:author="Amanda Droghini" w:date="2018-03-17T18:36:00Z" w:initials="AD">
    <w:p w14:paraId="690DF08D" w14:textId="5A67B1E3" w:rsidR="00A44B6F" w:rsidRDefault="00A44B6F">
      <w:pPr>
        <w:pStyle w:val="CommentText"/>
      </w:pPr>
      <w:r>
        <w:rPr>
          <w:rStyle w:val="CommentReference"/>
        </w:rPr>
        <w:annotationRef/>
      </w:r>
      <w:r>
        <w:t>Standardize entire text to read “NIS”</w:t>
      </w:r>
    </w:p>
  </w:comment>
  <w:comment w:id="68" w:author="Amanda Droghini" w:date="2018-03-14T07:16:00Z" w:initials="AD">
    <w:p w14:paraId="62A1653D" w14:textId="119C79CC" w:rsidR="00A44B6F" w:rsidRDefault="00A44B6F">
      <w:pPr>
        <w:pStyle w:val="CommentText"/>
      </w:pPr>
      <w:r>
        <w:rPr>
          <w:rStyle w:val="CommentReference"/>
        </w:rPr>
        <w:annotationRef/>
      </w:r>
      <w:r>
        <w:t>Need to fix citations for entire paragraph</w:t>
      </w:r>
    </w:p>
  </w:comment>
  <w:comment w:id="70" w:author="Amanda Droghini" w:date="2018-03-07T07:55:00Z" w:initials="AD">
    <w:p w14:paraId="031AF4C5" w14:textId="7D007620" w:rsidR="00A44B6F" w:rsidRDefault="00A44B6F">
      <w:pPr>
        <w:pStyle w:val="CommentText"/>
      </w:pPr>
      <w:r>
        <w:rPr>
          <w:rStyle w:val="CommentReference"/>
        </w:rPr>
        <w:annotationRef/>
      </w:r>
      <w:r>
        <w:t>Need more citations</w:t>
      </w:r>
    </w:p>
  </w:comment>
  <w:comment w:id="71" w:author="Amanda Droghini" w:date="2018-03-16T09:36:00Z" w:initials="AD">
    <w:p w14:paraId="476ED5EF" w14:textId="61A8C5C4" w:rsidR="00A44B6F" w:rsidRDefault="00A44B6F">
      <w:pPr>
        <w:pStyle w:val="CommentText"/>
      </w:pPr>
      <w:r>
        <w:rPr>
          <w:rStyle w:val="CommentReference"/>
        </w:rPr>
        <w:annotationRef/>
      </w:r>
      <w:r>
        <w:t>ASF: Why, does de Rivera not generally address these statements?</w:t>
      </w:r>
    </w:p>
  </w:comment>
  <w:comment w:id="72" w:author="Amanda Droghini" w:date="2018-02-19T06:57:00Z" w:initials="AD">
    <w:p w14:paraId="0194CAA3" w14:textId="2B6FC23F" w:rsidR="00A44B6F" w:rsidRDefault="00A44B6F">
      <w:pPr>
        <w:pStyle w:val="CommentText"/>
      </w:pPr>
      <w:r>
        <w:rPr>
          <w:rStyle w:val="CommentReference"/>
        </w:rPr>
        <w:annotationRef/>
      </w:r>
      <w:r>
        <w:t>Need citations for this whole section</w:t>
      </w:r>
    </w:p>
  </w:comment>
  <w:comment w:id="79" w:author="Amanda Droghini" w:date="2018-03-21T21:48:00Z" w:initials="AD">
    <w:p w14:paraId="505DEBC7" w14:textId="3F56F213" w:rsidR="00A44B6F" w:rsidRDefault="00A44B6F">
      <w:pPr>
        <w:pStyle w:val="CommentText"/>
      </w:pPr>
      <w:r>
        <w:rPr>
          <w:rStyle w:val="CommentReference"/>
        </w:rPr>
        <w:annotationRef/>
      </w:r>
      <w:r>
        <w:t>What do these 3 papers conclude about temperature?</w:t>
      </w:r>
    </w:p>
  </w:comment>
  <w:comment w:id="82" w:author="Amanda Droghini" w:date="2018-03-16T09:52:00Z" w:initials="AD">
    <w:p w14:paraId="1A495C67" w14:textId="66AAD34B" w:rsidR="00A44B6F" w:rsidRDefault="00A44B6F">
      <w:pPr>
        <w:pStyle w:val="CommentText"/>
      </w:pPr>
      <w:r>
        <w:rPr>
          <w:rStyle w:val="CommentReference"/>
        </w:rPr>
        <w:annotationRef/>
      </w:r>
      <w:r>
        <w:t>ASF: Is this correct?</w:t>
      </w:r>
    </w:p>
    <w:p w14:paraId="5E7FC74B" w14:textId="477F555F" w:rsidR="00A44B6F" w:rsidRDefault="00A44B6F">
      <w:pPr>
        <w:pStyle w:val="CommentText"/>
      </w:pPr>
      <w:r>
        <w:t>If it is actually been found here in the Bering Sea, can we still make a strong case that we are contributing new knowledge that temperatures matters for marine invasive invasions?</w:t>
      </w:r>
    </w:p>
  </w:comment>
  <w:comment w:id="83" w:author="Amanda Droghini" w:date="2018-03-17T18:30:00Z" w:initials="AD">
    <w:p w14:paraId="7A228909" w14:textId="6306A037" w:rsidR="00A44B6F" w:rsidRDefault="00A44B6F">
      <w:pPr>
        <w:pStyle w:val="CommentText"/>
      </w:pPr>
      <w:r>
        <w:rPr>
          <w:rStyle w:val="CommentReference"/>
        </w:rPr>
        <w:annotationRef/>
      </w:r>
      <w:r>
        <w:t>I should double-check these citations &amp; fix the geography. Reid et al. (2007) is from the Arctic Atlantic. I have loads of citations for northern Europe (North Sea, etc.)</w:t>
      </w:r>
    </w:p>
  </w:comment>
  <w:comment w:id="84" w:author="Amanda Droghini" w:date="2018-02-05T07:29:00Z" w:initials="AD">
    <w:p w14:paraId="57EC4D09" w14:textId="77777777" w:rsidR="00A44B6F" w:rsidRDefault="00A44B6F" w:rsidP="006244EA">
      <w:pPr>
        <w:pStyle w:val="CommentText"/>
      </w:pPr>
      <w:r>
        <w:rPr>
          <w:rStyle w:val="CommentReference"/>
        </w:rPr>
        <w:annotationRef/>
      </w:r>
      <w:r>
        <w:t>Missing reference</w:t>
      </w:r>
    </w:p>
  </w:comment>
  <w:comment w:id="85" w:author="Amanda Droghini" w:date="2018-03-16T09:56:00Z" w:initials="AD">
    <w:p w14:paraId="517531A4" w14:textId="51FF788C" w:rsidR="00A44B6F" w:rsidRDefault="00A44B6F">
      <w:pPr>
        <w:pStyle w:val="CommentText"/>
      </w:pPr>
      <w:r>
        <w:rPr>
          <w:rStyle w:val="CommentReference"/>
        </w:rPr>
        <w:annotationRef/>
      </w:r>
      <w:r>
        <w:t>ASF: Ask Fischbach for references on this.</w:t>
      </w:r>
    </w:p>
  </w:comment>
  <w:comment w:id="94" w:author="Amanda Droghini" w:date="2018-02-18T10:10:00Z" w:initials="AD">
    <w:p w14:paraId="2991A3C9" w14:textId="77777777" w:rsidR="00A44B6F" w:rsidRDefault="00A44B6F">
      <w:pPr>
        <w:pStyle w:val="CommentText"/>
        <w:rPr>
          <w:noProof/>
        </w:rPr>
      </w:pPr>
      <w:r>
        <w:rPr>
          <w:rStyle w:val="CommentReference"/>
        </w:rPr>
        <w:annotationRef/>
      </w:r>
      <w:r>
        <w:t xml:space="preserve">don’t think we need an entire paragraph dedicated to </w:t>
      </w:r>
      <w:r>
        <w:rPr>
          <w:noProof/>
        </w:rPr>
        <w:t>esults</w:t>
      </w:r>
    </w:p>
    <w:p w14:paraId="7575D2C0" w14:textId="333F9707" w:rsidR="00A44B6F" w:rsidRDefault="00A44B6F">
      <w:pPr>
        <w:pStyle w:val="CommentText"/>
      </w:pPr>
      <w:r>
        <w:t>methods intro?</w:t>
      </w:r>
    </w:p>
  </w:comment>
  <w:comment w:id="105" w:author="Amanda Droghini" w:date="2018-02-17T08:31:00Z" w:initials="AD">
    <w:p w14:paraId="0935B76E" w14:textId="366C5730" w:rsidR="00A44B6F" w:rsidRDefault="00A44B6F">
      <w:pPr>
        <w:pStyle w:val="CommentText"/>
      </w:pPr>
      <w:r>
        <w:rPr>
          <w:rStyle w:val="CommentReference"/>
        </w:rPr>
        <w:annotationRef/>
      </w:r>
      <w:r>
        <w:t>Needs reworking</w:t>
      </w:r>
    </w:p>
  </w:comment>
  <w:comment w:id="106" w:author="Amanda Droghini" w:date="2018-03-21T22:19:00Z" w:initials="AD">
    <w:p w14:paraId="3C29DC91" w14:textId="41BD8F96" w:rsidR="00A44B6F" w:rsidRDefault="00A44B6F">
      <w:pPr>
        <w:pStyle w:val="CommentText"/>
      </w:pPr>
      <w:r>
        <w:rPr>
          <w:rStyle w:val="CommentReference"/>
        </w:rPr>
        <w:annotationRef/>
      </w:r>
      <w:r>
        <w:t>Create citation</w:t>
      </w:r>
    </w:p>
  </w:comment>
  <w:comment w:id="108" w:author="Amanda Droghini" w:date="2018-03-08T07:19:00Z" w:initials="AD">
    <w:p w14:paraId="728CEE87" w14:textId="49E37471" w:rsidR="00A44B6F" w:rsidRDefault="00A44B6F">
      <w:pPr>
        <w:pStyle w:val="CommentText"/>
      </w:pPr>
      <w:r>
        <w:rPr>
          <w:rStyle w:val="CommentReference"/>
        </w:rPr>
        <w:annotationRef/>
      </w:r>
      <w:r>
        <w:t>Just write up to 40…. I don’t think the model can actually predict &lt;10m</w:t>
      </w:r>
    </w:p>
  </w:comment>
  <w:comment w:id="109" w:author="Amanda Droghini" w:date="2018-01-31T07:24:00Z" w:initials="AD">
    <w:p w14:paraId="30497116" w14:textId="4A06224A" w:rsidR="00A44B6F" w:rsidRDefault="00A44B6F">
      <w:pPr>
        <w:pStyle w:val="CommentText"/>
      </w:pPr>
      <w:r>
        <w:rPr>
          <w:rStyle w:val="CommentReference"/>
        </w:rPr>
        <w:annotationRef/>
      </w:r>
      <w:r>
        <w:t>Tony do you prefer “mid-century”?</w:t>
      </w:r>
    </w:p>
  </w:comment>
  <w:comment w:id="112" w:author="Amanda Droghini" w:date="2018-02-17T08:32:00Z" w:initials="AD">
    <w:p w14:paraId="383BDECE" w14:textId="178ACACB" w:rsidR="00A44B6F" w:rsidRDefault="00A44B6F">
      <w:pPr>
        <w:pStyle w:val="CommentText"/>
      </w:pPr>
      <w:r>
        <w:rPr>
          <w:rStyle w:val="CommentReference"/>
        </w:rPr>
        <w:annotationRef/>
      </w:r>
      <w:r>
        <w:t>explain reasoning behind these analyses e.g. if can’t live year-round, can they live for at least 1 week? reproduction on a weekly timescale. (weekly being minimum model resolution).</w:t>
      </w:r>
    </w:p>
  </w:comment>
  <w:comment w:id="115" w:author="Amanda Droghini" w:date="2018-01-31T07:34:00Z" w:initials="AD">
    <w:p w14:paraId="7C871970" w14:textId="3D1B072D" w:rsidR="00A44B6F" w:rsidRDefault="00A44B6F">
      <w:pPr>
        <w:pStyle w:val="CommentText"/>
      </w:pPr>
      <w:r>
        <w:rPr>
          <w:rStyle w:val="CommentReference"/>
        </w:rPr>
        <w:annotationRef/>
      </w:r>
      <w:r>
        <w:t>Whether to include this sentence + the next ones depends on what figures we are included in final MS. Should we use an ensemble approach?</w:t>
      </w:r>
    </w:p>
  </w:comment>
  <w:comment w:id="118" w:author="Amanda Droghini" w:date="2018-03-21T22:21:00Z" w:initials="AD">
    <w:p w14:paraId="44361182" w14:textId="66B223C5" w:rsidR="00A44B6F" w:rsidRDefault="00A44B6F">
      <w:pPr>
        <w:pStyle w:val="CommentText"/>
      </w:pPr>
      <w:r>
        <w:rPr>
          <w:rStyle w:val="CommentReference"/>
        </w:rPr>
        <w:annotationRef/>
      </w:r>
      <w:r>
        <w:t>Need to define if getting rid of other sentence</w:t>
      </w:r>
    </w:p>
  </w:comment>
  <w:comment w:id="119" w:author="Amanda Droghini" w:date="2018-01-31T07:37:00Z" w:initials="AD">
    <w:p w14:paraId="7A0EF1F0" w14:textId="4659B9B4" w:rsidR="00A44B6F" w:rsidRDefault="00A44B6F">
      <w:pPr>
        <w:pStyle w:val="CommentText"/>
      </w:pPr>
      <w:r>
        <w:rPr>
          <w:rStyle w:val="CommentReference"/>
        </w:rPr>
        <w:annotationRef/>
      </w:r>
      <w:r>
        <w:t>Do we talk about “percent no change” in the results??</w:t>
      </w:r>
    </w:p>
  </w:comment>
  <w:comment w:id="131" w:author="Amanda Droghini" w:date="2018-02-08T21:45:00Z" w:initials="AD">
    <w:p w14:paraId="6A6279A6" w14:textId="77777777" w:rsidR="00A44B6F" w:rsidRDefault="00A44B6F" w:rsidP="00AC39F9">
      <w:pPr>
        <w:pStyle w:val="CommentText"/>
      </w:pPr>
      <w:r>
        <w:rPr>
          <w:rStyle w:val="CommentReference"/>
        </w:rPr>
        <w:annotationRef/>
      </w:r>
      <w:r>
        <w:t>Not sure where ??? to put this (maybe even methods?? if not important??) thankfully our data is pretty evenly split with about 1/3 of taxa having minimum survival tolerances of 0, 1/3 &lt; 0, 1/3 &gt; 0</w:t>
      </w:r>
    </w:p>
  </w:comment>
  <w:comment w:id="136" w:author="Amanda Droghini" w:date="2018-03-19T12:37:00Z" w:initials="AD">
    <w:p w14:paraId="0B6EE9B7" w14:textId="77777777" w:rsidR="00A44B6F" w:rsidRDefault="00A44B6F" w:rsidP="00593EEE">
      <w:pPr>
        <w:pStyle w:val="CommentText"/>
      </w:pPr>
      <w:r>
        <w:rPr>
          <w:rStyle w:val="CommentReference"/>
        </w:rPr>
        <w:annotationRef/>
      </w:r>
      <w:r>
        <w:t>ASF: Where does this belong?  Do we want to state this, indicating how many of the 42 NIS considered are classified as having a low salt tolerance?</w:t>
      </w:r>
    </w:p>
  </w:comment>
  <w:comment w:id="137" w:author="Amanda Droghini" w:date="2018-03-19T12:45:00Z" w:initials="AD">
    <w:p w14:paraId="7BC2976E" w14:textId="697CA442" w:rsidR="00A44B6F" w:rsidRDefault="00A44B6F">
      <w:pPr>
        <w:pStyle w:val="CommentText"/>
      </w:pPr>
      <w:r>
        <w:rPr>
          <w:rStyle w:val="CommentReference"/>
        </w:rPr>
        <w:annotationRef/>
      </w:r>
      <w:r>
        <w:t>Change figure would be interesting here – shows band really nicely</w:t>
      </w:r>
    </w:p>
  </w:comment>
  <w:comment w:id="138" w:author="Amanda Droghini" w:date="2018-03-19T12:47:00Z" w:initials="AD">
    <w:p w14:paraId="404DE3CB" w14:textId="3EA71162" w:rsidR="00A44B6F" w:rsidRDefault="00A44B6F">
      <w:pPr>
        <w:pStyle w:val="CommentText"/>
      </w:pPr>
      <w:r>
        <w:rPr>
          <w:rStyle w:val="CommentReference"/>
        </w:rPr>
        <w:annotationRef/>
      </w:r>
      <w:r>
        <w:t>Need to double check this</w:t>
      </w:r>
    </w:p>
  </w:comment>
  <w:comment w:id="144" w:author="Amanda Droghini" w:date="2017-11-12T22:06:00Z" w:initials="">
    <w:p w14:paraId="045112CC" w14:textId="77777777" w:rsidR="00A44B6F" w:rsidRDefault="00A44B6F" w:rsidP="000C2CEA">
      <w:pPr>
        <w:widowControl w:val="0"/>
      </w:pPr>
      <w:r>
        <w:t>Graph of # of species x Week</w:t>
      </w:r>
    </w:p>
  </w:comment>
  <w:comment w:id="147" w:author="Amanda Droghini" w:date="2018-02-17T09:03:00Z" w:initials="AD">
    <w:p w14:paraId="0910F67F" w14:textId="1E8F6327" w:rsidR="00A44B6F" w:rsidRDefault="00A44B6F">
      <w:pPr>
        <w:pStyle w:val="CommentText"/>
      </w:pPr>
      <w:r>
        <w:rPr>
          <w:rStyle w:val="CommentReference"/>
        </w:rPr>
        <w:annotationRef/>
      </w:r>
      <w:r>
        <w:t>can you graph frequency distribution for this? # of species by # of consec weeks</w:t>
      </w:r>
    </w:p>
  </w:comment>
  <w:comment w:id="149" w:author="Amanda Droghini" w:date="2018-03-16T10:27:00Z" w:initials="AD">
    <w:p w14:paraId="69EB6004" w14:textId="45C69674" w:rsidR="00A44B6F" w:rsidRDefault="00A44B6F">
      <w:pPr>
        <w:pStyle w:val="CommentText"/>
      </w:pPr>
      <w:r>
        <w:rPr>
          <w:rStyle w:val="CommentReference"/>
        </w:rPr>
        <w:annotationRef/>
      </w:r>
      <w:r>
        <w:t>ASF: detail why this is not n = 42.  Was this because we only had detailed reproductive habitat tolerance information for 29 NIS under consideration?</w:t>
      </w:r>
    </w:p>
  </w:comment>
  <w:comment w:id="150" w:author="Amanda Droghini" w:date="2018-03-11T10:23:00Z" w:initials="AD">
    <w:p w14:paraId="30CF82E1" w14:textId="77777777" w:rsidR="00A44B6F" w:rsidRDefault="00A44B6F" w:rsidP="004E6C5F">
      <w:pPr>
        <w:pStyle w:val="CommentText"/>
      </w:pPr>
      <w:r>
        <w:rPr>
          <w:rStyle w:val="CommentReference"/>
        </w:rPr>
        <w:annotationRef/>
      </w:r>
      <w:r>
        <w:t>Need to flesh out results for repro. Hone in on the temperature thresholds – how many weeks if you need 10C, etc. etc.</w:t>
      </w:r>
    </w:p>
  </w:comment>
  <w:comment w:id="164" w:author="Amanda Droghini" w:date="2018-02-17T08:54:00Z" w:initials="AD">
    <w:p w14:paraId="429B70D9" w14:textId="77777777" w:rsidR="00A44B6F" w:rsidRDefault="00A44B6F" w:rsidP="0034065B">
      <w:pPr>
        <w:pStyle w:val="CommentText"/>
        <w:numPr>
          <w:ilvl w:val="0"/>
          <w:numId w:val="4"/>
        </w:numPr>
      </w:pPr>
      <w:r>
        <w:rPr>
          <w:rStyle w:val="CommentReference"/>
        </w:rPr>
        <w:annotationRef/>
      </w:r>
      <w:r>
        <w:t>how many is several and b) this is not well explained b/c model resolution is on weekly timescale – you mean averaged across 3 models</w:t>
      </w:r>
    </w:p>
  </w:comment>
  <w:comment w:id="165" w:author="Amanda Droghini" w:date="2018-02-17T08:55:00Z" w:initials="AD">
    <w:p w14:paraId="604503BB" w14:textId="77777777" w:rsidR="00A44B6F" w:rsidRDefault="00A44B6F" w:rsidP="0034065B">
      <w:pPr>
        <w:pStyle w:val="CommentText"/>
      </w:pPr>
      <w:r>
        <w:rPr>
          <w:rStyle w:val="CommentReference"/>
        </w:rPr>
        <w:annotationRef/>
      </w:r>
      <w:r>
        <w:t>do all 3 models agree on these 6? if so, say that insead.</w:t>
      </w:r>
    </w:p>
  </w:comment>
  <w:comment w:id="171" w:author="Amanda Droghini" w:date="2017-11-12T22:38:00Z" w:initials="">
    <w:p w14:paraId="62A7E6D0" w14:textId="1A1BA0E3" w:rsidR="00A44B6F" w:rsidRDefault="00A44B6F" w:rsidP="0034065B">
      <w:pPr>
        <w:widowControl w:val="0"/>
      </w:pPr>
      <w:r>
        <w:t xml:space="preserve">Alaska or Bering Sea? </w:t>
      </w:r>
    </w:p>
  </w:comment>
  <w:comment w:id="173" w:author="Amanda Droghini" w:date="2018-02-17T09:01:00Z" w:initials="AD">
    <w:p w14:paraId="7D70480F" w14:textId="77777777" w:rsidR="00A44B6F" w:rsidRDefault="00A44B6F" w:rsidP="00E05BC2">
      <w:pPr>
        <w:pStyle w:val="CommentText"/>
      </w:pPr>
      <w:r>
        <w:rPr>
          <w:rStyle w:val="CommentReference"/>
        </w:rPr>
        <w:annotationRef/>
      </w:r>
      <w:r>
        <w:t>Out of curiosity is it easy to describe this in terms of % ballast water discharged? To say “most ballast water came from tankers (XX%) followed by bulkers”</w:t>
      </w:r>
    </w:p>
  </w:comment>
  <w:comment w:id="174" w:author="Amanda Droghini" w:date="2017-11-12T22:41:00Z" w:initials="">
    <w:p w14:paraId="358C5A9B" w14:textId="77777777" w:rsidR="00A44B6F" w:rsidRDefault="00A44B6F" w:rsidP="0034065B">
      <w:pPr>
        <w:widowControl w:val="0"/>
      </w:pPr>
      <w:r>
        <w:t>Chord diagram - ballast water</w:t>
      </w:r>
    </w:p>
  </w:comment>
  <w:comment w:id="175" w:author="Amanda Droghini" w:date="2017-11-12T22:20:00Z" w:initials="">
    <w:p w14:paraId="4605BA59" w14:textId="77777777" w:rsidR="00A44B6F" w:rsidRDefault="00A44B6F" w:rsidP="0034065B">
      <w:pPr>
        <w:widowControl w:val="0"/>
      </w:pPr>
      <w:r>
        <w:t>Assuming I interpreted this right?</w:t>
      </w:r>
    </w:p>
  </w:comment>
  <w:comment w:id="176" w:author="Amanda Droghini" w:date="2017-11-12T22:27:00Z" w:initials="">
    <w:p w14:paraId="64CAC5C5" w14:textId="77777777" w:rsidR="00A44B6F" w:rsidRDefault="00A44B6F" w:rsidP="0034065B">
      <w:pPr>
        <w:widowControl w:val="0"/>
      </w:pPr>
      <w:r>
        <w:t>Chord diagram - ship arrivals</w:t>
      </w:r>
    </w:p>
  </w:comment>
  <w:comment w:id="180" w:author="Amanda Droghini" w:date="2018-03-16T10:57:00Z" w:initials="AD">
    <w:p w14:paraId="14143BE2" w14:textId="39B33E99" w:rsidR="00A44B6F" w:rsidRDefault="00A44B6F">
      <w:pPr>
        <w:pStyle w:val="CommentText"/>
      </w:pPr>
      <w:r>
        <w:rPr>
          <w:rStyle w:val="CommentReference"/>
        </w:rPr>
        <w:annotationRef/>
      </w:r>
      <w:r>
        <w:t>ASF: Restructure paragraph below to support this general statement, highlighting the geographic intersection of regions with greater potential NIS habitat and greater potential propagule pressure.</w:t>
      </w:r>
    </w:p>
  </w:comment>
  <w:comment w:id="186" w:author="Amanda Droghini" w:date="2018-03-06T07:44:00Z" w:initials="AD">
    <w:p w14:paraId="72CF6DE9" w14:textId="77777777" w:rsidR="00E46D10" w:rsidRDefault="00E46D10" w:rsidP="00E46D10">
      <w:pPr>
        <w:pStyle w:val="CommentText"/>
      </w:pPr>
      <w:r>
        <w:rPr>
          <w:rStyle w:val="CommentReference"/>
        </w:rPr>
        <w:annotationRef/>
      </w:r>
      <w:r>
        <w:t xml:space="preserve">Not sure where to put this? </w:t>
      </w:r>
    </w:p>
  </w:comment>
  <w:comment w:id="194" w:author="Amanda Droghini" w:date="2018-03-23T07:54:00Z" w:initials="AD">
    <w:p w14:paraId="701FA173" w14:textId="1263F01F" w:rsidR="00186DB4" w:rsidRDefault="00186DB4">
      <w:pPr>
        <w:pStyle w:val="CommentText"/>
      </w:pPr>
      <w:r>
        <w:rPr>
          <w:rStyle w:val="CommentReference"/>
        </w:rPr>
        <w:annotationRef/>
      </w:r>
      <w:r>
        <w:t xml:space="preserve">For context – what is the resolution used by models in the other Arctic studies? </w:t>
      </w:r>
      <w:r w:rsidRPr="00186DB4">
        <w:t xml:space="preserve">    DOI10.1002/aqc.2764</w:t>
      </w:r>
    </w:p>
  </w:comment>
  <w:comment w:id="199" w:author="Amanda Droghini" w:date="2018-03-07T08:30:00Z" w:initials="AD">
    <w:p w14:paraId="6A095BF7" w14:textId="77777777" w:rsidR="00072121" w:rsidRDefault="00072121" w:rsidP="00072121">
      <w:pPr>
        <w:pStyle w:val="CommentText"/>
      </w:pPr>
      <w:r>
        <w:rPr>
          <w:rStyle w:val="CommentReference"/>
        </w:rPr>
        <w:annotationRef/>
      </w:r>
      <w:r>
        <w:t xml:space="preserve">as high as 19C on MODIS (2017) </w:t>
      </w:r>
      <w:r w:rsidRPr="009D2B00">
        <w:t>https://neo.sci.gsfc.nasa.gov/analysis/index.php</w:t>
      </w:r>
    </w:p>
  </w:comment>
  <w:comment w:id="200" w:author="Amanda Droghini" w:date="2018-03-07T08:20:00Z" w:initials="AD">
    <w:p w14:paraId="041A0C31" w14:textId="77777777" w:rsidR="00072121" w:rsidRDefault="00072121" w:rsidP="00072121">
      <w:pPr>
        <w:pStyle w:val="CommentText"/>
      </w:pPr>
      <w:r>
        <w:rPr>
          <w:rStyle w:val="CommentReference"/>
        </w:rPr>
        <w:annotationRef/>
      </w:r>
      <w:r>
        <w:t>Need to actually read Fetzer paper</w:t>
      </w:r>
    </w:p>
  </w:comment>
  <w:comment w:id="231" w:author="Amanda Droghini" w:date="2018-03-12T08:23:00Z" w:initials="AD">
    <w:p w14:paraId="7C1DAED8" w14:textId="44CFBCF3" w:rsidR="00A44B6F" w:rsidRDefault="00A44B6F">
      <w:pPr>
        <w:pStyle w:val="CommentText"/>
      </w:pPr>
      <w:r>
        <w:rPr>
          <w:rStyle w:val="CommentReference"/>
        </w:rPr>
        <w:annotationRef/>
      </w:r>
      <w:r>
        <w:t xml:space="preserve">Cite Floerl et al. 2009 </w:t>
      </w:r>
      <w:r w:rsidRPr="00CA4945">
        <w:t>The importance of transport hubs in stepping-stone invasions</w:t>
      </w:r>
    </w:p>
    <w:p w14:paraId="70908626" w14:textId="1AD73EF8" w:rsidR="00A44B6F" w:rsidRDefault="00A44B6F">
      <w:pPr>
        <w:pStyle w:val="CommentText"/>
      </w:pPr>
      <w:r>
        <w:t>Cite Wasson et a. 2001 Biological invasions of estuaries without international shipping: the importance of intraregional transport</w:t>
      </w:r>
    </w:p>
  </w:comment>
  <w:comment w:id="233" w:author="Amanda Droghini" w:date="2018-02-06T05:47:00Z" w:initials="AD">
    <w:p w14:paraId="1AEE5B5C" w14:textId="77777777" w:rsidR="00A44B6F" w:rsidRDefault="00A44B6F" w:rsidP="006A7E99">
      <w:pPr>
        <w:pStyle w:val="CommentText"/>
      </w:pPr>
      <w:r>
        <w:rPr>
          <w:rStyle w:val="CommentReference"/>
        </w:rPr>
        <w:annotationRef/>
      </w:r>
      <w:r>
        <w:t>More references needed + check that these say what you want them to say. L-R is for fouling species</w:t>
      </w:r>
    </w:p>
  </w:comment>
  <w:comment w:id="252" w:author="Amanda Droghini" w:date="2018-02-06T12:55:00Z" w:initials="AD">
    <w:p w14:paraId="57CE005C" w14:textId="77777777" w:rsidR="00A44B6F" w:rsidRDefault="00A44B6F" w:rsidP="00B31FD6">
      <w:pPr>
        <w:pStyle w:val="CommentText"/>
      </w:pPr>
      <w:r>
        <w:rPr>
          <w:rStyle w:val="CommentReference"/>
        </w:rPr>
        <w:annotationRef/>
      </w:r>
      <w:r>
        <w:t>Thieltges et al 2004 ++ see who cites them!</w:t>
      </w:r>
    </w:p>
    <w:p w14:paraId="14F0A1EA" w14:textId="77777777" w:rsidR="00A44B6F" w:rsidRDefault="00A44B6F" w:rsidP="00B31FD6">
      <w:pPr>
        <w:pStyle w:val="CommentText"/>
      </w:pPr>
    </w:p>
    <w:p w14:paraId="6E805556" w14:textId="77777777" w:rsidR="00A44B6F" w:rsidRDefault="00A44B6F" w:rsidP="00B31FD6">
      <w:pPr>
        <w:pStyle w:val="CommentText"/>
      </w:pPr>
      <w:r>
        <w:rPr>
          <w:rFonts w:ascii="Times New Roman" w:hAnsi="Times New Roman" w:cs="Times New Roman"/>
          <w:color w:val="FF0000"/>
        </w:rPr>
        <w:t xml:space="preserve">2017 paper by Jenn Dijkstra: </w:t>
      </w:r>
      <w:r w:rsidRPr="00573D3C">
        <w:rPr>
          <w:b/>
          <w:bCs/>
          <w:color w:val="FF0000"/>
        </w:rPr>
        <w:t>Elevated seasonal temperatures eliminate thermal barriers of reproduction of a dominant invasive species: A community state change for northern communities?</w:t>
      </w:r>
    </w:p>
    <w:p w14:paraId="4C56C172" w14:textId="77777777" w:rsidR="00A44B6F" w:rsidRDefault="00A44B6F" w:rsidP="00B31FD6">
      <w:pPr>
        <w:pStyle w:val="CommentText"/>
      </w:pPr>
    </w:p>
    <w:p w14:paraId="37482056" w14:textId="77777777" w:rsidR="00A44B6F" w:rsidRPr="00453DA1" w:rsidRDefault="00A44B6F" w:rsidP="00B31FD6">
      <w:r>
        <w:t xml:space="preserve">Nehls et al. </w:t>
      </w:r>
      <w:r w:rsidRPr="00453DA1">
        <w:rPr>
          <w:b/>
          <w:bCs/>
          <w:color w:val="333333"/>
          <w:sz w:val="30"/>
          <w:szCs w:val="30"/>
          <w:shd w:val="clear" w:color="auto" w:fill="F8F8F8"/>
        </w:rPr>
        <w:t>Wadden Sea mussel beds invaded by oysters and slipper limpets: competition or climate control?</w:t>
      </w:r>
    </w:p>
    <w:p w14:paraId="650D48A0" w14:textId="77777777" w:rsidR="00A44B6F" w:rsidRDefault="00A44B6F" w:rsidP="00B31FD6">
      <w:pPr>
        <w:pStyle w:val="CommentText"/>
      </w:pPr>
    </w:p>
    <w:p w14:paraId="49A8039B" w14:textId="77777777" w:rsidR="00A44B6F" w:rsidRPr="00453DA1" w:rsidRDefault="00A44B6F" w:rsidP="00B31FD6">
      <w:r>
        <w:t xml:space="preserve">Witte et al. </w:t>
      </w:r>
      <w:r w:rsidRPr="00453DA1">
        <w:rPr>
          <w:b/>
          <w:bCs/>
          <w:color w:val="333333"/>
          <w:sz w:val="30"/>
          <w:szCs w:val="30"/>
          <w:shd w:val="clear" w:color="auto" w:fill="F8F8F8"/>
        </w:rPr>
        <w:t>Does climatic warming explain why an introduced barnacle finally takes over after a lag of more than 50 years?</w:t>
      </w:r>
    </w:p>
    <w:p w14:paraId="4D9F3736" w14:textId="77777777" w:rsidR="00A44B6F" w:rsidRDefault="00A44B6F" w:rsidP="00B31FD6">
      <w:pPr>
        <w:pStyle w:val="CommentText"/>
      </w:pPr>
    </w:p>
    <w:p w14:paraId="7015EDA7" w14:textId="77777777" w:rsidR="00A44B6F" w:rsidRPr="00DF1768" w:rsidRDefault="00A44B6F" w:rsidP="00B31FD6">
      <w:r>
        <w:t xml:space="preserve">Hinz et al </w:t>
      </w:r>
      <w:r w:rsidRPr="00DF1768">
        <w:rPr>
          <w:b/>
          <w:bCs/>
          <w:color w:val="333333"/>
          <w:sz w:val="30"/>
          <w:szCs w:val="30"/>
          <w:shd w:val="clear" w:color="auto" w:fill="F8F8F8"/>
        </w:rPr>
        <w:t>Temporal differences across a bio-geographical boundary reveal slow response of sub-littoral benthos to climate change</w:t>
      </w:r>
    </w:p>
    <w:p w14:paraId="144B141C" w14:textId="77777777" w:rsidR="00A44B6F" w:rsidRDefault="00A44B6F" w:rsidP="00B31FD6">
      <w:pPr>
        <w:pStyle w:val="CommentText"/>
      </w:pPr>
    </w:p>
    <w:p w14:paraId="1F4F3424" w14:textId="77777777" w:rsidR="00A44B6F" w:rsidRPr="00DF1768" w:rsidRDefault="00A44B6F" w:rsidP="00B31FD6">
      <w:r>
        <w:t xml:space="preserve">Valdizan et al </w:t>
      </w:r>
      <w:r w:rsidRPr="00DF1768">
        <w:rPr>
          <w:b/>
          <w:bCs/>
          <w:color w:val="333333"/>
          <w:sz w:val="30"/>
          <w:szCs w:val="30"/>
          <w:shd w:val="clear" w:color="auto" w:fill="F8F8F8"/>
        </w:rPr>
        <w:t>Evidence that rising coastal seawater temperatures increase reproductive output of the invasive gastropod Crepidula fornicata</w:t>
      </w:r>
    </w:p>
    <w:p w14:paraId="3C9004DF" w14:textId="77777777" w:rsidR="00A44B6F" w:rsidRDefault="00A44B6F" w:rsidP="00B31FD6">
      <w:pPr>
        <w:pStyle w:val="CommentText"/>
      </w:pPr>
    </w:p>
  </w:comment>
  <w:comment w:id="264" w:author="Amanda Droghini" w:date="2018-03-12T08:26:00Z" w:initials="AD">
    <w:p w14:paraId="326093C0" w14:textId="07DC7638" w:rsidR="00A44B6F" w:rsidRDefault="00A44B6F">
      <w:pPr>
        <w:pStyle w:val="CommentText"/>
      </w:pPr>
      <w:r>
        <w:rPr>
          <w:rStyle w:val="CommentReference"/>
        </w:rPr>
        <w:annotationRef/>
      </w:r>
      <w:r>
        <w:t>Reword to omit ranking system?</w:t>
      </w:r>
    </w:p>
  </w:comment>
  <w:comment w:id="269" w:author="Jordan Watson - NOAA Federal" w:date="2017-10-02T17:35:00Z" w:initials="">
    <w:p w14:paraId="70283FEF" w14:textId="77777777" w:rsidR="00A44B6F" w:rsidRDefault="00A44B6F" w:rsidP="00A85C6F">
      <w:pPr>
        <w:widowControl w:val="0"/>
      </w:pPr>
      <w:r>
        <w:t>I threw this in here so we have it but by no means do we need to include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F1014E" w15:done="0"/>
  <w15:commentEx w15:paraId="37676222" w15:done="0"/>
  <w15:commentEx w15:paraId="4B7A938A" w15:done="0"/>
  <w15:commentEx w15:paraId="12C77586" w15:paraIdParent="4B7A938A" w15:done="0"/>
  <w15:commentEx w15:paraId="40E74B83" w15:done="0"/>
  <w15:commentEx w15:paraId="690DF08D" w15:done="0"/>
  <w15:commentEx w15:paraId="62A1653D" w15:done="0"/>
  <w15:commentEx w15:paraId="031AF4C5" w15:done="0"/>
  <w15:commentEx w15:paraId="476ED5EF" w15:paraIdParent="031AF4C5" w15:done="0"/>
  <w15:commentEx w15:paraId="0194CAA3" w15:done="0"/>
  <w15:commentEx w15:paraId="505DEBC7" w15:done="0"/>
  <w15:commentEx w15:paraId="5E7FC74B" w15:done="0"/>
  <w15:commentEx w15:paraId="7A228909" w15:paraIdParent="5E7FC74B" w15:done="0"/>
  <w15:commentEx w15:paraId="57EC4D09" w15:done="0"/>
  <w15:commentEx w15:paraId="517531A4" w15:paraIdParent="57EC4D09" w15:done="0"/>
  <w15:commentEx w15:paraId="7575D2C0" w15:done="0"/>
  <w15:commentEx w15:paraId="0935B76E" w15:done="0"/>
  <w15:commentEx w15:paraId="3C29DC91" w15:done="0"/>
  <w15:commentEx w15:paraId="728CEE87" w15:done="0"/>
  <w15:commentEx w15:paraId="30497116" w15:done="0"/>
  <w15:commentEx w15:paraId="383BDECE" w15:done="0"/>
  <w15:commentEx w15:paraId="7C871970" w15:done="0"/>
  <w15:commentEx w15:paraId="44361182" w15:done="0"/>
  <w15:commentEx w15:paraId="7A0EF1F0" w15:done="0"/>
  <w15:commentEx w15:paraId="6A6279A6" w15:done="0"/>
  <w15:commentEx w15:paraId="0B6EE9B7" w15:done="0"/>
  <w15:commentEx w15:paraId="7BC2976E" w15:done="0"/>
  <w15:commentEx w15:paraId="404DE3CB" w15:done="0"/>
  <w15:commentEx w15:paraId="045112CC" w15:done="0"/>
  <w15:commentEx w15:paraId="0910F67F" w15:done="0"/>
  <w15:commentEx w15:paraId="69EB6004" w15:done="0"/>
  <w15:commentEx w15:paraId="30CF82E1" w15:done="0"/>
  <w15:commentEx w15:paraId="429B70D9" w15:done="0"/>
  <w15:commentEx w15:paraId="604503BB" w15:done="0"/>
  <w15:commentEx w15:paraId="62A7E6D0" w15:done="0"/>
  <w15:commentEx w15:paraId="7D70480F" w15:done="0"/>
  <w15:commentEx w15:paraId="358C5A9B" w15:done="0"/>
  <w15:commentEx w15:paraId="4605BA59" w15:done="0"/>
  <w15:commentEx w15:paraId="64CAC5C5" w15:done="0"/>
  <w15:commentEx w15:paraId="14143BE2" w15:done="0"/>
  <w15:commentEx w15:paraId="72CF6DE9" w15:done="0"/>
  <w15:commentEx w15:paraId="701FA173" w15:done="0"/>
  <w15:commentEx w15:paraId="6A095BF7" w15:done="0"/>
  <w15:commentEx w15:paraId="041A0C31" w15:done="0"/>
  <w15:commentEx w15:paraId="70908626" w15:done="0"/>
  <w15:commentEx w15:paraId="1AEE5B5C" w15:done="0"/>
  <w15:commentEx w15:paraId="3C9004DF" w15:done="0"/>
  <w15:commentEx w15:paraId="326093C0" w15:done="0"/>
  <w15:commentEx w15:paraId="70283FE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F1014E" w16cid:durableId="1E364EA6"/>
  <w16cid:commentId w16cid:paraId="37676222" w16cid:durableId="1E5C8B7C"/>
  <w16cid:commentId w16cid:paraId="4B7A938A" w16cid:durableId="1E364EA8"/>
  <w16cid:commentId w16cid:paraId="12C77586" w16cid:durableId="1E560A11"/>
  <w16cid:commentId w16cid:paraId="40E74B83" w16cid:durableId="1E364EA9"/>
  <w16cid:commentId w16cid:paraId="690DF08D" w16cid:durableId="1E57DEB0"/>
  <w16cid:commentId w16cid:paraId="031AF4C5" w16cid:durableId="1E4A1957"/>
  <w16cid:commentId w16cid:paraId="476ED5EF" w16cid:durableId="1E560E85"/>
  <w16cid:commentId w16cid:paraId="0194CAA3" w16cid:durableId="1E364EAF"/>
  <w16cid:commentId w16cid:paraId="505DEBC7" w16cid:durableId="1E5D5197"/>
  <w16cid:commentId w16cid:paraId="5E7FC74B" w16cid:durableId="1E561272"/>
  <w16cid:commentId w16cid:paraId="7A228909" w16cid:durableId="1E57DD43"/>
  <w16cid:commentId w16cid:paraId="7575D2C0" w16cid:durableId="1E364EB2"/>
  <w16cid:commentId w16cid:paraId="0935B76E" w16cid:durableId="1E364EB4"/>
  <w16cid:commentId w16cid:paraId="3C29DC91" w16cid:durableId="1E5D58DA"/>
  <w16cid:commentId w16cid:paraId="728CEE87" w16cid:durableId="1E4B6274"/>
  <w16cid:commentId w16cid:paraId="30497116" w16cid:durableId="1E364EB5"/>
  <w16cid:commentId w16cid:paraId="383BDECE" w16cid:durableId="1E364EB6"/>
  <w16cid:commentId w16cid:paraId="7C871970" w16cid:durableId="1E364EB7"/>
  <w16cid:commentId w16cid:paraId="44361182" w16cid:durableId="1E5D5960"/>
  <w16cid:commentId w16cid:paraId="7A0EF1F0" w16cid:durableId="1E364EB8"/>
  <w16cid:commentId w16cid:paraId="6A6279A6" w16cid:durableId="1E364EBA"/>
  <w16cid:commentId w16cid:paraId="0B6EE9B7" w16cid:durableId="1E5C8862"/>
  <w16cid:commentId w16cid:paraId="7BC2976E" w16cid:durableId="1E5C8863"/>
  <w16cid:commentId w16cid:paraId="404DE3CB" w16cid:durableId="1E5C8864"/>
  <w16cid:commentId w16cid:paraId="045112CC" w16cid:durableId="1E364EBC"/>
  <w16cid:commentId w16cid:paraId="0910F67F" w16cid:durableId="1E364EC0"/>
  <w16cid:commentId w16cid:paraId="69EB6004" w16cid:durableId="1E561A88"/>
  <w16cid:commentId w16cid:paraId="30CF82E1" w16cid:durableId="1E4F820D"/>
  <w16cid:commentId w16cid:paraId="429B70D9" w16cid:durableId="1E364EC1"/>
  <w16cid:commentId w16cid:paraId="604503BB" w16cid:durableId="1E364EC2"/>
  <w16cid:commentId w16cid:paraId="62A7E6D0" w16cid:durableId="1E364EC3"/>
  <w16cid:commentId w16cid:paraId="7D70480F" w16cid:durableId="1E364EC7"/>
  <w16cid:commentId w16cid:paraId="358C5A9B" w16cid:durableId="1E364EC4"/>
  <w16cid:commentId w16cid:paraId="4605BA59" w16cid:durableId="1E364EC5"/>
  <w16cid:commentId w16cid:paraId="64CAC5C5" w16cid:durableId="1E364EC6"/>
  <w16cid:commentId w16cid:paraId="14143BE2" w16cid:durableId="1E5621B5"/>
  <w16cid:commentId w16cid:paraId="72CF6DE9" w16cid:durableId="1E48C558"/>
  <w16cid:commentId w16cid:paraId="701FA173" w16cid:durableId="1E5F3156"/>
  <w16cid:commentId w16cid:paraId="6A095BF7" w16cid:durableId="1E4A21B2"/>
  <w16cid:commentId w16cid:paraId="041A0C31" w16cid:durableId="1E4A1F36"/>
  <w16cid:commentId w16cid:paraId="70908626" w16cid:durableId="1E50B79C"/>
  <w16cid:commentId w16cid:paraId="1AEE5B5C" w16cid:durableId="1E364ECA"/>
  <w16cid:commentId w16cid:paraId="3C9004DF" w16cid:durableId="1E364EC8"/>
  <w16cid:commentId w16cid:paraId="326093C0" w16cid:durableId="1E50B83C"/>
  <w16cid:commentId w16cid:paraId="70283FEF" w16cid:durableId="1E54A8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DCD083" w14:textId="77777777" w:rsidR="009E6A03" w:rsidRDefault="009E6A03">
      <w:r>
        <w:separator/>
      </w:r>
    </w:p>
  </w:endnote>
  <w:endnote w:type="continuationSeparator" w:id="0">
    <w:p w14:paraId="37324B99" w14:textId="77777777" w:rsidR="009E6A03" w:rsidRDefault="009E6A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2AB976" w14:textId="77777777" w:rsidR="00A44B6F" w:rsidRDefault="00A44B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0B34DE" w14:textId="77777777" w:rsidR="00A44B6F" w:rsidRDefault="00A44B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4BE8D" w14:textId="77777777" w:rsidR="00A44B6F" w:rsidRDefault="00A44B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8568EB" w14:textId="77777777" w:rsidR="009E6A03" w:rsidRDefault="009E6A03">
      <w:r>
        <w:separator/>
      </w:r>
    </w:p>
  </w:footnote>
  <w:footnote w:type="continuationSeparator" w:id="0">
    <w:p w14:paraId="5C334E53" w14:textId="77777777" w:rsidR="009E6A03" w:rsidRDefault="009E6A03">
      <w:r>
        <w:continuationSeparator/>
      </w:r>
    </w:p>
  </w:footnote>
  <w:footnote w:id="1">
    <w:p w14:paraId="074BAA2A" w14:textId="27B1433F" w:rsidR="00A44B6F" w:rsidRPr="00E32670" w:rsidRDefault="00A44B6F" w:rsidP="00E32670">
      <w:pPr>
        <w:ind w:firstLine="0"/>
        <w:rPr>
          <w:rFonts w:eastAsia="Calibri"/>
          <w:sz w:val="20"/>
          <w:szCs w:val="20"/>
          <w:highlight w:val="white"/>
        </w:rPr>
      </w:pPr>
      <w:r w:rsidRPr="00E32670">
        <w:rPr>
          <w:vertAlign w:val="superscript"/>
        </w:rPr>
        <w:footnoteRef/>
      </w:r>
      <w:r w:rsidRPr="00E32670">
        <w:rPr>
          <w:sz w:val="20"/>
          <w:szCs w:val="20"/>
        </w:rPr>
        <w:t xml:space="preserve"> </w:t>
      </w:r>
      <w:r w:rsidRPr="00E32670">
        <w:rPr>
          <w:rFonts w:eastAsia="Calibri"/>
          <w:sz w:val="20"/>
          <w:szCs w:val="20"/>
          <w:highlight w:val="white"/>
        </w:rPr>
        <w:t>Discharge reports that did not include valid source locations were omitted from the analyses.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A07B98" w14:textId="77777777" w:rsidR="00A44B6F" w:rsidRDefault="00A44B6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6D369" w14:textId="77777777" w:rsidR="00A44B6F" w:rsidRDefault="00A44B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E3D0DB" w14:textId="77777777" w:rsidR="00A44B6F" w:rsidRDefault="00A44B6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F018C"/>
    <w:multiLevelType w:val="multilevel"/>
    <w:tmpl w:val="21A07A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D51666"/>
    <w:multiLevelType w:val="hybridMultilevel"/>
    <w:tmpl w:val="18FA89E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DBE71FB"/>
    <w:multiLevelType w:val="hybridMultilevel"/>
    <w:tmpl w:val="31FAD1D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E32C89"/>
    <w:multiLevelType w:val="hybridMultilevel"/>
    <w:tmpl w:val="065EAABE"/>
    <w:lvl w:ilvl="0" w:tplc="AAD64F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9881B03"/>
    <w:multiLevelType w:val="multilevel"/>
    <w:tmpl w:val="D9EA9D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4"/>
  </w:num>
  <w:num w:numId="2">
    <w:abstractNumId w:val="0"/>
  </w:num>
  <w:num w:numId="3">
    <w:abstractNumId w:val="3"/>
  </w:num>
  <w:num w:numId="4">
    <w:abstractNumId w:val="2"/>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manda Droghini">
    <w15:presenceInfo w15:providerId="None" w15:userId="Amanda Droghin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723773"/>
    <w:rsid w:val="000003CA"/>
    <w:rsid w:val="000011D7"/>
    <w:rsid w:val="00001DF8"/>
    <w:rsid w:val="0000414F"/>
    <w:rsid w:val="0000633C"/>
    <w:rsid w:val="0001526D"/>
    <w:rsid w:val="000200CF"/>
    <w:rsid w:val="00021CE3"/>
    <w:rsid w:val="00023EA2"/>
    <w:rsid w:val="000240A4"/>
    <w:rsid w:val="00025CF5"/>
    <w:rsid w:val="000309C9"/>
    <w:rsid w:val="000328D6"/>
    <w:rsid w:val="00041351"/>
    <w:rsid w:val="000434AA"/>
    <w:rsid w:val="000436EB"/>
    <w:rsid w:val="0004764D"/>
    <w:rsid w:val="00050A9A"/>
    <w:rsid w:val="00051D9C"/>
    <w:rsid w:val="000539BA"/>
    <w:rsid w:val="00055A58"/>
    <w:rsid w:val="00056D9D"/>
    <w:rsid w:val="00063D00"/>
    <w:rsid w:val="00064B8D"/>
    <w:rsid w:val="00072121"/>
    <w:rsid w:val="00072C07"/>
    <w:rsid w:val="00073FE7"/>
    <w:rsid w:val="00087EE3"/>
    <w:rsid w:val="000926F1"/>
    <w:rsid w:val="000937EC"/>
    <w:rsid w:val="0009596A"/>
    <w:rsid w:val="000A2F1F"/>
    <w:rsid w:val="000A44EE"/>
    <w:rsid w:val="000A4DAA"/>
    <w:rsid w:val="000A60D9"/>
    <w:rsid w:val="000B0DC8"/>
    <w:rsid w:val="000B2DA9"/>
    <w:rsid w:val="000C13E2"/>
    <w:rsid w:val="000C2CEA"/>
    <w:rsid w:val="000C2EA8"/>
    <w:rsid w:val="000C6C1D"/>
    <w:rsid w:val="000D3E78"/>
    <w:rsid w:val="000D4F0C"/>
    <w:rsid w:val="000E0809"/>
    <w:rsid w:val="000E137A"/>
    <w:rsid w:val="000F4B9F"/>
    <w:rsid w:val="00104A53"/>
    <w:rsid w:val="00105CD5"/>
    <w:rsid w:val="00114E82"/>
    <w:rsid w:val="001171B3"/>
    <w:rsid w:val="00117F07"/>
    <w:rsid w:val="001220E6"/>
    <w:rsid w:val="00122499"/>
    <w:rsid w:val="00125B66"/>
    <w:rsid w:val="0013288A"/>
    <w:rsid w:val="00136228"/>
    <w:rsid w:val="001404CD"/>
    <w:rsid w:val="00145144"/>
    <w:rsid w:val="0015147A"/>
    <w:rsid w:val="001532D3"/>
    <w:rsid w:val="001564A4"/>
    <w:rsid w:val="00157A7E"/>
    <w:rsid w:val="00161A9A"/>
    <w:rsid w:val="00164C65"/>
    <w:rsid w:val="0018334C"/>
    <w:rsid w:val="00186DB4"/>
    <w:rsid w:val="00187CB4"/>
    <w:rsid w:val="0019053F"/>
    <w:rsid w:val="001927F5"/>
    <w:rsid w:val="00195255"/>
    <w:rsid w:val="00196A25"/>
    <w:rsid w:val="001A349A"/>
    <w:rsid w:val="001A5234"/>
    <w:rsid w:val="001A77BE"/>
    <w:rsid w:val="001A7D7E"/>
    <w:rsid w:val="001B0CB7"/>
    <w:rsid w:val="001C0CBC"/>
    <w:rsid w:val="001C6748"/>
    <w:rsid w:val="001D152E"/>
    <w:rsid w:val="001D23FF"/>
    <w:rsid w:val="001D47D2"/>
    <w:rsid w:val="001D6B6C"/>
    <w:rsid w:val="001E7EE1"/>
    <w:rsid w:val="001F21DA"/>
    <w:rsid w:val="001F21DC"/>
    <w:rsid w:val="001F394D"/>
    <w:rsid w:val="001F4B8E"/>
    <w:rsid w:val="001F50C0"/>
    <w:rsid w:val="00205E38"/>
    <w:rsid w:val="002066AD"/>
    <w:rsid w:val="0021164D"/>
    <w:rsid w:val="00215963"/>
    <w:rsid w:val="00216F05"/>
    <w:rsid w:val="00217C95"/>
    <w:rsid w:val="00222672"/>
    <w:rsid w:val="00226FE9"/>
    <w:rsid w:val="002413AD"/>
    <w:rsid w:val="00242009"/>
    <w:rsid w:val="002440E1"/>
    <w:rsid w:val="00251CA4"/>
    <w:rsid w:val="00253F3D"/>
    <w:rsid w:val="00254473"/>
    <w:rsid w:val="002556C6"/>
    <w:rsid w:val="00260AD2"/>
    <w:rsid w:val="00261718"/>
    <w:rsid w:val="00262221"/>
    <w:rsid w:val="0026340C"/>
    <w:rsid w:val="00263700"/>
    <w:rsid w:val="00266E19"/>
    <w:rsid w:val="002674FC"/>
    <w:rsid w:val="00270CA4"/>
    <w:rsid w:val="00270DAF"/>
    <w:rsid w:val="00272FA6"/>
    <w:rsid w:val="0027427F"/>
    <w:rsid w:val="00274537"/>
    <w:rsid w:val="002752A4"/>
    <w:rsid w:val="00277666"/>
    <w:rsid w:val="002779B7"/>
    <w:rsid w:val="00281664"/>
    <w:rsid w:val="002828A8"/>
    <w:rsid w:val="00286504"/>
    <w:rsid w:val="002914CD"/>
    <w:rsid w:val="00293856"/>
    <w:rsid w:val="002960CC"/>
    <w:rsid w:val="002970F2"/>
    <w:rsid w:val="002A0BDF"/>
    <w:rsid w:val="002A27DE"/>
    <w:rsid w:val="002A668A"/>
    <w:rsid w:val="002A7CF1"/>
    <w:rsid w:val="002B0BC1"/>
    <w:rsid w:val="002C0847"/>
    <w:rsid w:val="002C0D16"/>
    <w:rsid w:val="002C22E2"/>
    <w:rsid w:val="002C63BF"/>
    <w:rsid w:val="002C6B2A"/>
    <w:rsid w:val="002C6F48"/>
    <w:rsid w:val="002D198B"/>
    <w:rsid w:val="002D6E7F"/>
    <w:rsid w:val="002D79CA"/>
    <w:rsid w:val="002E266D"/>
    <w:rsid w:val="002E3D84"/>
    <w:rsid w:val="002E4709"/>
    <w:rsid w:val="002F13A8"/>
    <w:rsid w:val="00302228"/>
    <w:rsid w:val="00304FD5"/>
    <w:rsid w:val="003052F6"/>
    <w:rsid w:val="00312316"/>
    <w:rsid w:val="00313287"/>
    <w:rsid w:val="003152F8"/>
    <w:rsid w:val="00321C48"/>
    <w:rsid w:val="0032208A"/>
    <w:rsid w:val="00327327"/>
    <w:rsid w:val="00331B0C"/>
    <w:rsid w:val="00333477"/>
    <w:rsid w:val="00334627"/>
    <w:rsid w:val="003346C6"/>
    <w:rsid w:val="0033610D"/>
    <w:rsid w:val="0034065B"/>
    <w:rsid w:val="00346BFB"/>
    <w:rsid w:val="00352CE0"/>
    <w:rsid w:val="00367046"/>
    <w:rsid w:val="0037699F"/>
    <w:rsid w:val="00382668"/>
    <w:rsid w:val="00394AEB"/>
    <w:rsid w:val="003A2D28"/>
    <w:rsid w:val="003A7196"/>
    <w:rsid w:val="003B1120"/>
    <w:rsid w:val="003C502A"/>
    <w:rsid w:val="003D4812"/>
    <w:rsid w:val="003D7A91"/>
    <w:rsid w:val="003E257A"/>
    <w:rsid w:val="003E2B38"/>
    <w:rsid w:val="003E3EA5"/>
    <w:rsid w:val="003E4928"/>
    <w:rsid w:val="003E6B44"/>
    <w:rsid w:val="003F406F"/>
    <w:rsid w:val="003F4971"/>
    <w:rsid w:val="003F73D7"/>
    <w:rsid w:val="003F748B"/>
    <w:rsid w:val="003F76B3"/>
    <w:rsid w:val="00403F47"/>
    <w:rsid w:val="004043B8"/>
    <w:rsid w:val="00411758"/>
    <w:rsid w:val="00412EE5"/>
    <w:rsid w:val="00417A0C"/>
    <w:rsid w:val="00420358"/>
    <w:rsid w:val="00421111"/>
    <w:rsid w:val="00424288"/>
    <w:rsid w:val="004261C9"/>
    <w:rsid w:val="00426251"/>
    <w:rsid w:val="00432C42"/>
    <w:rsid w:val="00433E19"/>
    <w:rsid w:val="004342F6"/>
    <w:rsid w:val="0043774D"/>
    <w:rsid w:val="004403F9"/>
    <w:rsid w:val="00453DA1"/>
    <w:rsid w:val="00453E8A"/>
    <w:rsid w:val="00455296"/>
    <w:rsid w:val="004567AE"/>
    <w:rsid w:val="00463580"/>
    <w:rsid w:val="0046506E"/>
    <w:rsid w:val="004677DF"/>
    <w:rsid w:val="00474F40"/>
    <w:rsid w:val="00475A9D"/>
    <w:rsid w:val="00481725"/>
    <w:rsid w:val="00485DAF"/>
    <w:rsid w:val="00486F74"/>
    <w:rsid w:val="0049214D"/>
    <w:rsid w:val="00493AC7"/>
    <w:rsid w:val="00494297"/>
    <w:rsid w:val="004958C4"/>
    <w:rsid w:val="0049781C"/>
    <w:rsid w:val="004A259C"/>
    <w:rsid w:val="004A49E0"/>
    <w:rsid w:val="004A54A8"/>
    <w:rsid w:val="004B1228"/>
    <w:rsid w:val="004B1A2D"/>
    <w:rsid w:val="004B585F"/>
    <w:rsid w:val="004B5D5A"/>
    <w:rsid w:val="004B7925"/>
    <w:rsid w:val="004C0817"/>
    <w:rsid w:val="004C4732"/>
    <w:rsid w:val="004D0D7C"/>
    <w:rsid w:val="004D0EA5"/>
    <w:rsid w:val="004D36DB"/>
    <w:rsid w:val="004D442F"/>
    <w:rsid w:val="004D5A7F"/>
    <w:rsid w:val="004D68B2"/>
    <w:rsid w:val="004E13B4"/>
    <w:rsid w:val="004E1D0A"/>
    <w:rsid w:val="004E5AE9"/>
    <w:rsid w:val="004E6C5F"/>
    <w:rsid w:val="004F6FD9"/>
    <w:rsid w:val="00511752"/>
    <w:rsid w:val="00513CC1"/>
    <w:rsid w:val="00514A02"/>
    <w:rsid w:val="00515D8C"/>
    <w:rsid w:val="005213A8"/>
    <w:rsid w:val="00523C49"/>
    <w:rsid w:val="00530190"/>
    <w:rsid w:val="00533AAB"/>
    <w:rsid w:val="00533C35"/>
    <w:rsid w:val="00535E2F"/>
    <w:rsid w:val="00536169"/>
    <w:rsid w:val="00536FE6"/>
    <w:rsid w:val="00541F5A"/>
    <w:rsid w:val="005515DE"/>
    <w:rsid w:val="00552912"/>
    <w:rsid w:val="00552F17"/>
    <w:rsid w:val="0055678F"/>
    <w:rsid w:val="00571CAF"/>
    <w:rsid w:val="00573D3C"/>
    <w:rsid w:val="0057401D"/>
    <w:rsid w:val="005767A4"/>
    <w:rsid w:val="005803B1"/>
    <w:rsid w:val="00582D22"/>
    <w:rsid w:val="0058344F"/>
    <w:rsid w:val="00583530"/>
    <w:rsid w:val="005859D3"/>
    <w:rsid w:val="00590D8C"/>
    <w:rsid w:val="00593EEE"/>
    <w:rsid w:val="00594BED"/>
    <w:rsid w:val="005B5C48"/>
    <w:rsid w:val="005B7D82"/>
    <w:rsid w:val="005C0F38"/>
    <w:rsid w:val="005C0F8E"/>
    <w:rsid w:val="005C6D70"/>
    <w:rsid w:val="005D39C3"/>
    <w:rsid w:val="005D4867"/>
    <w:rsid w:val="005D58EC"/>
    <w:rsid w:val="005D5F3A"/>
    <w:rsid w:val="005D68E8"/>
    <w:rsid w:val="005E25F6"/>
    <w:rsid w:val="005E3B17"/>
    <w:rsid w:val="005F155E"/>
    <w:rsid w:val="00605DD9"/>
    <w:rsid w:val="00607F03"/>
    <w:rsid w:val="00616D82"/>
    <w:rsid w:val="006173A1"/>
    <w:rsid w:val="0062084E"/>
    <w:rsid w:val="00621AF8"/>
    <w:rsid w:val="006244EA"/>
    <w:rsid w:val="00630A01"/>
    <w:rsid w:val="00631367"/>
    <w:rsid w:val="006344A4"/>
    <w:rsid w:val="00636605"/>
    <w:rsid w:val="00640B2B"/>
    <w:rsid w:val="00641ABE"/>
    <w:rsid w:val="0064363B"/>
    <w:rsid w:val="00643DE0"/>
    <w:rsid w:val="0064468A"/>
    <w:rsid w:val="00646038"/>
    <w:rsid w:val="006466BF"/>
    <w:rsid w:val="006506EF"/>
    <w:rsid w:val="00652AE1"/>
    <w:rsid w:val="00653028"/>
    <w:rsid w:val="006635C9"/>
    <w:rsid w:val="00664006"/>
    <w:rsid w:val="00665095"/>
    <w:rsid w:val="006660B7"/>
    <w:rsid w:val="00666D29"/>
    <w:rsid w:val="0067135B"/>
    <w:rsid w:val="0067391E"/>
    <w:rsid w:val="00673D74"/>
    <w:rsid w:val="006754F0"/>
    <w:rsid w:val="00684C61"/>
    <w:rsid w:val="0069134C"/>
    <w:rsid w:val="006914F3"/>
    <w:rsid w:val="0069782D"/>
    <w:rsid w:val="006A7E99"/>
    <w:rsid w:val="006A7F55"/>
    <w:rsid w:val="006B471D"/>
    <w:rsid w:val="006B605B"/>
    <w:rsid w:val="006D2536"/>
    <w:rsid w:val="006D2906"/>
    <w:rsid w:val="006D7BAA"/>
    <w:rsid w:val="006E034B"/>
    <w:rsid w:val="006E05A7"/>
    <w:rsid w:val="006E50BB"/>
    <w:rsid w:val="006E5328"/>
    <w:rsid w:val="006F69AD"/>
    <w:rsid w:val="00700446"/>
    <w:rsid w:val="00715B75"/>
    <w:rsid w:val="007218A0"/>
    <w:rsid w:val="00723773"/>
    <w:rsid w:val="007336FD"/>
    <w:rsid w:val="00733F1B"/>
    <w:rsid w:val="00735B12"/>
    <w:rsid w:val="00740874"/>
    <w:rsid w:val="00742A0C"/>
    <w:rsid w:val="007437AB"/>
    <w:rsid w:val="00752FCF"/>
    <w:rsid w:val="007535BA"/>
    <w:rsid w:val="00754182"/>
    <w:rsid w:val="00755D12"/>
    <w:rsid w:val="00756904"/>
    <w:rsid w:val="00757DB6"/>
    <w:rsid w:val="007652B7"/>
    <w:rsid w:val="00767A1D"/>
    <w:rsid w:val="00772381"/>
    <w:rsid w:val="0077242A"/>
    <w:rsid w:val="00775293"/>
    <w:rsid w:val="007766F9"/>
    <w:rsid w:val="0077738C"/>
    <w:rsid w:val="00781DE5"/>
    <w:rsid w:val="00782669"/>
    <w:rsid w:val="00782C85"/>
    <w:rsid w:val="00784D3F"/>
    <w:rsid w:val="00786E0A"/>
    <w:rsid w:val="00787DC1"/>
    <w:rsid w:val="007909FD"/>
    <w:rsid w:val="00790F30"/>
    <w:rsid w:val="00794004"/>
    <w:rsid w:val="00794A46"/>
    <w:rsid w:val="007B1D53"/>
    <w:rsid w:val="007B2C89"/>
    <w:rsid w:val="007B4533"/>
    <w:rsid w:val="007B56BF"/>
    <w:rsid w:val="007C7BB9"/>
    <w:rsid w:val="007C7CAD"/>
    <w:rsid w:val="007D01E0"/>
    <w:rsid w:val="007D06A2"/>
    <w:rsid w:val="007E07D5"/>
    <w:rsid w:val="007E29FE"/>
    <w:rsid w:val="007E4A99"/>
    <w:rsid w:val="007F1753"/>
    <w:rsid w:val="007F6F26"/>
    <w:rsid w:val="008000A1"/>
    <w:rsid w:val="00801098"/>
    <w:rsid w:val="00807F98"/>
    <w:rsid w:val="008151A5"/>
    <w:rsid w:val="00816CE9"/>
    <w:rsid w:val="00816E00"/>
    <w:rsid w:val="0082239D"/>
    <w:rsid w:val="00830F64"/>
    <w:rsid w:val="00832D93"/>
    <w:rsid w:val="00833FB3"/>
    <w:rsid w:val="00834120"/>
    <w:rsid w:val="00854D23"/>
    <w:rsid w:val="00860024"/>
    <w:rsid w:val="00860C2B"/>
    <w:rsid w:val="00860FA2"/>
    <w:rsid w:val="0086791D"/>
    <w:rsid w:val="00870B02"/>
    <w:rsid w:val="00874591"/>
    <w:rsid w:val="00882E74"/>
    <w:rsid w:val="0088341A"/>
    <w:rsid w:val="00884B5E"/>
    <w:rsid w:val="008876C2"/>
    <w:rsid w:val="00893CA2"/>
    <w:rsid w:val="00895F4F"/>
    <w:rsid w:val="008A4770"/>
    <w:rsid w:val="008A5823"/>
    <w:rsid w:val="008A6F2B"/>
    <w:rsid w:val="008A7393"/>
    <w:rsid w:val="008B4029"/>
    <w:rsid w:val="008B55CA"/>
    <w:rsid w:val="008B7E7F"/>
    <w:rsid w:val="008C2D70"/>
    <w:rsid w:val="008C40EA"/>
    <w:rsid w:val="008C5BFA"/>
    <w:rsid w:val="008C61BC"/>
    <w:rsid w:val="008C7427"/>
    <w:rsid w:val="008D10E9"/>
    <w:rsid w:val="008D29CF"/>
    <w:rsid w:val="008D7766"/>
    <w:rsid w:val="008E48CA"/>
    <w:rsid w:val="008F4E33"/>
    <w:rsid w:val="008F5B16"/>
    <w:rsid w:val="008F6374"/>
    <w:rsid w:val="008F7758"/>
    <w:rsid w:val="00901DE3"/>
    <w:rsid w:val="00912DDB"/>
    <w:rsid w:val="00920813"/>
    <w:rsid w:val="00921400"/>
    <w:rsid w:val="00932482"/>
    <w:rsid w:val="0094196D"/>
    <w:rsid w:val="00941B01"/>
    <w:rsid w:val="00953490"/>
    <w:rsid w:val="00954D9A"/>
    <w:rsid w:val="0095669A"/>
    <w:rsid w:val="00963934"/>
    <w:rsid w:val="00965299"/>
    <w:rsid w:val="0097269F"/>
    <w:rsid w:val="00972864"/>
    <w:rsid w:val="00973EA1"/>
    <w:rsid w:val="00975398"/>
    <w:rsid w:val="00977402"/>
    <w:rsid w:val="00980720"/>
    <w:rsid w:val="009819BF"/>
    <w:rsid w:val="009833D1"/>
    <w:rsid w:val="0098580B"/>
    <w:rsid w:val="0098675B"/>
    <w:rsid w:val="00990C86"/>
    <w:rsid w:val="00991C54"/>
    <w:rsid w:val="009A16DF"/>
    <w:rsid w:val="009A3C6C"/>
    <w:rsid w:val="009A4A26"/>
    <w:rsid w:val="009A7F3D"/>
    <w:rsid w:val="009B1665"/>
    <w:rsid w:val="009B4D52"/>
    <w:rsid w:val="009C5838"/>
    <w:rsid w:val="009C74B1"/>
    <w:rsid w:val="009C7A97"/>
    <w:rsid w:val="009D26F6"/>
    <w:rsid w:val="009D2B00"/>
    <w:rsid w:val="009D352C"/>
    <w:rsid w:val="009E26BA"/>
    <w:rsid w:val="009E6A03"/>
    <w:rsid w:val="009F557F"/>
    <w:rsid w:val="009F5605"/>
    <w:rsid w:val="009F5EEB"/>
    <w:rsid w:val="009F6C39"/>
    <w:rsid w:val="009F7627"/>
    <w:rsid w:val="00A05012"/>
    <w:rsid w:val="00A05603"/>
    <w:rsid w:val="00A108C1"/>
    <w:rsid w:val="00A11168"/>
    <w:rsid w:val="00A2125D"/>
    <w:rsid w:val="00A22224"/>
    <w:rsid w:val="00A24D6D"/>
    <w:rsid w:val="00A24DA3"/>
    <w:rsid w:val="00A26D46"/>
    <w:rsid w:val="00A27824"/>
    <w:rsid w:val="00A312E7"/>
    <w:rsid w:val="00A330AA"/>
    <w:rsid w:val="00A35BB6"/>
    <w:rsid w:val="00A35F41"/>
    <w:rsid w:val="00A364C3"/>
    <w:rsid w:val="00A379A4"/>
    <w:rsid w:val="00A37E02"/>
    <w:rsid w:val="00A41DF2"/>
    <w:rsid w:val="00A41FC7"/>
    <w:rsid w:val="00A42D8B"/>
    <w:rsid w:val="00A42F5D"/>
    <w:rsid w:val="00A430E8"/>
    <w:rsid w:val="00A430F8"/>
    <w:rsid w:val="00A431FA"/>
    <w:rsid w:val="00A44B6F"/>
    <w:rsid w:val="00A51E49"/>
    <w:rsid w:val="00A53CE0"/>
    <w:rsid w:val="00A60002"/>
    <w:rsid w:val="00A605D0"/>
    <w:rsid w:val="00A64CFB"/>
    <w:rsid w:val="00A76D27"/>
    <w:rsid w:val="00A84A54"/>
    <w:rsid w:val="00A85C6F"/>
    <w:rsid w:val="00A86D06"/>
    <w:rsid w:val="00A86F2C"/>
    <w:rsid w:val="00A93919"/>
    <w:rsid w:val="00A94BAC"/>
    <w:rsid w:val="00A9669C"/>
    <w:rsid w:val="00A96D50"/>
    <w:rsid w:val="00AB1A7E"/>
    <w:rsid w:val="00AB3956"/>
    <w:rsid w:val="00AC2995"/>
    <w:rsid w:val="00AC39F9"/>
    <w:rsid w:val="00AD0B6C"/>
    <w:rsid w:val="00AD715F"/>
    <w:rsid w:val="00AE0872"/>
    <w:rsid w:val="00AE4D8E"/>
    <w:rsid w:val="00AE625C"/>
    <w:rsid w:val="00AF06DF"/>
    <w:rsid w:val="00AF36F2"/>
    <w:rsid w:val="00AF3FE2"/>
    <w:rsid w:val="00AF4943"/>
    <w:rsid w:val="00AF567E"/>
    <w:rsid w:val="00AF591D"/>
    <w:rsid w:val="00AF6CA0"/>
    <w:rsid w:val="00B0182C"/>
    <w:rsid w:val="00B07903"/>
    <w:rsid w:val="00B2015D"/>
    <w:rsid w:val="00B203F9"/>
    <w:rsid w:val="00B21D33"/>
    <w:rsid w:val="00B21DA0"/>
    <w:rsid w:val="00B31FD6"/>
    <w:rsid w:val="00B332A4"/>
    <w:rsid w:val="00B33DF7"/>
    <w:rsid w:val="00B34C45"/>
    <w:rsid w:val="00B37649"/>
    <w:rsid w:val="00B40540"/>
    <w:rsid w:val="00B41AA4"/>
    <w:rsid w:val="00B42957"/>
    <w:rsid w:val="00B44CA6"/>
    <w:rsid w:val="00B51985"/>
    <w:rsid w:val="00B52610"/>
    <w:rsid w:val="00B54634"/>
    <w:rsid w:val="00B70E62"/>
    <w:rsid w:val="00B75A0A"/>
    <w:rsid w:val="00B76A2B"/>
    <w:rsid w:val="00B83BC6"/>
    <w:rsid w:val="00B85D7F"/>
    <w:rsid w:val="00B8672C"/>
    <w:rsid w:val="00B905A3"/>
    <w:rsid w:val="00B936D3"/>
    <w:rsid w:val="00B9410D"/>
    <w:rsid w:val="00B97148"/>
    <w:rsid w:val="00B971EB"/>
    <w:rsid w:val="00BA54CA"/>
    <w:rsid w:val="00BB5655"/>
    <w:rsid w:val="00BB6526"/>
    <w:rsid w:val="00BB71F3"/>
    <w:rsid w:val="00BC1DC4"/>
    <w:rsid w:val="00BC306E"/>
    <w:rsid w:val="00BD0880"/>
    <w:rsid w:val="00BD0C30"/>
    <w:rsid w:val="00BD23E0"/>
    <w:rsid w:val="00BD35F9"/>
    <w:rsid w:val="00BD6803"/>
    <w:rsid w:val="00BE3CD8"/>
    <w:rsid w:val="00BE3D56"/>
    <w:rsid w:val="00BE71C8"/>
    <w:rsid w:val="00BE78F9"/>
    <w:rsid w:val="00BF0591"/>
    <w:rsid w:val="00BF1ED0"/>
    <w:rsid w:val="00BF2E14"/>
    <w:rsid w:val="00BF5CA0"/>
    <w:rsid w:val="00BF6778"/>
    <w:rsid w:val="00C003EC"/>
    <w:rsid w:val="00C02769"/>
    <w:rsid w:val="00C06175"/>
    <w:rsid w:val="00C10FD1"/>
    <w:rsid w:val="00C14DB2"/>
    <w:rsid w:val="00C167D4"/>
    <w:rsid w:val="00C219FB"/>
    <w:rsid w:val="00C27ED9"/>
    <w:rsid w:val="00C36454"/>
    <w:rsid w:val="00C365E6"/>
    <w:rsid w:val="00C4144A"/>
    <w:rsid w:val="00C5378F"/>
    <w:rsid w:val="00C547A1"/>
    <w:rsid w:val="00C55379"/>
    <w:rsid w:val="00C60A54"/>
    <w:rsid w:val="00C63F4C"/>
    <w:rsid w:val="00C64054"/>
    <w:rsid w:val="00C72753"/>
    <w:rsid w:val="00C72BF0"/>
    <w:rsid w:val="00C73D93"/>
    <w:rsid w:val="00C85BB3"/>
    <w:rsid w:val="00C86802"/>
    <w:rsid w:val="00C90B04"/>
    <w:rsid w:val="00C93C6C"/>
    <w:rsid w:val="00CA2894"/>
    <w:rsid w:val="00CA4945"/>
    <w:rsid w:val="00CA7A4E"/>
    <w:rsid w:val="00CB2DA7"/>
    <w:rsid w:val="00CB32EA"/>
    <w:rsid w:val="00CB43A8"/>
    <w:rsid w:val="00CC2A23"/>
    <w:rsid w:val="00CD0C6B"/>
    <w:rsid w:val="00CD3939"/>
    <w:rsid w:val="00CD46F7"/>
    <w:rsid w:val="00CD4B25"/>
    <w:rsid w:val="00CE457C"/>
    <w:rsid w:val="00CE54A0"/>
    <w:rsid w:val="00D01EB5"/>
    <w:rsid w:val="00D02E89"/>
    <w:rsid w:val="00D040ED"/>
    <w:rsid w:val="00D077BE"/>
    <w:rsid w:val="00D10BCD"/>
    <w:rsid w:val="00D1665D"/>
    <w:rsid w:val="00D173FF"/>
    <w:rsid w:val="00D20E3F"/>
    <w:rsid w:val="00D216F8"/>
    <w:rsid w:val="00D22B78"/>
    <w:rsid w:val="00D31C66"/>
    <w:rsid w:val="00D33467"/>
    <w:rsid w:val="00D34348"/>
    <w:rsid w:val="00D363FA"/>
    <w:rsid w:val="00D4041F"/>
    <w:rsid w:val="00D41A5D"/>
    <w:rsid w:val="00D422CC"/>
    <w:rsid w:val="00D45CBB"/>
    <w:rsid w:val="00D53F77"/>
    <w:rsid w:val="00D54469"/>
    <w:rsid w:val="00D55E42"/>
    <w:rsid w:val="00D56125"/>
    <w:rsid w:val="00D578B2"/>
    <w:rsid w:val="00D63B8D"/>
    <w:rsid w:val="00D63D8F"/>
    <w:rsid w:val="00D655FC"/>
    <w:rsid w:val="00D6773C"/>
    <w:rsid w:val="00D70AAA"/>
    <w:rsid w:val="00D75529"/>
    <w:rsid w:val="00D8384C"/>
    <w:rsid w:val="00D87C60"/>
    <w:rsid w:val="00D95A52"/>
    <w:rsid w:val="00D96044"/>
    <w:rsid w:val="00D9788D"/>
    <w:rsid w:val="00DA017D"/>
    <w:rsid w:val="00DA3713"/>
    <w:rsid w:val="00DA38DE"/>
    <w:rsid w:val="00DA3A4A"/>
    <w:rsid w:val="00DA4A1A"/>
    <w:rsid w:val="00DA6BD5"/>
    <w:rsid w:val="00DB1341"/>
    <w:rsid w:val="00DB1BC2"/>
    <w:rsid w:val="00DB2412"/>
    <w:rsid w:val="00DB339D"/>
    <w:rsid w:val="00DB3FD2"/>
    <w:rsid w:val="00DB745F"/>
    <w:rsid w:val="00DC7539"/>
    <w:rsid w:val="00DC7E4C"/>
    <w:rsid w:val="00DD1D1C"/>
    <w:rsid w:val="00DD3EDE"/>
    <w:rsid w:val="00DD53F4"/>
    <w:rsid w:val="00DD6600"/>
    <w:rsid w:val="00DE0EDD"/>
    <w:rsid w:val="00DE385F"/>
    <w:rsid w:val="00DE6141"/>
    <w:rsid w:val="00DE764D"/>
    <w:rsid w:val="00DF0749"/>
    <w:rsid w:val="00DF1768"/>
    <w:rsid w:val="00DF5E73"/>
    <w:rsid w:val="00E016D1"/>
    <w:rsid w:val="00E04028"/>
    <w:rsid w:val="00E05BC2"/>
    <w:rsid w:val="00E10DB0"/>
    <w:rsid w:val="00E1580F"/>
    <w:rsid w:val="00E1598F"/>
    <w:rsid w:val="00E15D6A"/>
    <w:rsid w:val="00E23A01"/>
    <w:rsid w:val="00E24DC6"/>
    <w:rsid w:val="00E2546C"/>
    <w:rsid w:val="00E25C44"/>
    <w:rsid w:val="00E261EE"/>
    <w:rsid w:val="00E27BBF"/>
    <w:rsid w:val="00E30B47"/>
    <w:rsid w:val="00E31E78"/>
    <w:rsid w:val="00E32670"/>
    <w:rsid w:val="00E33ADB"/>
    <w:rsid w:val="00E35792"/>
    <w:rsid w:val="00E40410"/>
    <w:rsid w:val="00E46898"/>
    <w:rsid w:val="00E46B5D"/>
    <w:rsid w:val="00E46D10"/>
    <w:rsid w:val="00E52D10"/>
    <w:rsid w:val="00E6648B"/>
    <w:rsid w:val="00E670A9"/>
    <w:rsid w:val="00E719FD"/>
    <w:rsid w:val="00E72724"/>
    <w:rsid w:val="00E829E5"/>
    <w:rsid w:val="00E848FF"/>
    <w:rsid w:val="00E85FCC"/>
    <w:rsid w:val="00E86E0B"/>
    <w:rsid w:val="00E92D50"/>
    <w:rsid w:val="00E961D2"/>
    <w:rsid w:val="00EA565A"/>
    <w:rsid w:val="00EB0D18"/>
    <w:rsid w:val="00EB6EAA"/>
    <w:rsid w:val="00EC58C3"/>
    <w:rsid w:val="00ED16CA"/>
    <w:rsid w:val="00ED5179"/>
    <w:rsid w:val="00EE196E"/>
    <w:rsid w:val="00EE22E2"/>
    <w:rsid w:val="00EE4709"/>
    <w:rsid w:val="00EE55EF"/>
    <w:rsid w:val="00EF0C8B"/>
    <w:rsid w:val="00EF373C"/>
    <w:rsid w:val="00EF3973"/>
    <w:rsid w:val="00EF3B94"/>
    <w:rsid w:val="00EF5CA5"/>
    <w:rsid w:val="00F02B66"/>
    <w:rsid w:val="00F050F9"/>
    <w:rsid w:val="00F109AA"/>
    <w:rsid w:val="00F12189"/>
    <w:rsid w:val="00F1347C"/>
    <w:rsid w:val="00F136BD"/>
    <w:rsid w:val="00F22EC1"/>
    <w:rsid w:val="00F24EA9"/>
    <w:rsid w:val="00F25BE1"/>
    <w:rsid w:val="00F26EDC"/>
    <w:rsid w:val="00F36BD7"/>
    <w:rsid w:val="00F40F50"/>
    <w:rsid w:val="00F44D82"/>
    <w:rsid w:val="00F5590F"/>
    <w:rsid w:val="00F57583"/>
    <w:rsid w:val="00F61131"/>
    <w:rsid w:val="00F62A45"/>
    <w:rsid w:val="00F63567"/>
    <w:rsid w:val="00F65059"/>
    <w:rsid w:val="00F71DB3"/>
    <w:rsid w:val="00F7502E"/>
    <w:rsid w:val="00F753FC"/>
    <w:rsid w:val="00F80632"/>
    <w:rsid w:val="00F843E2"/>
    <w:rsid w:val="00F84B86"/>
    <w:rsid w:val="00F8746F"/>
    <w:rsid w:val="00F93C4A"/>
    <w:rsid w:val="00F9449F"/>
    <w:rsid w:val="00F9619F"/>
    <w:rsid w:val="00F970C5"/>
    <w:rsid w:val="00FA27FD"/>
    <w:rsid w:val="00FA5756"/>
    <w:rsid w:val="00FA6ABB"/>
    <w:rsid w:val="00FB727D"/>
    <w:rsid w:val="00FB7E55"/>
    <w:rsid w:val="00FC3DCC"/>
    <w:rsid w:val="00FD159C"/>
    <w:rsid w:val="00FD5BBA"/>
    <w:rsid w:val="00FE07CC"/>
    <w:rsid w:val="00FE742F"/>
    <w:rsid w:val="00FF15DD"/>
    <w:rsid w:val="00FF40BC"/>
    <w:rsid w:val="00FF5E52"/>
    <w:rsid w:val="00FF63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DB2A1F"/>
  <w15:docId w15:val="{13E3F7AF-E699-7940-BAD3-56C6EDE1E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US"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2C42"/>
    <w:pPr>
      <w:pBdr>
        <w:top w:val="none" w:sz="0" w:space="0" w:color="auto"/>
        <w:left w:val="none" w:sz="0" w:space="0" w:color="auto"/>
        <w:bottom w:val="none" w:sz="0" w:space="0" w:color="auto"/>
        <w:right w:val="none" w:sz="0" w:space="0" w:color="auto"/>
        <w:between w:val="none" w:sz="0" w:space="0" w:color="auto"/>
      </w:pBdr>
      <w:spacing w:line="480" w:lineRule="auto"/>
      <w:ind w:firstLine="720"/>
    </w:pPr>
    <w:rPr>
      <w:rFonts w:ascii="Times New Roman" w:eastAsia="Times New Roman" w:hAnsi="Times New Roman" w:cs="Times New Roman"/>
      <w:color w:val="auto"/>
      <w:sz w:val="24"/>
      <w:szCs w:val="24"/>
      <w:lang w:val="en-CA" w:eastAsia="en-CA"/>
    </w:rPr>
  </w:style>
  <w:style w:type="paragraph" w:styleId="Heading1">
    <w:name w:val="heading 1"/>
    <w:basedOn w:val="Normal"/>
    <w:next w:val="Normal"/>
    <w:rsid w:val="00001DF8"/>
    <w:pPr>
      <w:keepNext/>
      <w:keepLines/>
      <w:pBdr>
        <w:top w:val="nil"/>
        <w:left w:val="nil"/>
        <w:bottom w:val="nil"/>
        <w:right w:val="nil"/>
        <w:between w:val="nil"/>
      </w:pBdr>
      <w:spacing w:before="200" w:after="120" w:line="360" w:lineRule="auto"/>
      <w:ind w:firstLine="0"/>
      <w:contextualSpacing/>
      <w:outlineLvl w:val="0"/>
    </w:pPr>
    <w:rPr>
      <w:rFonts w:eastAsia="Arial"/>
      <w:b/>
      <w:color w:val="000000"/>
      <w:sz w:val="28"/>
      <w:szCs w:val="28"/>
      <w:lang w:val="en-US" w:eastAsia="en-US"/>
    </w:rPr>
  </w:style>
  <w:style w:type="paragraph" w:styleId="Heading2">
    <w:name w:val="heading 2"/>
    <w:basedOn w:val="Normal"/>
    <w:next w:val="Normal"/>
    <w:rsid w:val="00432C42"/>
    <w:pPr>
      <w:keepNext/>
      <w:keepLines/>
      <w:pBdr>
        <w:top w:val="nil"/>
        <w:left w:val="nil"/>
        <w:bottom w:val="nil"/>
        <w:right w:val="nil"/>
        <w:between w:val="nil"/>
      </w:pBdr>
      <w:spacing w:before="200" w:after="120" w:line="360" w:lineRule="auto"/>
      <w:ind w:firstLine="0"/>
      <w:contextualSpacing/>
      <w:outlineLvl w:val="1"/>
    </w:pPr>
    <w:rPr>
      <w:rFonts w:eastAsia="Arial"/>
      <w:b/>
      <w:color w:val="000000"/>
      <w:lang w:val="en-US" w:eastAsia="en-US"/>
    </w:rPr>
  </w:style>
  <w:style w:type="paragraph" w:styleId="Heading3">
    <w:name w:val="heading 3"/>
    <w:basedOn w:val="Normal"/>
    <w:next w:val="Normal"/>
    <w:rsid w:val="00E05BC2"/>
    <w:pPr>
      <w:keepNext/>
      <w:keepLines/>
      <w:pBdr>
        <w:top w:val="nil"/>
        <w:left w:val="nil"/>
        <w:bottom w:val="nil"/>
        <w:right w:val="nil"/>
        <w:between w:val="nil"/>
      </w:pBdr>
      <w:spacing w:before="200" w:after="80" w:line="360" w:lineRule="auto"/>
      <w:ind w:firstLine="0"/>
      <w:contextualSpacing/>
      <w:outlineLvl w:val="2"/>
    </w:pPr>
    <w:rPr>
      <w:rFonts w:eastAsia="Arial"/>
      <w:color w:val="000000" w:themeColor="text1"/>
      <w:u w:val="single"/>
      <w:lang w:val="en-US" w:eastAsia="en-US"/>
    </w:rPr>
  </w:style>
  <w:style w:type="paragraph" w:styleId="Heading4">
    <w:name w:val="heading 4"/>
    <w:basedOn w:val="Normal"/>
    <w:next w:val="Normal"/>
    <w:rsid w:val="00874591"/>
    <w:pPr>
      <w:keepNext/>
      <w:keepLines/>
      <w:pBdr>
        <w:top w:val="nil"/>
        <w:left w:val="nil"/>
        <w:bottom w:val="nil"/>
        <w:right w:val="nil"/>
        <w:between w:val="nil"/>
      </w:pBdr>
      <w:spacing w:before="280" w:after="80" w:line="276" w:lineRule="auto"/>
      <w:outlineLvl w:val="3"/>
    </w:pPr>
    <w:rPr>
      <w:rFonts w:ascii="Arial" w:eastAsia="Arial" w:hAnsi="Arial" w:cs="Arial"/>
      <w:i/>
      <w:color w:val="000000" w:themeColor="text1"/>
      <w:sz w:val="22"/>
      <w:lang w:val="en-US" w:eastAsia="en-US"/>
    </w:rPr>
  </w:style>
  <w:style w:type="paragraph" w:styleId="Heading5">
    <w:name w:val="heading 5"/>
    <w:basedOn w:val="Normal"/>
    <w:next w:val="Normal"/>
    <w:pPr>
      <w:keepNext/>
      <w:keepLines/>
      <w:pBdr>
        <w:top w:val="nil"/>
        <w:left w:val="nil"/>
        <w:bottom w:val="nil"/>
        <w:right w:val="nil"/>
        <w:between w:val="nil"/>
      </w:pBdr>
      <w:spacing w:before="240" w:after="80" w:line="276" w:lineRule="auto"/>
      <w:outlineLvl w:val="4"/>
    </w:pPr>
    <w:rPr>
      <w:rFonts w:ascii="Arial" w:eastAsia="Arial" w:hAnsi="Arial" w:cs="Arial"/>
      <w:color w:val="666666"/>
      <w:sz w:val="22"/>
      <w:szCs w:val="22"/>
      <w:lang w:val="en-US" w:eastAsia="en-US"/>
    </w:rPr>
  </w:style>
  <w:style w:type="paragraph" w:styleId="Heading6">
    <w:name w:val="heading 6"/>
    <w:basedOn w:val="Normal"/>
    <w:next w:val="Normal"/>
    <w:pPr>
      <w:keepNext/>
      <w:keepLines/>
      <w:pBdr>
        <w:top w:val="nil"/>
        <w:left w:val="nil"/>
        <w:bottom w:val="nil"/>
        <w:right w:val="nil"/>
        <w:between w:val="nil"/>
      </w:pBdr>
      <w:spacing w:before="240" w:after="80" w:line="276" w:lineRule="auto"/>
      <w:outlineLvl w:val="5"/>
    </w:pPr>
    <w:rPr>
      <w:rFonts w:ascii="Arial" w:eastAsia="Arial" w:hAnsi="Arial" w:cs="Arial"/>
      <w:i/>
      <w:color w:val="666666"/>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after="60" w:line="276" w:lineRule="auto"/>
    </w:pPr>
    <w:rPr>
      <w:rFonts w:ascii="Arial" w:eastAsia="Arial" w:hAnsi="Arial" w:cs="Arial"/>
      <w:color w:val="000000"/>
      <w:sz w:val="52"/>
      <w:szCs w:val="52"/>
      <w:lang w:val="en-US" w:eastAsia="en-US"/>
    </w:rPr>
  </w:style>
  <w:style w:type="paragraph" w:styleId="Subtitle">
    <w:name w:val="Subtitle"/>
    <w:basedOn w:val="Normal"/>
    <w:next w:val="Normal"/>
    <w:pPr>
      <w:keepNext/>
      <w:keepLines/>
      <w:pBdr>
        <w:top w:val="nil"/>
        <w:left w:val="nil"/>
        <w:bottom w:val="nil"/>
        <w:right w:val="nil"/>
        <w:between w:val="nil"/>
      </w:pBdr>
      <w:spacing w:after="320" w:line="276" w:lineRule="auto"/>
    </w:pPr>
    <w:rPr>
      <w:rFonts w:ascii="Arial" w:eastAsia="Arial" w:hAnsi="Arial" w:cs="Arial"/>
      <w:color w:val="666666"/>
      <w:sz w:val="30"/>
      <w:szCs w:val="30"/>
      <w:lang w:val="en-US" w:eastAsia="en-US"/>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pBdr>
        <w:top w:val="nil"/>
        <w:left w:val="nil"/>
        <w:bottom w:val="nil"/>
        <w:right w:val="nil"/>
        <w:between w:val="nil"/>
      </w:pBdr>
    </w:pPr>
    <w:rPr>
      <w:rFonts w:ascii="Arial" w:eastAsia="Arial" w:hAnsi="Arial" w:cs="Arial"/>
      <w:color w:val="000000"/>
      <w:lang w:val="en-US" w:eastAsia="en-US"/>
    </w:rPr>
  </w:style>
  <w:style w:type="character" w:customStyle="1" w:styleId="CommentTextChar">
    <w:name w:val="Comment Text Char"/>
    <w:basedOn w:val="DefaultParagraphFont"/>
    <w:link w:val="CommentText"/>
    <w:uiPriority w:val="99"/>
    <w:semiHidden/>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F8746F"/>
    <w:pPr>
      <w:pBdr>
        <w:top w:val="nil"/>
        <w:left w:val="nil"/>
        <w:bottom w:val="nil"/>
        <w:right w:val="nil"/>
        <w:between w:val="nil"/>
      </w:pBdr>
    </w:pPr>
    <w:rPr>
      <w:rFonts w:eastAsia="Arial"/>
      <w:color w:val="000000"/>
      <w:sz w:val="18"/>
      <w:szCs w:val="18"/>
      <w:lang w:val="en-US" w:eastAsia="en-US"/>
    </w:rPr>
  </w:style>
  <w:style w:type="character" w:customStyle="1" w:styleId="BalloonTextChar">
    <w:name w:val="Balloon Text Char"/>
    <w:basedOn w:val="DefaultParagraphFont"/>
    <w:link w:val="BalloonText"/>
    <w:uiPriority w:val="99"/>
    <w:semiHidden/>
    <w:rsid w:val="00F8746F"/>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95669A"/>
    <w:rPr>
      <w:b/>
      <w:bCs/>
      <w:sz w:val="20"/>
      <w:szCs w:val="20"/>
    </w:rPr>
  </w:style>
  <w:style w:type="character" w:customStyle="1" w:styleId="CommentSubjectChar">
    <w:name w:val="Comment Subject Char"/>
    <w:basedOn w:val="CommentTextChar"/>
    <w:link w:val="CommentSubject"/>
    <w:uiPriority w:val="99"/>
    <w:semiHidden/>
    <w:rsid w:val="0095669A"/>
    <w:rPr>
      <w:b/>
      <w:bCs/>
      <w:sz w:val="20"/>
      <w:szCs w:val="20"/>
    </w:rPr>
  </w:style>
  <w:style w:type="paragraph" w:styleId="ListParagraph">
    <w:name w:val="List Paragraph"/>
    <w:basedOn w:val="Normal"/>
    <w:uiPriority w:val="34"/>
    <w:qFormat/>
    <w:rsid w:val="00D1665D"/>
    <w:pPr>
      <w:pBdr>
        <w:top w:val="nil"/>
        <w:left w:val="nil"/>
        <w:bottom w:val="nil"/>
        <w:right w:val="nil"/>
        <w:between w:val="nil"/>
      </w:pBdr>
      <w:spacing w:line="276" w:lineRule="auto"/>
      <w:ind w:left="720"/>
      <w:contextualSpacing/>
    </w:pPr>
    <w:rPr>
      <w:rFonts w:ascii="Arial" w:eastAsia="Arial" w:hAnsi="Arial" w:cs="Arial"/>
      <w:color w:val="000000"/>
      <w:sz w:val="22"/>
      <w:szCs w:val="22"/>
      <w:lang w:val="en-US" w:eastAsia="en-US"/>
    </w:rPr>
  </w:style>
  <w:style w:type="paragraph" w:styleId="NoSpacing">
    <w:name w:val="No Spacing"/>
    <w:uiPriority w:val="1"/>
    <w:qFormat/>
    <w:rsid w:val="00C167D4"/>
    <w:pPr>
      <w:spacing w:line="240" w:lineRule="auto"/>
      <w:ind w:firstLine="720"/>
    </w:pPr>
  </w:style>
  <w:style w:type="paragraph" w:styleId="Caption">
    <w:name w:val="caption"/>
    <w:basedOn w:val="Normal"/>
    <w:next w:val="Normal"/>
    <w:uiPriority w:val="35"/>
    <w:unhideWhenUsed/>
    <w:qFormat/>
    <w:rsid w:val="009F6C39"/>
    <w:pPr>
      <w:spacing w:after="120"/>
    </w:pPr>
    <w:rPr>
      <w:rFonts w:ascii="Calibri" w:eastAsiaTheme="minorHAnsi" w:hAnsi="Calibri"/>
      <w:bCs/>
      <w:kern w:val="24"/>
      <w:sz w:val="20"/>
      <w:szCs w:val="18"/>
      <w:lang w:val="en-US" w:eastAsia="en-US"/>
    </w:rPr>
  </w:style>
  <w:style w:type="paragraph" w:styleId="NormalWeb">
    <w:name w:val="Normal (Web)"/>
    <w:basedOn w:val="Normal"/>
    <w:uiPriority w:val="99"/>
    <w:unhideWhenUsed/>
    <w:rsid w:val="009F6C39"/>
    <w:pPr>
      <w:spacing w:before="100" w:beforeAutospacing="1" w:after="100" w:afterAutospacing="1"/>
    </w:pPr>
    <w:rPr>
      <w:lang w:val="en-US" w:eastAsia="en-US"/>
    </w:rPr>
  </w:style>
  <w:style w:type="paragraph" w:styleId="FootnoteText">
    <w:name w:val="footnote text"/>
    <w:basedOn w:val="Normal"/>
    <w:link w:val="FootnoteTextChar"/>
    <w:uiPriority w:val="99"/>
    <w:unhideWhenUsed/>
    <w:rsid w:val="008D29CF"/>
    <w:pPr>
      <w:pBdr>
        <w:top w:val="nil"/>
        <w:left w:val="nil"/>
        <w:bottom w:val="nil"/>
        <w:right w:val="nil"/>
        <w:between w:val="nil"/>
      </w:pBdr>
    </w:pPr>
    <w:rPr>
      <w:rFonts w:ascii="Arial" w:eastAsia="Arial" w:hAnsi="Arial" w:cs="Arial"/>
      <w:color w:val="000000"/>
      <w:lang w:val="en-US" w:eastAsia="en-US"/>
    </w:rPr>
  </w:style>
  <w:style w:type="character" w:customStyle="1" w:styleId="FootnoteTextChar">
    <w:name w:val="Footnote Text Char"/>
    <w:basedOn w:val="DefaultParagraphFont"/>
    <w:link w:val="FootnoteText"/>
    <w:uiPriority w:val="99"/>
    <w:rsid w:val="008D29CF"/>
    <w:rPr>
      <w:sz w:val="24"/>
      <w:szCs w:val="24"/>
    </w:rPr>
  </w:style>
  <w:style w:type="character" w:styleId="FootnoteReference">
    <w:name w:val="footnote reference"/>
    <w:basedOn w:val="DefaultParagraphFont"/>
    <w:uiPriority w:val="99"/>
    <w:unhideWhenUsed/>
    <w:rsid w:val="008D29CF"/>
    <w:rPr>
      <w:vertAlign w:val="superscript"/>
    </w:rPr>
  </w:style>
  <w:style w:type="paragraph" w:styleId="Header">
    <w:name w:val="header"/>
    <w:basedOn w:val="Normal"/>
    <w:link w:val="Head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HeaderChar">
    <w:name w:val="Header Char"/>
    <w:basedOn w:val="DefaultParagraphFont"/>
    <w:link w:val="Header"/>
    <w:uiPriority w:val="99"/>
    <w:rsid w:val="002914CD"/>
  </w:style>
  <w:style w:type="paragraph" w:styleId="Footer">
    <w:name w:val="footer"/>
    <w:basedOn w:val="Normal"/>
    <w:link w:val="FooterChar"/>
    <w:uiPriority w:val="99"/>
    <w:unhideWhenUsed/>
    <w:rsid w:val="002914CD"/>
    <w:pPr>
      <w:pBdr>
        <w:top w:val="nil"/>
        <w:left w:val="nil"/>
        <w:bottom w:val="nil"/>
        <w:right w:val="nil"/>
        <w:between w:val="nil"/>
      </w:pBdr>
      <w:tabs>
        <w:tab w:val="center" w:pos="4680"/>
        <w:tab w:val="right" w:pos="9360"/>
      </w:tabs>
    </w:pPr>
    <w:rPr>
      <w:rFonts w:ascii="Arial" w:eastAsia="Arial" w:hAnsi="Arial" w:cs="Arial"/>
      <w:color w:val="000000"/>
      <w:sz w:val="22"/>
      <w:szCs w:val="22"/>
      <w:lang w:val="en-US" w:eastAsia="en-US"/>
    </w:rPr>
  </w:style>
  <w:style w:type="character" w:customStyle="1" w:styleId="FooterChar">
    <w:name w:val="Footer Char"/>
    <w:basedOn w:val="DefaultParagraphFont"/>
    <w:link w:val="Footer"/>
    <w:uiPriority w:val="99"/>
    <w:rsid w:val="002914CD"/>
  </w:style>
  <w:style w:type="character" w:styleId="Hyperlink">
    <w:name w:val="Hyperlink"/>
    <w:basedOn w:val="DefaultParagraphFont"/>
    <w:uiPriority w:val="99"/>
    <w:unhideWhenUsed/>
    <w:rsid w:val="00B07903"/>
    <w:rPr>
      <w:color w:val="0000FF" w:themeColor="hyperlink"/>
      <w:u w:val="single"/>
    </w:rPr>
  </w:style>
  <w:style w:type="character" w:customStyle="1" w:styleId="UnresolvedMention1">
    <w:name w:val="Unresolved Mention1"/>
    <w:basedOn w:val="DefaultParagraphFont"/>
    <w:uiPriority w:val="99"/>
    <w:rsid w:val="00B07903"/>
    <w:rPr>
      <w:color w:val="808080"/>
      <w:shd w:val="clear" w:color="auto" w:fill="E6E6E6"/>
    </w:rPr>
  </w:style>
  <w:style w:type="paragraph" w:styleId="Revision">
    <w:name w:val="Revision"/>
    <w:hidden/>
    <w:uiPriority w:val="99"/>
    <w:semiHidden/>
    <w:rsid w:val="00B37649"/>
    <w:pPr>
      <w:pBdr>
        <w:top w:val="none" w:sz="0" w:space="0" w:color="auto"/>
        <w:left w:val="none" w:sz="0" w:space="0" w:color="auto"/>
        <w:bottom w:val="none" w:sz="0" w:space="0" w:color="auto"/>
        <w:right w:val="none" w:sz="0" w:space="0" w:color="auto"/>
        <w:between w:val="none" w:sz="0" w:space="0" w:color="auto"/>
      </w:pBdr>
      <w:spacing w:line="240" w:lineRule="auto"/>
    </w:pPr>
    <w:rPr>
      <w:rFonts w:ascii="Times New Roman" w:eastAsia="Times New Roman" w:hAnsi="Times New Roman" w:cs="Times New Roman"/>
      <w:color w:val="auto"/>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871406">
      <w:bodyDiv w:val="1"/>
      <w:marLeft w:val="0"/>
      <w:marRight w:val="0"/>
      <w:marTop w:val="0"/>
      <w:marBottom w:val="0"/>
      <w:divBdr>
        <w:top w:val="none" w:sz="0" w:space="0" w:color="auto"/>
        <w:left w:val="none" w:sz="0" w:space="0" w:color="auto"/>
        <w:bottom w:val="none" w:sz="0" w:space="0" w:color="auto"/>
        <w:right w:val="none" w:sz="0" w:space="0" w:color="auto"/>
      </w:divBdr>
    </w:div>
    <w:div w:id="230695664">
      <w:bodyDiv w:val="1"/>
      <w:marLeft w:val="0"/>
      <w:marRight w:val="0"/>
      <w:marTop w:val="0"/>
      <w:marBottom w:val="0"/>
      <w:divBdr>
        <w:top w:val="none" w:sz="0" w:space="0" w:color="auto"/>
        <w:left w:val="none" w:sz="0" w:space="0" w:color="auto"/>
        <w:bottom w:val="none" w:sz="0" w:space="0" w:color="auto"/>
        <w:right w:val="none" w:sz="0" w:space="0" w:color="auto"/>
      </w:divBdr>
    </w:div>
    <w:div w:id="355159337">
      <w:bodyDiv w:val="1"/>
      <w:marLeft w:val="0"/>
      <w:marRight w:val="0"/>
      <w:marTop w:val="0"/>
      <w:marBottom w:val="0"/>
      <w:divBdr>
        <w:top w:val="none" w:sz="0" w:space="0" w:color="auto"/>
        <w:left w:val="none" w:sz="0" w:space="0" w:color="auto"/>
        <w:bottom w:val="none" w:sz="0" w:space="0" w:color="auto"/>
        <w:right w:val="none" w:sz="0" w:space="0" w:color="auto"/>
      </w:divBdr>
    </w:div>
    <w:div w:id="516771455">
      <w:bodyDiv w:val="1"/>
      <w:marLeft w:val="0"/>
      <w:marRight w:val="0"/>
      <w:marTop w:val="0"/>
      <w:marBottom w:val="0"/>
      <w:divBdr>
        <w:top w:val="none" w:sz="0" w:space="0" w:color="auto"/>
        <w:left w:val="none" w:sz="0" w:space="0" w:color="auto"/>
        <w:bottom w:val="none" w:sz="0" w:space="0" w:color="auto"/>
        <w:right w:val="none" w:sz="0" w:space="0" w:color="auto"/>
      </w:divBdr>
    </w:div>
    <w:div w:id="629359175">
      <w:bodyDiv w:val="1"/>
      <w:marLeft w:val="0"/>
      <w:marRight w:val="0"/>
      <w:marTop w:val="0"/>
      <w:marBottom w:val="0"/>
      <w:divBdr>
        <w:top w:val="none" w:sz="0" w:space="0" w:color="auto"/>
        <w:left w:val="none" w:sz="0" w:space="0" w:color="auto"/>
        <w:bottom w:val="none" w:sz="0" w:space="0" w:color="auto"/>
        <w:right w:val="none" w:sz="0" w:space="0" w:color="auto"/>
      </w:divBdr>
    </w:div>
    <w:div w:id="660085690">
      <w:bodyDiv w:val="1"/>
      <w:marLeft w:val="0"/>
      <w:marRight w:val="0"/>
      <w:marTop w:val="0"/>
      <w:marBottom w:val="0"/>
      <w:divBdr>
        <w:top w:val="none" w:sz="0" w:space="0" w:color="auto"/>
        <w:left w:val="none" w:sz="0" w:space="0" w:color="auto"/>
        <w:bottom w:val="none" w:sz="0" w:space="0" w:color="auto"/>
        <w:right w:val="none" w:sz="0" w:space="0" w:color="auto"/>
      </w:divBdr>
      <w:divsChild>
        <w:div w:id="1581519714">
          <w:marLeft w:val="0"/>
          <w:marRight w:val="0"/>
          <w:marTop w:val="0"/>
          <w:marBottom w:val="0"/>
          <w:divBdr>
            <w:top w:val="none" w:sz="0" w:space="0" w:color="auto"/>
            <w:left w:val="none" w:sz="0" w:space="0" w:color="auto"/>
            <w:bottom w:val="none" w:sz="0" w:space="0" w:color="auto"/>
            <w:right w:val="none" w:sz="0" w:space="0" w:color="auto"/>
          </w:divBdr>
          <w:divsChild>
            <w:div w:id="40954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752988">
      <w:bodyDiv w:val="1"/>
      <w:marLeft w:val="0"/>
      <w:marRight w:val="0"/>
      <w:marTop w:val="0"/>
      <w:marBottom w:val="0"/>
      <w:divBdr>
        <w:top w:val="none" w:sz="0" w:space="0" w:color="auto"/>
        <w:left w:val="none" w:sz="0" w:space="0" w:color="auto"/>
        <w:bottom w:val="none" w:sz="0" w:space="0" w:color="auto"/>
        <w:right w:val="none" w:sz="0" w:space="0" w:color="auto"/>
      </w:divBdr>
    </w:div>
    <w:div w:id="923758480">
      <w:bodyDiv w:val="1"/>
      <w:marLeft w:val="0"/>
      <w:marRight w:val="0"/>
      <w:marTop w:val="0"/>
      <w:marBottom w:val="0"/>
      <w:divBdr>
        <w:top w:val="none" w:sz="0" w:space="0" w:color="auto"/>
        <w:left w:val="none" w:sz="0" w:space="0" w:color="auto"/>
        <w:bottom w:val="none" w:sz="0" w:space="0" w:color="auto"/>
        <w:right w:val="none" w:sz="0" w:space="0" w:color="auto"/>
      </w:divBdr>
    </w:div>
    <w:div w:id="957376797">
      <w:bodyDiv w:val="1"/>
      <w:marLeft w:val="0"/>
      <w:marRight w:val="0"/>
      <w:marTop w:val="0"/>
      <w:marBottom w:val="0"/>
      <w:divBdr>
        <w:top w:val="none" w:sz="0" w:space="0" w:color="auto"/>
        <w:left w:val="none" w:sz="0" w:space="0" w:color="auto"/>
        <w:bottom w:val="none" w:sz="0" w:space="0" w:color="auto"/>
        <w:right w:val="none" w:sz="0" w:space="0" w:color="auto"/>
      </w:divBdr>
    </w:div>
    <w:div w:id="960499646">
      <w:bodyDiv w:val="1"/>
      <w:marLeft w:val="0"/>
      <w:marRight w:val="0"/>
      <w:marTop w:val="0"/>
      <w:marBottom w:val="0"/>
      <w:divBdr>
        <w:top w:val="none" w:sz="0" w:space="0" w:color="auto"/>
        <w:left w:val="none" w:sz="0" w:space="0" w:color="auto"/>
        <w:bottom w:val="none" w:sz="0" w:space="0" w:color="auto"/>
        <w:right w:val="none" w:sz="0" w:space="0" w:color="auto"/>
      </w:divBdr>
    </w:div>
    <w:div w:id="963080765">
      <w:bodyDiv w:val="1"/>
      <w:marLeft w:val="0"/>
      <w:marRight w:val="0"/>
      <w:marTop w:val="0"/>
      <w:marBottom w:val="0"/>
      <w:divBdr>
        <w:top w:val="none" w:sz="0" w:space="0" w:color="auto"/>
        <w:left w:val="none" w:sz="0" w:space="0" w:color="auto"/>
        <w:bottom w:val="none" w:sz="0" w:space="0" w:color="auto"/>
        <w:right w:val="none" w:sz="0" w:space="0" w:color="auto"/>
      </w:divBdr>
    </w:div>
    <w:div w:id="1046249070">
      <w:bodyDiv w:val="1"/>
      <w:marLeft w:val="0"/>
      <w:marRight w:val="0"/>
      <w:marTop w:val="0"/>
      <w:marBottom w:val="0"/>
      <w:divBdr>
        <w:top w:val="none" w:sz="0" w:space="0" w:color="auto"/>
        <w:left w:val="none" w:sz="0" w:space="0" w:color="auto"/>
        <w:bottom w:val="none" w:sz="0" w:space="0" w:color="auto"/>
        <w:right w:val="none" w:sz="0" w:space="0" w:color="auto"/>
      </w:divBdr>
    </w:div>
    <w:div w:id="1067922549">
      <w:bodyDiv w:val="1"/>
      <w:marLeft w:val="0"/>
      <w:marRight w:val="0"/>
      <w:marTop w:val="0"/>
      <w:marBottom w:val="0"/>
      <w:divBdr>
        <w:top w:val="none" w:sz="0" w:space="0" w:color="auto"/>
        <w:left w:val="none" w:sz="0" w:space="0" w:color="auto"/>
        <w:bottom w:val="none" w:sz="0" w:space="0" w:color="auto"/>
        <w:right w:val="none" w:sz="0" w:space="0" w:color="auto"/>
      </w:divBdr>
      <w:divsChild>
        <w:div w:id="232544407">
          <w:marLeft w:val="0"/>
          <w:marRight w:val="0"/>
          <w:marTop w:val="0"/>
          <w:marBottom w:val="0"/>
          <w:divBdr>
            <w:top w:val="none" w:sz="0" w:space="0" w:color="auto"/>
            <w:left w:val="none" w:sz="0" w:space="0" w:color="auto"/>
            <w:bottom w:val="none" w:sz="0" w:space="0" w:color="auto"/>
            <w:right w:val="none" w:sz="0" w:space="0" w:color="auto"/>
          </w:divBdr>
          <w:divsChild>
            <w:div w:id="16414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388834">
      <w:bodyDiv w:val="1"/>
      <w:marLeft w:val="0"/>
      <w:marRight w:val="0"/>
      <w:marTop w:val="0"/>
      <w:marBottom w:val="0"/>
      <w:divBdr>
        <w:top w:val="none" w:sz="0" w:space="0" w:color="auto"/>
        <w:left w:val="none" w:sz="0" w:space="0" w:color="auto"/>
        <w:bottom w:val="none" w:sz="0" w:space="0" w:color="auto"/>
        <w:right w:val="none" w:sz="0" w:space="0" w:color="auto"/>
      </w:divBdr>
    </w:div>
    <w:div w:id="1464075942">
      <w:bodyDiv w:val="1"/>
      <w:marLeft w:val="0"/>
      <w:marRight w:val="0"/>
      <w:marTop w:val="0"/>
      <w:marBottom w:val="0"/>
      <w:divBdr>
        <w:top w:val="none" w:sz="0" w:space="0" w:color="auto"/>
        <w:left w:val="none" w:sz="0" w:space="0" w:color="auto"/>
        <w:bottom w:val="none" w:sz="0" w:space="0" w:color="auto"/>
        <w:right w:val="none" w:sz="0" w:space="0" w:color="auto"/>
      </w:divBdr>
    </w:div>
    <w:div w:id="1520045491">
      <w:bodyDiv w:val="1"/>
      <w:marLeft w:val="0"/>
      <w:marRight w:val="0"/>
      <w:marTop w:val="0"/>
      <w:marBottom w:val="0"/>
      <w:divBdr>
        <w:top w:val="none" w:sz="0" w:space="0" w:color="auto"/>
        <w:left w:val="none" w:sz="0" w:space="0" w:color="auto"/>
        <w:bottom w:val="none" w:sz="0" w:space="0" w:color="auto"/>
        <w:right w:val="none" w:sz="0" w:space="0" w:color="auto"/>
      </w:divBdr>
      <w:divsChild>
        <w:div w:id="1401830116">
          <w:marLeft w:val="0"/>
          <w:marRight w:val="0"/>
          <w:marTop w:val="0"/>
          <w:marBottom w:val="0"/>
          <w:divBdr>
            <w:top w:val="none" w:sz="0" w:space="0" w:color="auto"/>
            <w:left w:val="none" w:sz="0" w:space="0" w:color="auto"/>
            <w:bottom w:val="none" w:sz="0" w:space="0" w:color="auto"/>
            <w:right w:val="none" w:sz="0" w:space="0" w:color="auto"/>
          </w:divBdr>
          <w:divsChild>
            <w:div w:id="141639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20">
      <w:bodyDiv w:val="1"/>
      <w:marLeft w:val="0"/>
      <w:marRight w:val="0"/>
      <w:marTop w:val="0"/>
      <w:marBottom w:val="0"/>
      <w:divBdr>
        <w:top w:val="none" w:sz="0" w:space="0" w:color="auto"/>
        <w:left w:val="none" w:sz="0" w:space="0" w:color="auto"/>
        <w:bottom w:val="none" w:sz="0" w:space="0" w:color="auto"/>
        <w:right w:val="none" w:sz="0" w:space="0" w:color="auto"/>
      </w:divBdr>
    </w:div>
    <w:div w:id="1690716065">
      <w:bodyDiv w:val="1"/>
      <w:marLeft w:val="0"/>
      <w:marRight w:val="0"/>
      <w:marTop w:val="0"/>
      <w:marBottom w:val="0"/>
      <w:divBdr>
        <w:top w:val="none" w:sz="0" w:space="0" w:color="auto"/>
        <w:left w:val="none" w:sz="0" w:space="0" w:color="auto"/>
        <w:bottom w:val="none" w:sz="0" w:space="0" w:color="auto"/>
        <w:right w:val="none" w:sz="0" w:space="0" w:color="auto"/>
      </w:divBdr>
    </w:div>
    <w:div w:id="1830368512">
      <w:bodyDiv w:val="1"/>
      <w:marLeft w:val="0"/>
      <w:marRight w:val="0"/>
      <w:marTop w:val="0"/>
      <w:marBottom w:val="0"/>
      <w:divBdr>
        <w:top w:val="none" w:sz="0" w:space="0" w:color="auto"/>
        <w:left w:val="none" w:sz="0" w:space="0" w:color="auto"/>
        <w:bottom w:val="none" w:sz="0" w:space="0" w:color="auto"/>
        <w:right w:val="none" w:sz="0" w:space="0" w:color="auto"/>
      </w:divBdr>
    </w:div>
    <w:div w:id="1841432657">
      <w:bodyDiv w:val="1"/>
      <w:marLeft w:val="0"/>
      <w:marRight w:val="0"/>
      <w:marTop w:val="0"/>
      <w:marBottom w:val="0"/>
      <w:divBdr>
        <w:top w:val="none" w:sz="0" w:space="0" w:color="auto"/>
        <w:left w:val="none" w:sz="0" w:space="0" w:color="auto"/>
        <w:bottom w:val="none" w:sz="0" w:space="0" w:color="auto"/>
        <w:right w:val="none" w:sz="0" w:space="0" w:color="auto"/>
      </w:divBdr>
    </w:div>
    <w:div w:id="1962220369">
      <w:bodyDiv w:val="1"/>
      <w:marLeft w:val="0"/>
      <w:marRight w:val="0"/>
      <w:marTop w:val="0"/>
      <w:marBottom w:val="0"/>
      <w:divBdr>
        <w:top w:val="none" w:sz="0" w:space="0" w:color="auto"/>
        <w:left w:val="none" w:sz="0" w:space="0" w:color="auto"/>
        <w:bottom w:val="none" w:sz="0" w:space="0" w:color="auto"/>
        <w:right w:val="none" w:sz="0" w:space="0" w:color="auto"/>
      </w:divBdr>
    </w:div>
    <w:div w:id="2116711263">
      <w:bodyDiv w:val="1"/>
      <w:marLeft w:val="0"/>
      <w:marRight w:val="0"/>
      <w:marTop w:val="0"/>
      <w:marBottom w:val="0"/>
      <w:divBdr>
        <w:top w:val="none" w:sz="0" w:space="0" w:color="auto"/>
        <w:left w:val="none" w:sz="0" w:space="0" w:color="auto"/>
        <w:bottom w:val="none" w:sz="0" w:space="0" w:color="auto"/>
        <w:right w:val="none" w:sz="0" w:space="0" w:color="auto"/>
      </w:divBdr>
    </w:div>
    <w:div w:id="2131631514">
      <w:bodyDiv w:val="1"/>
      <w:marLeft w:val="0"/>
      <w:marRight w:val="0"/>
      <w:marTop w:val="0"/>
      <w:marBottom w:val="0"/>
      <w:divBdr>
        <w:top w:val="none" w:sz="0" w:space="0" w:color="auto"/>
        <w:left w:val="none" w:sz="0" w:space="0" w:color="auto"/>
        <w:bottom w:val="none" w:sz="0" w:space="0" w:color="auto"/>
        <w:right w:val="none" w:sz="0" w:space="0" w:color="auto"/>
      </w:divBdr>
      <w:divsChild>
        <w:div w:id="151168021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tif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i.org/10.1093/bioinformatics/btu393"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header" Target="head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8689541-F261-EB4B-A22A-19A3C3A3F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1</Pages>
  <Words>45599</Words>
  <Characters>259915</Characters>
  <Application>Microsoft Office Word</Application>
  <DocSecurity>0</DocSecurity>
  <Lines>2165</Lines>
  <Paragraphs>609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Amanda Droghini</cp:lastModifiedBy>
  <cp:revision>86</cp:revision>
  <dcterms:created xsi:type="dcterms:W3CDTF">2018-03-08T01:35:00Z</dcterms:created>
  <dcterms:modified xsi:type="dcterms:W3CDTF">2018-03-23T15:55:00Z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80337c81-e7e2-3362-8630-d1c4375c6bef</vt:lpwstr>
  </property>
  <property fmtid="{D5CDD505-2E9C-101B-9397-08002B2CF9AE}" pid="4" name="Mendeley Citation Style_1">
    <vt:lpwstr>http://csl.mendeley.com/styles/102720561/ecology-AD</vt:lpwstr>
  </property>
  <property fmtid="{D5CDD505-2E9C-101B-9397-08002B2CF9AE}" pid="5" name="Mendeley Recent Style Id 0_1">
    <vt:lpwstr>http://csl.mendeley.com/styles/102720561/ADroghini-v1</vt:lpwstr>
  </property>
  <property fmtid="{D5CDD505-2E9C-101B-9397-08002B2CF9AE}" pid="6" name="Mendeley Recent Style Name 0_1">
    <vt:lpwstr>ADroghini-v1</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http://csl.mendeley.com/styles/102720561/AccessDB</vt:lpwstr>
  </property>
  <property fmtid="{D5CDD505-2E9C-101B-9397-08002B2CF9AE}" pid="10" name="Mendeley Recent Style Name 2_1">
    <vt:lpwstr>American Psychological Association 6th edition - Amanda Droghini</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16th edition (author-date)</vt:lpwstr>
  </property>
  <property fmtid="{D5CDD505-2E9C-101B-9397-08002B2CF9AE}" pid="13" name="Mendeley Recent Style Id 4_1">
    <vt:lpwstr>http://csl.mendeley.com/styles/102720561/ecology</vt:lpwstr>
  </property>
  <property fmtid="{D5CDD505-2E9C-101B-9397-08002B2CF9AE}" pid="14" name="Mendeley Recent Style Name 4_1">
    <vt:lpwstr>Ecology - Amanda Droghini</vt:lpwstr>
  </property>
  <property fmtid="{D5CDD505-2E9C-101B-9397-08002B2CF9AE}" pid="15" name="Mendeley Recent Style Id 5_1">
    <vt:lpwstr>http://csl.mendeley.com/styles/102720561/ecology-AD</vt:lpwstr>
  </property>
  <property fmtid="{D5CDD505-2E9C-101B-9397-08002B2CF9AE}" pid="16" name="Mendeley Recent Style Name 5_1">
    <vt:lpwstr>Ecology - Amanda Droghini</vt:lpwstr>
  </property>
  <property fmtid="{D5CDD505-2E9C-101B-9397-08002B2CF9AE}" pid="17" name="Mendeley Recent Style Id 6_1">
    <vt:lpwstr>http://www.zotero.org/styles/marine-biology</vt:lpwstr>
  </property>
  <property fmtid="{D5CDD505-2E9C-101B-9397-08002B2CF9AE}" pid="18" name="Mendeley Recent Style Name 6_1">
    <vt:lpwstr>Marine Biology</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