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073AFF" w14:textId="77777777" w:rsidR="00723773" w:rsidRPr="00CA4945" w:rsidRDefault="00874591" w:rsidP="00CA4945">
      <w:pPr>
        <w:spacing w:before="200" w:line="360" w:lineRule="auto"/>
        <w:contextualSpacing/>
        <w:rPr>
          <w:b/>
          <w:color w:val="222222"/>
          <w:highlight w:val="white"/>
        </w:rPr>
      </w:pPr>
      <w:commentRangeStart w:id="0"/>
      <w:r w:rsidRPr="00CA4945">
        <w:rPr>
          <w:b/>
          <w:color w:val="222222"/>
          <w:highlight w:val="white"/>
        </w:rPr>
        <w:t>Potential journals for publication?</w:t>
      </w:r>
      <w:commentRangeEnd w:id="0"/>
      <w:r w:rsidRPr="00CA4945">
        <w:commentReference w:id="0"/>
      </w:r>
    </w:p>
    <w:p w14:paraId="776F46AA" w14:textId="68BD494C" w:rsidR="00723773" w:rsidRPr="00CA4945" w:rsidRDefault="00874591" w:rsidP="00CA4945">
      <w:pPr>
        <w:numPr>
          <w:ilvl w:val="0"/>
          <w:numId w:val="2"/>
        </w:numPr>
        <w:spacing w:before="200" w:line="360" w:lineRule="auto"/>
        <w:contextualSpacing/>
        <w:rPr>
          <w:color w:val="FF0000"/>
          <w:highlight w:val="white"/>
        </w:rPr>
      </w:pPr>
      <w:r w:rsidRPr="00CA4945">
        <w:rPr>
          <w:color w:val="222222"/>
          <w:highlight w:val="white"/>
        </w:rPr>
        <w:t>Biological Invasions</w:t>
      </w:r>
      <w:r w:rsidR="00895F4F" w:rsidRPr="00CA4945">
        <w:rPr>
          <w:color w:val="222222"/>
          <w:highlight w:val="white"/>
        </w:rPr>
        <w:t xml:space="preserve"> (</w:t>
      </w:r>
      <w:r w:rsidR="00895F4F" w:rsidRPr="00CA4945">
        <w:rPr>
          <w:color w:val="FF0000"/>
          <w:highlight w:val="white"/>
        </w:rPr>
        <w:t>8000 word limit)</w:t>
      </w:r>
    </w:p>
    <w:p w14:paraId="113DBADA" w14:textId="08322706" w:rsidR="004B1A2D" w:rsidRDefault="00874591" w:rsidP="00CA4945">
      <w:pPr>
        <w:numPr>
          <w:ilvl w:val="0"/>
          <w:numId w:val="2"/>
        </w:numPr>
        <w:spacing w:before="200" w:line="360" w:lineRule="auto"/>
        <w:contextualSpacing/>
        <w:rPr>
          <w:color w:val="222222"/>
          <w:highlight w:val="white"/>
        </w:rPr>
      </w:pPr>
      <w:r w:rsidRPr="00CA4945">
        <w:rPr>
          <w:color w:val="222222"/>
          <w:highlight w:val="white"/>
        </w:rPr>
        <w:t xml:space="preserve">Global Change Biology </w:t>
      </w:r>
      <w:r w:rsidR="00D6773C">
        <w:rPr>
          <w:color w:val="222222"/>
          <w:highlight w:val="white"/>
        </w:rPr>
        <w:t>(8000 words)</w:t>
      </w:r>
    </w:p>
    <w:p w14:paraId="6ADD3501" w14:textId="253615B9" w:rsidR="004B1A2D" w:rsidRPr="00CA4945" w:rsidRDefault="004B1A2D" w:rsidP="00CA4945">
      <w:pPr>
        <w:numPr>
          <w:ilvl w:val="0"/>
          <w:numId w:val="2"/>
        </w:numPr>
        <w:spacing w:before="200" w:line="360" w:lineRule="auto"/>
        <w:contextualSpacing/>
        <w:rPr>
          <w:color w:val="222222"/>
          <w:highlight w:val="white"/>
        </w:rPr>
      </w:pPr>
      <w:r>
        <w:rPr>
          <w:color w:val="222222"/>
          <w:highlight w:val="white"/>
        </w:rPr>
        <w:t>Journal of Biogeography</w:t>
      </w:r>
      <w:r w:rsidR="003F748B">
        <w:rPr>
          <w:color w:val="222222"/>
          <w:highlight w:val="white"/>
        </w:rPr>
        <w:t xml:space="preserve"> (approx</w:t>
      </w:r>
      <w:r w:rsidR="009A16DF">
        <w:rPr>
          <w:color w:val="222222"/>
          <w:highlight w:val="white"/>
        </w:rPr>
        <w:t>. 7000 words)</w:t>
      </w:r>
    </w:p>
    <w:p w14:paraId="527039AB" w14:textId="63FCD87A"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ICES Journal of Marine Science</w:t>
      </w:r>
      <w:r w:rsidR="00D6773C">
        <w:rPr>
          <w:color w:val="222222"/>
          <w:highlight w:val="white"/>
        </w:rPr>
        <w:t xml:space="preserve"> (3000-7000 words)</w:t>
      </w:r>
    </w:p>
    <w:p w14:paraId="76099D27" w14:textId="61B06808" w:rsidR="009A16DF" w:rsidRPr="009A16DF" w:rsidRDefault="009A16DF" w:rsidP="009A16DF">
      <w:pPr>
        <w:numPr>
          <w:ilvl w:val="0"/>
          <w:numId w:val="2"/>
        </w:numPr>
        <w:spacing w:before="200" w:line="360" w:lineRule="auto"/>
        <w:contextualSpacing/>
        <w:rPr>
          <w:color w:val="222222"/>
          <w:highlight w:val="white"/>
        </w:rPr>
      </w:pPr>
      <w:r>
        <w:rPr>
          <w:color w:val="222222"/>
          <w:highlight w:val="white"/>
        </w:rPr>
        <w:t>Diversity &amp; Distribution (6000 words)</w:t>
      </w:r>
    </w:p>
    <w:p w14:paraId="1117770F" w14:textId="4BC518C9" w:rsidR="002914CD" w:rsidRPr="00CA4945" w:rsidRDefault="002914CD" w:rsidP="00CA4945">
      <w:pPr>
        <w:numPr>
          <w:ilvl w:val="0"/>
          <w:numId w:val="2"/>
        </w:numPr>
        <w:spacing w:before="200" w:line="360" w:lineRule="auto"/>
        <w:contextualSpacing/>
        <w:rPr>
          <w:color w:val="222222"/>
          <w:highlight w:val="white"/>
        </w:rPr>
      </w:pPr>
      <w:proofErr w:type="spellStart"/>
      <w:r>
        <w:rPr>
          <w:color w:val="222222"/>
          <w:highlight w:val="white"/>
        </w:rPr>
        <w:t>Hydrobiologia</w:t>
      </w:r>
      <w:proofErr w:type="spellEnd"/>
    </w:p>
    <w:p w14:paraId="36613D93" w14:textId="758AF220"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Marine Biology</w:t>
      </w:r>
      <w:r w:rsidR="009A16DF">
        <w:rPr>
          <w:color w:val="222222"/>
          <w:highlight w:val="white"/>
        </w:rPr>
        <w:t xml:space="preserve"> (cannot find word limit?)</w:t>
      </w:r>
    </w:p>
    <w:p w14:paraId="4B8402D3" w14:textId="6ADAAB86"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Marine Ecology Progress Series</w:t>
      </w:r>
      <w:r w:rsidR="009A16DF">
        <w:rPr>
          <w:color w:val="222222"/>
          <w:highlight w:val="white"/>
        </w:rPr>
        <w:t xml:space="preserve"> (4000-12000 words)</w:t>
      </w:r>
    </w:p>
    <w:p w14:paraId="226D2B00" w14:textId="04CBA711"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Aquatic Invasions</w:t>
      </w:r>
      <w:r w:rsidR="009A16DF">
        <w:rPr>
          <w:color w:val="222222"/>
          <w:highlight w:val="white"/>
        </w:rPr>
        <w:t xml:space="preserve"> (quarterly, 9000 words incl. references)</w:t>
      </w:r>
    </w:p>
    <w:p w14:paraId="4630D5A4" w14:textId="5A80D336" w:rsidR="002914CD" w:rsidRDefault="002914CD" w:rsidP="002914CD">
      <w:pPr>
        <w:spacing w:before="200" w:line="360" w:lineRule="auto"/>
        <w:contextualSpacing/>
        <w:rPr>
          <w:color w:val="222222"/>
          <w:highlight w:val="white"/>
        </w:rPr>
      </w:pPr>
    </w:p>
    <w:p w14:paraId="0110CA57" w14:textId="1A749280" w:rsidR="004B1A2D" w:rsidRDefault="004B1A2D" w:rsidP="004B1A2D">
      <w:pPr>
        <w:spacing w:before="200" w:line="360" w:lineRule="auto"/>
        <w:rPr>
          <w:color w:val="222222"/>
          <w:highlight w:val="white"/>
        </w:rPr>
      </w:pPr>
      <w:r>
        <w:rPr>
          <w:color w:val="222222"/>
          <w:highlight w:val="white"/>
        </w:rPr>
        <w:t>General:</w:t>
      </w:r>
    </w:p>
    <w:p w14:paraId="4CAEDE0C" w14:textId="4F7996C3" w:rsidR="004B1A2D" w:rsidRDefault="004B1A2D" w:rsidP="004B1A2D">
      <w:pPr>
        <w:numPr>
          <w:ilvl w:val="0"/>
          <w:numId w:val="2"/>
        </w:numPr>
        <w:spacing w:before="200" w:line="360" w:lineRule="auto"/>
        <w:contextualSpacing/>
        <w:rPr>
          <w:color w:val="222222"/>
          <w:highlight w:val="white"/>
        </w:rPr>
      </w:pPr>
      <w:r>
        <w:rPr>
          <w:color w:val="222222"/>
          <w:highlight w:val="white"/>
        </w:rPr>
        <w:t>Ecological Applications</w:t>
      </w:r>
      <w:r w:rsidR="009A16DF">
        <w:rPr>
          <w:color w:val="222222"/>
          <w:highlight w:val="white"/>
        </w:rPr>
        <w:t xml:space="preserve"> (60 pages double-spaced)</w:t>
      </w:r>
    </w:p>
    <w:p w14:paraId="73B7506A" w14:textId="7B3CB5D5" w:rsidR="004B1A2D" w:rsidRDefault="004B1A2D" w:rsidP="004B1A2D">
      <w:pPr>
        <w:numPr>
          <w:ilvl w:val="0"/>
          <w:numId w:val="2"/>
        </w:numPr>
        <w:spacing w:before="200" w:line="360" w:lineRule="auto"/>
        <w:contextualSpacing/>
        <w:rPr>
          <w:color w:val="222222"/>
          <w:highlight w:val="white"/>
        </w:rPr>
      </w:pPr>
      <w:proofErr w:type="spellStart"/>
      <w:r w:rsidRPr="00CA4945">
        <w:rPr>
          <w:color w:val="222222"/>
          <w:highlight w:val="white"/>
        </w:rPr>
        <w:t>PLoS</w:t>
      </w:r>
      <w:proofErr w:type="spellEnd"/>
      <w:r w:rsidRPr="00CA4945">
        <w:rPr>
          <w:color w:val="222222"/>
          <w:highlight w:val="white"/>
        </w:rPr>
        <w:t xml:space="preserve"> One (if it doesn’t fit in a more specific journal)</w:t>
      </w:r>
    </w:p>
    <w:p w14:paraId="72F46A13" w14:textId="3527D4BB" w:rsidR="001564A4" w:rsidRPr="001564A4" w:rsidRDefault="001564A4" w:rsidP="001564A4">
      <w:pPr>
        <w:numPr>
          <w:ilvl w:val="0"/>
          <w:numId w:val="2"/>
        </w:numPr>
        <w:spacing w:before="200" w:line="360" w:lineRule="auto"/>
        <w:contextualSpacing/>
        <w:rPr>
          <w:color w:val="222222"/>
          <w:highlight w:val="white"/>
        </w:rPr>
      </w:pPr>
      <w:r>
        <w:rPr>
          <w:color w:val="222222"/>
          <w:highlight w:val="white"/>
        </w:rPr>
        <w:t>Scientific Reports</w:t>
      </w:r>
    </w:p>
    <w:p w14:paraId="5A94DBB5"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Ecosphere</w:t>
      </w:r>
    </w:p>
    <w:p w14:paraId="1BBD897F"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 xml:space="preserve">Journal of Applied Ecology </w:t>
      </w:r>
      <w:r w:rsidRPr="00CA4945">
        <w:rPr>
          <w:color w:val="FF0000"/>
          <w:highlight w:val="white"/>
        </w:rPr>
        <w:t>(7000 word limit)</w:t>
      </w:r>
    </w:p>
    <w:p w14:paraId="51507F57" w14:textId="60026451" w:rsidR="004B1A2D" w:rsidRDefault="004B1A2D" w:rsidP="004B1A2D">
      <w:pPr>
        <w:numPr>
          <w:ilvl w:val="0"/>
          <w:numId w:val="2"/>
        </w:numPr>
        <w:spacing w:before="200" w:line="360" w:lineRule="auto"/>
        <w:contextualSpacing/>
        <w:rPr>
          <w:color w:val="FF0000"/>
          <w:highlight w:val="white"/>
        </w:rPr>
      </w:pPr>
      <w:r w:rsidRPr="00CA4945">
        <w:rPr>
          <w:color w:val="222222"/>
          <w:highlight w:val="white"/>
        </w:rPr>
        <w:t xml:space="preserve">Ecology </w:t>
      </w:r>
      <w:r w:rsidRPr="004B1A2D">
        <w:rPr>
          <w:color w:val="FF0000"/>
          <w:highlight w:val="white"/>
        </w:rPr>
        <w:t>(20 page double-spaced limit, unless we argue why it should be longer)</w:t>
      </w:r>
    </w:p>
    <w:p w14:paraId="56CF522A" w14:textId="6A8FEDD2" w:rsidR="009A16DF" w:rsidRDefault="009A16DF" w:rsidP="009A16DF">
      <w:pPr>
        <w:spacing w:before="200" w:line="360" w:lineRule="auto"/>
        <w:contextualSpacing/>
        <w:rPr>
          <w:color w:val="222222"/>
          <w:highlight w:val="white"/>
        </w:rPr>
      </w:pPr>
    </w:p>
    <w:p w14:paraId="5256B45C" w14:textId="77777777" w:rsidR="009A16DF" w:rsidRDefault="009A16DF" w:rsidP="009A16DF">
      <w:pPr>
        <w:spacing w:before="200" w:line="360" w:lineRule="auto"/>
        <w:contextualSpacing/>
        <w:rPr>
          <w:color w:val="222222"/>
          <w:highlight w:val="white"/>
        </w:rPr>
      </w:pPr>
      <w:r>
        <w:rPr>
          <w:color w:val="222222"/>
          <w:highlight w:val="white"/>
        </w:rPr>
        <w:t>Geography-based:</w:t>
      </w:r>
    </w:p>
    <w:p w14:paraId="63521BA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5FFB43D5"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456639BD" w14:textId="77777777" w:rsidR="009A16DF" w:rsidRPr="002914CD"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science</w:t>
      </w:r>
    </w:p>
    <w:p w14:paraId="7DC1EF0F"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Arctic</w:t>
      </w:r>
    </w:p>
    <w:p w14:paraId="13FD05C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sidRPr="002914CD">
        <w:rPr>
          <w:rFonts w:ascii="Times New Roman" w:hAnsi="Times New Roman" w:cs="Times New Roman"/>
          <w:color w:val="222222"/>
          <w:sz w:val="24"/>
          <w:szCs w:val="24"/>
          <w:highlight w:val="white"/>
        </w:rPr>
        <w:t>Arctic, Antarctic, and alpine research</w:t>
      </w:r>
    </w:p>
    <w:p w14:paraId="6CD2F8A8" w14:textId="473423D2" w:rsidR="009A16DF" w:rsidRDefault="000B0DC8"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2EA385F4" w14:textId="77777777" w:rsidR="009A16DF" w:rsidRPr="004B1A2D" w:rsidRDefault="009A16DF" w:rsidP="009A16DF">
      <w:pPr>
        <w:spacing w:before="200" w:line="360" w:lineRule="auto"/>
        <w:contextualSpacing/>
        <w:rPr>
          <w:color w:val="FF0000"/>
          <w:highlight w:val="white"/>
        </w:rPr>
      </w:pPr>
    </w:p>
    <w:p w14:paraId="0524E6CF" w14:textId="77777777" w:rsidR="004B1A2D" w:rsidRPr="004B1A2D" w:rsidRDefault="004B1A2D" w:rsidP="004B1A2D">
      <w:pPr>
        <w:spacing w:before="200" w:line="360" w:lineRule="auto"/>
        <w:rPr>
          <w:color w:val="222222"/>
          <w:highlight w:val="white"/>
        </w:rPr>
      </w:pPr>
    </w:p>
    <w:p w14:paraId="72B718AA" w14:textId="5891DEC8" w:rsidR="00723773" w:rsidRPr="00CA4945" w:rsidRDefault="00874591" w:rsidP="00BB5655">
      <w:pPr>
        <w:pStyle w:val="Heading1"/>
      </w:pPr>
      <w:bookmarkStart w:id="1" w:name="_3gj8dlnf4yge" w:colFirst="0" w:colLast="0"/>
      <w:bookmarkEnd w:id="1"/>
      <w:r w:rsidRPr="00CA4945">
        <w:lastRenderedPageBreak/>
        <w:t>Title: What l</w:t>
      </w:r>
      <w:r w:rsidR="000434AA">
        <w:t>imits invasi</w:t>
      </w:r>
      <w:r w:rsidR="00DE764D">
        <w:t>ons</w:t>
      </w:r>
      <w:r w:rsidR="00A41FC7">
        <w:t xml:space="preserve"> </w:t>
      </w:r>
      <w:r w:rsidR="000434AA">
        <w:t>in</w:t>
      </w:r>
      <w:r w:rsidRPr="00CA4945">
        <w:t xml:space="preserve"> </w:t>
      </w:r>
      <w:r w:rsidR="00A41FC7">
        <w:t>the Arctic</w:t>
      </w:r>
      <w:r w:rsidR="000434AA">
        <w:t>?</w:t>
      </w:r>
      <w:r w:rsidRPr="00CA4945">
        <w:t xml:space="preserve"> Investigating t</w:t>
      </w:r>
      <w:r w:rsidR="000434AA">
        <w:t xml:space="preserve">he role of </w:t>
      </w:r>
      <w:r w:rsidR="00A41FC7">
        <w:t xml:space="preserve">cold </w:t>
      </w:r>
      <w:r w:rsidR="002A27DE">
        <w:t xml:space="preserve">water </w:t>
      </w:r>
      <w:r w:rsidR="000434AA">
        <w:t>t</w:t>
      </w:r>
      <w:r w:rsidRPr="00CA4945">
        <w:t>emperature</w:t>
      </w:r>
      <w:r w:rsidR="00A41FC7">
        <w:t>s</w:t>
      </w:r>
      <w:r w:rsidR="000434AA">
        <w:t xml:space="preserve"> on survival and reproduction</w:t>
      </w:r>
      <w:r w:rsidRPr="00CA4945">
        <w:t xml:space="preserve"> in the </w:t>
      </w:r>
      <w:commentRangeStart w:id="2"/>
      <w:r w:rsidRPr="00CA4945">
        <w:t>Bering Sea</w:t>
      </w:r>
      <w:commentRangeEnd w:id="2"/>
      <w:r w:rsidR="00A41FC7">
        <w:rPr>
          <w:rStyle w:val="CommentReference"/>
          <w:rFonts w:ascii="Arial" w:hAnsi="Arial" w:cs="Arial"/>
          <w:b w:val="0"/>
        </w:rPr>
        <w:commentReference w:id="2"/>
      </w:r>
    </w:p>
    <w:p w14:paraId="753A1902" w14:textId="1A8B9C92" w:rsidR="00723773" w:rsidRPr="000434AA" w:rsidRDefault="00874591" w:rsidP="00A85C6F">
      <w:pPr>
        <w:spacing w:line="360" w:lineRule="auto"/>
        <w:ind w:firstLine="0"/>
        <w:contextualSpacing/>
      </w:pPr>
      <w:r w:rsidRPr="00CA4945">
        <w:rPr>
          <w:b/>
        </w:rPr>
        <w:t>Authors:</w:t>
      </w:r>
      <w:commentRangeStart w:id="3"/>
      <w:commentRangeStart w:id="4"/>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3"/>
      <w:r w:rsidRPr="00CA4945">
        <w:commentReference w:id="3"/>
      </w:r>
      <w:commentRangeEnd w:id="4"/>
      <w:r w:rsidR="000B0DC8">
        <w:rPr>
          <w:rStyle w:val="CommentReference"/>
          <w:rFonts w:ascii="Arial" w:eastAsia="Arial" w:hAnsi="Arial" w:cs="Arial"/>
          <w:color w:val="000000"/>
          <w:lang w:val="en-US" w:eastAsia="en-US"/>
        </w:rPr>
        <w:commentReference w:id="4"/>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A85C6F">
      <w:pPr>
        <w:spacing w:line="360" w:lineRule="auto"/>
        <w:ind w:firstLine="0"/>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A85C6F">
      <w:pPr>
        <w:spacing w:line="360" w:lineRule="auto"/>
        <w:ind w:firstLine="0"/>
        <w:contextualSpacing/>
      </w:pPr>
      <w:r w:rsidRPr="00CA4945">
        <w:rPr>
          <w:b/>
        </w:rPr>
        <w:t>Corresponding author:</w:t>
      </w:r>
      <w:r w:rsidR="00DB1BC2">
        <w:rPr>
          <w:b/>
        </w:rPr>
        <w:t xml:space="preserve"> </w:t>
      </w:r>
      <w:r w:rsidR="00DB1BC2">
        <w:t>A. Droghini, adroghini@alaska.edu</w:t>
      </w:r>
    </w:p>
    <w:p w14:paraId="6FAF9495" w14:textId="0C42BBC2" w:rsidR="00723773" w:rsidRPr="00CA4945" w:rsidRDefault="00723773" w:rsidP="00BB5655">
      <w:pPr>
        <w:pStyle w:val="Heading1"/>
      </w:pPr>
      <w:bookmarkStart w:id="5" w:name="_avmfvmnpzhi4" w:colFirst="0" w:colLast="0"/>
      <w:bookmarkEnd w:id="5"/>
    </w:p>
    <w:p w14:paraId="3DE406CC" w14:textId="77777777" w:rsidR="00723773" w:rsidRPr="00CA4945" w:rsidRDefault="00874591" w:rsidP="00BB5655">
      <w:pPr>
        <w:pStyle w:val="Heading1"/>
      </w:pPr>
      <w:bookmarkStart w:id="6" w:name="_u7a6acf52prm" w:colFirst="0" w:colLast="0"/>
      <w:bookmarkEnd w:id="6"/>
      <w:r w:rsidRPr="00CA4945">
        <w:br w:type="page"/>
      </w:r>
    </w:p>
    <w:p w14:paraId="27DD2D73" w14:textId="77777777" w:rsidR="00475A9D" w:rsidRPr="00CA4945" w:rsidRDefault="00475A9D" w:rsidP="00001DF8">
      <w:pPr>
        <w:pStyle w:val="Heading1"/>
      </w:pPr>
      <w:bookmarkStart w:id="7" w:name="_apau72l7trnn" w:colFirst="0" w:colLast="0"/>
      <w:bookmarkStart w:id="8" w:name="_l1pptop6d6ld" w:colFirst="0" w:colLast="0"/>
      <w:bookmarkEnd w:id="7"/>
      <w:bookmarkEnd w:id="8"/>
      <w:commentRangeStart w:id="9"/>
      <w:r w:rsidRPr="00CA4945">
        <w:lastRenderedPageBreak/>
        <w:t>Abstract</w:t>
      </w:r>
      <w:commentRangeEnd w:id="9"/>
      <w:r w:rsidR="00346BFB">
        <w:rPr>
          <w:rStyle w:val="CommentReference"/>
          <w:rFonts w:ascii="Arial" w:hAnsi="Arial" w:cs="Arial"/>
          <w:b w:val="0"/>
        </w:rPr>
        <w:commentReference w:id="9"/>
      </w:r>
    </w:p>
    <w:p w14:paraId="0E2CCB2A" w14:textId="7E30F94B" w:rsidR="001F394D" w:rsidRPr="001F394D" w:rsidRDefault="00684C61" w:rsidP="001F394D">
      <w:pPr>
        <w:spacing w:line="360" w:lineRule="auto"/>
        <w:contextualSpacing/>
      </w:pPr>
      <w:r>
        <w:t>Minimal shipping traffic and c</w:t>
      </w:r>
      <w:del w:id="10" w:author="Amanda Droghini" w:date="2018-03-22T08:19:00Z">
        <w:r w:rsidR="00C06175" w:rsidDel="00684C61">
          <w:delText>C</w:delText>
        </w:r>
      </w:del>
      <w:r w:rsidR="00C06175">
        <w:t xml:space="preserve">old </w:t>
      </w:r>
      <w:r w:rsidR="001F394D">
        <w:t>water</w:t>
      </w:r>
      <w:r w:rsidR="00C06175">
        <w:t xml:space="preserve"> temperature</w:t>
      </w:r>
      <w:r w:rsidR="001F394D">
        <w:t xml:space="preserve">s </w:t>
      </w:r>
      <w:del w:id="11" w:author="Amanda Droghini" w:date="2018-03-22T08:19:00Z">
        <w:r w:rsidR="001F394D" w:rsidDel="00684C61">
          <w:delText xml:space="preserve">and </w:delText>
        </w:r>
      </w:del>
      <w:del w:id="12" w:author="Amanda Droghini" w:date="2018-03-16T09:20:00Z">
        <w:r w:rsidR="001F394D" w:rsidDel="000B0DC8">
          <w:delText xml:space="preserve">low </w:delText>
        </w:r>
      </w:del>
      <w:del w:id="13" w:author="Amanda Droghini" w:date="2018-03-22T08:19:00Z">
        <w:r w:rsidR="001F394D" w:rsidDel="00684C61">
          <w:delText xml:space="preserve">shipping traffic </w:delText>
        </w:r>
      </w:del>
      <w:r w:rsidR="001F394D">
        <w:t>are expected to limit b</w:t>
      </w:r>
      <w:r w:rsidR="001F394D" w:rsidRPr="004433B3">
        <w:t>iological introductions</w:t>
      </w:r>
      <w:r w:rsidR="001F394D">
        <w:t xml:space="preserve"> in polar ecosystems, </w:t>
      </w:r>
      <w:r w:rsidR="00C06175">
        <w:t xml:space="preserve">but </w:t>
      </w:r>
      <w:ins w:id="14" w:author="Amanda Droghini" w:date="2018-03-16T09:22:00Z">
        <w:r w:rsidR="000B0DC8">
          <w:t xml:space="preserve">evaluations of </w:t>
        </w:r>
      </w:ins>
      <w:r w:rsidR="001F394D">
        <w:t>th</w:t>
      </w:r>
      <w:ins w:id="15" w:author="Amanda Droghini" w:date="2018-03-16T09:20:00Z">
        <w:r w:rsidR="000B0DC8">
          <w:t xml:space="preserve">is expectation </w:t>
        </w:r>
      </w:ins>
      <w:ins w:id="16" w:author="Amanda Droghini" w:date="2018-03-16T09:22:00Z">
        <w:r w:rsidR="000B0DC8">
          <w:t>across multiple taxa and life stages are lacking.</w:t>
        </w:r>
      </w:ins>
      <w:del w:id="17" w:author="Amanda Droghini" w:date="2018-03-16T09:21:00Z">
        <w:r w:rsidR="001F394D" w:rsidDel="000B0DC8">
          <w:delText>have</w:delText>
        </w:r>
        <w:r w:rsidR="00816CE9" w:rsidDel="000B0DC8">
          <w:delText xml:space="preserve"> </w:delText>
        </w:r>
      </w:del>
      <w:del w:id="18" w:author="Amanda Droghini" w:date="2018-03-16T09:23:00Z">
        <w:r w:rsidR="001F394D" w:rsidDel="000B0DC8">
          <w:delText>rarely</w:delText>
        </w:r>
        <w:r w:rsidR="00816CE9" w:rsidDel="000B0DC8">
          <w:delText xml:space="preserve"> been e</w:delText>
        </w:r>
        <w:r w:rsidR="001F394D" w:rsidDel="000B0DC8">
          <w:delText>xplored</w:delText>
        </w:r>
        <w:r w:rsidR="00C06175" w:rsidDel="000B0DC8">
          <w:delText xml:space="preserve"> across several taxa and multiple stages of invasions</w:delText>
        </w:r>
        <w:r w:rsidR="002A27DE" w:rsidRPr="00AD0B6C" w:rsidDel="000B0DC8">
          <w:delText>.</w:delText>
        </w:r>
      </w:del>
      <w:r w:rsidR="002A27DE" w:rsidRPr="00AD0B6C">
        <w:t xml:space="preserve"> </w:t>
      </w:r>
      <w:r w:rsidR="001F394D">
        <w:t>We</w:t>
      </w:r>
      <w:r>
        <w:t xml:space="preserve"> examined how water temperatures affect the potential survival and reproductive habitat of 42 non-indigenous species</w:t>
      </w:r>
      <w:r w:rsidR="001F394D">
        <w:t xml:space="preserve"> </w:t>
      </w:r>
      <w:del w:id="19" w:author="Amanda Droghini" w:date="2018-03-22T08:21:00Z">
        <w:r w:rsidR="001F394D" w:rsidDel="00684C61">
          <w:delText>evaluated these expectations</w:delText>
        </w:r>
        <w:r w:rsidR="001F394D" w:rsidRPr="002A1F24" w:rsidDel="00684C61">
          <w:delText xml:space="preserve"> </w:delText>
        </w:r>
      </w:del>
      <w:r w:rsidR="001F394D">
        <w:t>in the Bering Sea, a marine ecosystem characterized by a strong, subarctic-arctic latitudinal gradient</w:t>
      </w:r>
      <w:del w:id="20" w:author="Amanda Droghini" w:date="2018-03-22T08:21:00Z">
        <w:r w:rsidR="001F394D" w:rsidDel="00684C61">
          <w:delText>, by (1)</w:delText>
        </w:r>
      </w:del>
      <w:del w:id="21" w:author="Amanda Droghini" w:date="2018-03-22T08:20:00Z">
        <w:r w:rsidR="001F394D" w:rsidDel="00684C61">
          <w:delText xml:space="preserve"> examining</w:delText>
        </w:r>
        <w:r w:rsidR="002A27DE" w:rsidDel="00684C61">
          <w:delText xml:space="preserve"> </w:delText>
        </w:r>
        <w:r w:rsidR="001F394D" w:rsidDel="00684C61">
          <w:delText>how water temperatures affect potential survival and reproductive habitat of invasive species</w:delText>
        </w:r>
      </w:del>
      <w:del w:id="22" w:author="Amanda Droghini" w:date="2018-03-22T08:21:00Z">
        <w:r w:rsidR="001F394D" w:rsidDel="00684C61">
          <w:delText>; and (2)</w:delText>
        </w:r>
      </w:del>
      <w:ins w:id="23" w:author="Amanda Droghini" w:date="2018-03-22T08:21:00Z">
        <w:r>
          <w:t>. We also</w:t>
        </w:r>
      </w:ins>
      <w:r w:rsidR="001F394D">
        <w:t xml:space="preserve"> quantif</w:t>
      </w:r>
      <w:ins w:id="24" w:author="Amanda Droghini" w:date="2018-03-22T08:21:00Z">
        <w:r>
          <w:t>ied</w:t>
        </w:r>
      </w:ins>
      <w:del w:id="25" w:author="Amanda Droghini" w:date="2018-03-22T08:21:00Z">
        <w:r w:rsidR="001F394D" w:rsidDel="00684C61">
          <w:delText>ying</w:delText>
        </w:r>
      </w:del>
      <w:r w:rsidR="001F394D">
        <w:t xml:space="preserve"> </w:t>
      </w:r>
      <w:del w:id="26" w:author="Amanda Droghini" w:date="2018-03-22T08:22:00Z">
        <w:r w:rsidR="001F394D" w:rsidDel="00684C61">
          <w:delText>vessel t</w:delText>
        </w:r>
      </w:del>
      <w:ins w:id="27" w:author="Amanda Droghini" w:date="2018-03-22T08:22:00Z">
        <w:r>
          <w:t>t</w:t>
        </w:r>
      </w:ins>
      <w:r w:rsidR="001F394D">
        <w:t xml:space="preserve">raffic </w:t>
      </w:r>
      <w:r>
        <w:t xml:space="preserve">by commercial and fishing vessels, </w:t>
      </w:r>
      <w:r w:rsidR="001F394D">
        <w:t xml:space="preserve">and ballast water </w:t>
      </w:r>
      <w:r w:rsidR="001F394D" w:rsidRPr="00CA4945">
        <w:t>discharge</w:t>
      </w:r>
      <w:ins w:id="28" w:author="Amanda Droghini" w:date="2018-03-22T08:22:00Z">
        <w:r>
          <w:t>,</w:t>
        </w:r>
      </w:ins>
      <w:r w:rsidR="001F394D" w:rsidRPr="00CA4945">
        <w:t xml:space="preserve"> </w:t>
      </w:r>
      <w:r w:rsidR="001F394D">
        <w:t xml:space="preserve">into </w:t>
      </w:r>
      <w:r w:rsidR="001F394D" w:rsidRPr="00CA4945">
        <w:t xml:space="preserve">U.S. </w:t>
      </w:r>
      <w:r w:rsidR="001F394D">
        <w:t xml:space="preserve">Bering Sea </w:t>
      </w:r>
      <w:r w:rsidR="001F394D" w:rsidRPr="00CA4945">
        <w:t>ports</w:t>
      </w:r>
      <w:r w:rsidR="002A27DE">
        <w:t>. We</w:t>
      </w:r>
      <w:r w:rsidR="002A27DE" w:rsidRPr="00CA4945">
        <w:t xml:space="preserve"> </w:t>
      </w:r>
      <w:r w:rsidR="002A27DE">
        <w:t xml:space="preserve">built </w:t>
      </w:r>
      <w:del w:id="29" w:author="Amanda Droghini" w:date="2018-03-22T08:23:00Z">
        <w:r w:rsidR="002A27DE" w:rsidDel="00684C61">
          <w:delText xml:space="preserve">taxa-specific, </w:delText>
        </w:r>
      </w:del>
      <w:r w:rsidR="002A27DE">
        <w:t xml:space="preserve">habitat suitability models by comparing </w:t>
      </w:r>
      <w:r w:rsidR="001F394D">
        <w:t xml:space="preserve">species’ </w:t>
      </w:r>
      <w:r w:rsidR="002A27DE">
        <w:t>temperature and salinity thresholds</w:t>
      </w:r>
      <w:r w:rsidR="002A27DE" w:rsidRPr="00CA4945">
        <w:t xml:space="preserve"> </w:t>
      </w:r>
      <w:r w:rsidR="002A27DE" w:rsidRPr="000C7858">
        <w:t xml:space="preserve">to </w:t>
      </w:r>
      <w:r w:rsidR="001F394D">
        <w:t>conditions in</w:t>
      </w:r>
      <w:r w:rsidR="002A27DE" w:rsidRPr="000C7858">
        <w:t xml:space="preserve"> </w:t>
      </w:r>
      <w:r w:rsidR="00C06175">
        <w:t>the Bering Sea</w:t>
      </w:r>
      <w:r w:rsidR="001F394D">
        <w:t xml:space="preserve"> projected by three regional ocean models</w:t>
      </w:r>
      <w:ins w:id="30" w:author="Amanda Droghini" w:date="2018-03-22T08:23:00Z">
        <w:r>
          <w:t xml:space="preserve">, </w:t>
        </w:r>
      </w:ins>
      <w:del w:id="31" w:author="Amanda Droghini" w:date="2018-03-22T08:23:00Z">
        <w:r w:rsidR="001F394D" w:rsidDel="00684C61">
          <w:delText>. We</w:delText>
        </w:r>
      </w:del>
      <w:ins w:id="32" w:author="Amanda Droghini" w:date="2018-03-22T08:23:00Z">
        <w:r>
          <w:t>and</w:t>
        </w:r>
      </w:ins>
      <w:r w:rsidR="002A27DE">
        <w:t xml:space="preserve"> </w:t>
      </w:r>
      <w:r w:rsidR="001F394D">
        <w:rPr>
          <w:rFonts w:eastAsia="Calibri"/>
        </w:rPr>
        <w:t xml:space="preserve">investigated </w:t>
      </w:r>
      <w:ins w:id="33" w:author="Amanda Droghini" w:date="2018-03-22T08:23:00Z">
        <w:r>
          <w:rPr>
            <w:rFonts w:eastAsia="Calibri"/>
          </w:rPr>
          <w:t xml:space="preserve">the effect of </w:t>
        </w:r>
      </w:ins>
      <w:r w:rsidR="00C06175">
        <w:rPr>
          <w:rFonts w:eastAsia="Calibri"/>
        </w:rPr>
        <w:t>climate</w:t>
      </w:r>
      <w:del w:id="34" w:author="Amanda Droghini" w:date="2018-03-22T08:23:00Z">
        <w:r w:rsidR="00C06175" w:rsidDel="00684C61">
          <w:rPr>
            <w:rFonts w:eastAsia="Calibri"/>
          </w:rPr>
          <w:delText>-driven</w:delText>
        </w:r>
      </w:del>
      <w:r w:rsidR="00C06175">
        <w:rPr>
          <w:rFonts w:eastAsia="Calibri"/>
        </w:rPr>
        <w:t xml:space="preserve"> </w:t>
      </w:r>
      <w:r w:rsidR="001F394D">
        <w:rPr>
          <w:rFonts w:eastAsia="Calibri"/>
        </w:rPr>
        <w:t>change</w:t>
      </w:r>
      <w:del w:id="35" w:author="Amanda Droghini" w:date="2018-03-22T08:23:00Z">
        <w:r w:rsidR="001F394D" w:rsidDel="00684C61">
          <w:rPr>
            <w:rFonts w:eastAsia="Calibri"/>
          </w:rPr>
          <w:delText xml:space="preserve">s in habitat suitability </w:delText>
        </w:r>
      </w:del>
      <w:ins w:id="36" w:author="Amanda Droghini" w:date="2018-03-22T08:23:00Z">
        <w:r>
          <w:rPr>
            <w:rFonts w:eastAsia="Calibri"/>
          </w:rPr>
          <w:t xml:space="preserve"> </w:t>
        </w:r>
      </w:ins>
      <w:r w:rsidR="001F394D">
        <w:t>by considering</w:t>
      </w:r>
      <w:r w:rsidR="002A27DE">
        <w:t xml:space="preserve"> </w:t>
      </w:r>
      <w:r w:rsidR="002A27DE" w:rsidRPr="00CA4945">
        <w:rPr>
          <w:rFonts w:eastAsia="Calibri"/>
        </w:rPr>
        <w:t xml:space="preserve">two </w:t>
      </w:r>
      <w:r w:rsidR="002A27DE">
        <w:rPr>
          <w:rFonts w:eastAsia="Calibri"/>
        </w:rPr>
        <w:t>time</w:t>
      </w:r>
      <w:r w:rsidR="002A27DE" w:rsidRPr="00CA4945">
        <w:rPr>
          <w:rFonts w:eastAsia="Calibri"/>
        </w:rPr>
        <w:t xml:space="preserve"> periods: current (2003-2</w:t>
      </w:r>
      <w:r w:rsidR="001F394D">
        <w:rPr>
          <w:rFonts w:eastAsia="Calibri"/>
        </w:rPr>
        <w:t>012) and mid-century (2030-2039)</w:t>
      </w:r>
      <w:r w:rsidR="002A27DE" w:rsidRPr="00CA4945">
        <w:rPr>
          <w:rFonts w:eastAsia="Calibri"/>
        </w:rPr>
        <w:t xml:space="preserve">. </w:t>
      </w:r>
      <w:r w:rsidR="001F394D" w:rsidRPr="00A8789A">
        <w:rPr>
          <w:rFonts w:eastAsia="Calibri"/>
        </w:rPr>
        <w:t xml:space="preserve">Under current conditions, </w:t>
      </w:r>
      <w:ins w:id="37" w:author="Amanda Droghini" w:date="2018-03-22T08:31:00Z">
        <w:r w:rsidR="00C547A1">
          <w:t xml:space="preserve">areas north </w:t>
        </w:r>
        <w:r w:rsidR="00C547A1" w:rsidRPr="000C7858">
          <w:t>of 58°N, wh</w:t>
        </w:r>
        <w:r w:rsidR="00C547A1">
          <w:t xml:space="preserve">ich have winter water temperatures below </w:t>
        </w:r>
        <w:r w:rsidR="00C547A1" w:rsidRPr="001A77BE">
          <w:t>0°C</w:t>
        </w:r>
        <w:r w:rsidR="00C547A1">
          <w:t>, were largely</w:t>
        </w:r>
        <w:r w:rsidR="00C547A1" w:rsidRPr="00CA4945">
          <w:t xml:space="preserve"> inhospitable</w:t>
        </w:r>
        <w:r w:rsidR="00C547A1">
          <w:t xml:space="preserve">. However, </w:t>
        </w:r>
      </w:ins>
      <w:r w:rsidR="001F394D" w:rsidRPr="00A8789A">
        <w:rPr>
          <w:rFonts w:eastAsia="Calibri"/>
        </w:rPr>
        <w:t xml:space="preserve">83% of the </w:t>
      </w:r>
      <w:r w:rsidR="001F394D" w:rsidRPr="00A8789A">
        <w:t>taxa assessed (</w:t>
      </w:r>
      <w:r w:rsidR="001F394D" w:rsidRPr="00A8789A">
        <w:rPr>
          <w:i/>
        </w:rPr>
        <w:t>n</w:t>
      </w:r>
      <w:r w:rsidR="001F394D" w:rsidRPr="00A8789A">
        <w:t>=42) have temperature tolerances that would allow them to survive year-</w:t>
      </w:r>
      <w:r w:rsidR="001F394D" w:rsidRPr="00CA4945">
        <w:t>round</w:t>
      </w:r>
      <w:r w:rsidR="001F394D">
        <w:t xml:space="preserve"> </w:t>
      </w:r>
      <w:r w:rsidR="001F394D" w:rsidRPr="00CA4945">
        <w:t xml:space="preserve">in the </w:t>
      </w:r>
      <w:r w:rsidR="001F394D">
        <w:t>southe</w:t>
      </w:r>
      <w:ins w:id="38" w:author="Amanda Droghini" w:date="2018-03-22T08:29:00Z">
        <w:r w:rsidR="00C547A1">
          <w:t>aste</w:t>
        </w:r>
      </w:ins>
      <w:r w:rsidR="001F394D">
        <w:t>rn</w:t>
      </w:r>
      <w:r w:rsidR="001F394D" w:rsidRPr="00CA4945">
        <w:t xml:space="preserve"> Bering Sea</w:t>
      </w:r>
      <w:r w:rsidR="001F394D">
        <w:t>.</w:t>
      </w:r>
      <w:r w:rsidR="001F394D" w:rsidRPr="00CA4945">
        <w:t xml:space="preserve"> </w:t>
      </w:r>
      <w:del w:id="39" w:author="Amanda Droghini" w:date="2018-03-22T08:31:00Z">
        <w:r w:rsidR="001F394D" w:rsidDel="00C547A1">
          <w:delText xml:space="preserve">Areas north </w:delText>
        </w:r>
        <w:r w:rsidR="001F394D" w:rsidRPr="000C7858" w:rsidDel="00C547A1">
          <w:delText>of 58°N, wh</w:delText>
        </w:r>
        <w:r w:rsidR="001F394D" w:rsidDel="00C547A1">
          <w:delText xml:space="preserve">ich </w:delText>
        </w:r>
      </w:del>
      <w:del w:id="40" w:author="Amanda Droghini" w:date="2018-03-16T09:25:00Z">
        <w:r w:rsidR="001F394D" w:rsidDel="000B0DC8">
          <w:delText xml:space="preserve">are </w:delText>
        </w:r>
      </w:del>
      <w:del w:id="41" w:author="Amanda Droghini" w:date="2018-03-22T08:26:00Z">
        <w:r w:rsidR="001F394D" w:rsidDel="00684C61">
          <w:delText xml:space="preserve">annually covered by sea ice and </w:delText>
        </w:r>
      </w:del>
      <w:del w:id="42" w:author="Amanda Droghini" w:date="2018-03-22T08:31:00Z">
        <w:r w:rsidR="001F394D" w:rsidDel="00C547A1">
          <w:delText>have</w:delText>
        </w:r>
      </w:del>
      <w:del w:id="43" w:author="Amanda Droghini" w:date="2018-03-22T08:26:00Z">
        <w:r w:rsidR="001F394D" w:rsidDel="00684C61">
          <w:delText xml:space="preserve"> </w:delText>
        </w:r>
      </w:del>
      <w:del w:id="44" w:author="Amanda Droghini" w:date="2018-03-22T08:31:00Z">
        <w:r w:rsidR="001F394D" w:rsidDel="00C547A1">
          <w:delText xml:space="preserve">winter water temperatures below </w:delText>
        </w:r>
        <w:r w:rsidR="001F394D" w:rsidRPr="001A77BE" w:rsidDel="00C547A1">
          <w:delText>0°C</w:delText>
        </w:r>
        <w:r w:rsidR="001F394D" w:rsidDel="00C547A1">
          <w:delText xml:space="preserve">, </w:delText>
        </w:r>
      </w:del>
      <w:del w:id="45" w:author="Amanda Droghini" w:date="2018-03-16T09:25:00Z">
        <w:r w:rsidR="001F394D" w:rsidDel="000B0DC8">
          <w:delText>are</w:delText>
        </w:r>
      </w:del>
      <w:del w:id="46" w:author="Amanda Droghini" w:date="2018-03-22T08:31:00Z">
        <w:r w:rsidR="001F394D" w:rsidDel="00C547A1">
          <w:delText xml:space="preserve"> largely</w:delText>
        </w:r>
        <w:r w:rsidR="001F394D" w:rsidRPr="00CA4945" w:rsidDel="00C547A1">
          <w:delText xml:space="preserve"> inhospitable</w:delText>
        </w:r>
        <w:r w:rsidR="001F394D" w:rsidDel="00C547A1">
          <w:delText xml:space="preserve">. </w:delText>
        </w:r>
      </w:del>
      <w:moveFromRangeStart w:id="47" w:author="Amanda Droghini" w:date="2018-03-22T08:29:00Z" w:name="move509470705"/>
      <w:moveFrom w:id="48" w:author="Amanda Droghini" w:date="2018-03-22T08:29:00Z">
        <w:r w:rsidR="001F394D" w:rsidDel="00C547A1">
          <w:t>F</w:t>
        </w:r>
        <w:r w:rsidR="001F394D" w:rsidRPr="00CA4945" w:rsidDel="00C547A1">
          <w:t>uture models predict a northwar</w:t>
        </w:r>
        <w:r w:rsidR="001F394D" w:rsidDel="00C547A1">
          <w:t xml:space="preserve">d expansion of suitable habitat, largely favoring </w:t>
        </w:r>
        <w:r w:rsidR="001F394D" w:rsidRPr="00CA4945" w:rsidDel="00C547A1">
          <w:t>taxa that al</w:t>
        </w:r>
        <w:r w:rsidR="001F394D" w:rsidDel="00C547A1">
          <w:t>ready have the ability to survive year-round.</w:t>
        </w:r>
        <w:del w:id="49" w:author="Amanda Droghini" w:date="2018-03-22T08:31:00Z">
          <w:r w:rsidR="001F394D" w:rsidDel="00C547A1">
            <w:delText xml:space="preserve"> </w:delText>
          </w:r>
        </w:del>
      </w:moveFrom>
      <w:moveFromRangeEnd w:id="47"/>
      <w:del w:id="50" w:author="Amanda Droghini" w:date="2018-03-22T08:31:00Z">
        <w:r w:rsidR="001F394D" w:rsidDel="00C547A1">
          <w:delText>While suitable reproductive temperatures exist for many of the taxa considered, the short summer season may limit those that require more than six weeks to complete development</w:delText>
        </w:r>
      </w:del>
      <w:ins w:id="51" w:author="Amanda Droghini" w:date="2018-03-22T08:31:00Z">
        <w:r w:rsidR="00C547A1">
          <w:t xml:space="preserve">This area of high suitability is also </w:t>
        </w:r>
      </w:ins>
      <w:ins w:id="52" w:author="Amanda Droghini" w:date="2018-03-22T08:32:00Z">
        <w:r w:rsidR="00C547A1">
          <w:t>home to</w:t>
        </w:r>
      </w:ins>
      <w:ins w:id="53" w:author="Amanda Droghini" w:date="2018-03-22T08:31:00Z">
        <w:r w:rsidR="00C547A1">
          <w:t xml:space="preserve"> the port of Dutch </w:t>
        </w:r>
      </w:ins>
      <w:ins w:id="54" w:author="Amanda Droghini" w:date="2018-03-22T08:32:00Z">
        <w:r w:rsidR="00C547A1">
          <w:t xml:space="preserve">Harbor, which </w:t>
        </w:r>
      </w:ins>
      <w:del w:id="55" w:author="Amanda Droghini" w:date="2018-03-22T08:32:00Z">
        <w:r w:rsidR="001F394D" w:rsidDel="00C547A1">
          <w:delText xml:space="preserve">. </w:delText>
        </w:r>
      </w:del>
      <w:del w:id="56" w:author="Amanda Droghini" w:date="2018-03-22T08:27:00Z">
        <w:r w:rsidR="0064363B" w:rsidDel="00684C61">
          <w:delText>We found substantial trans-oceanic cargo and fishing vessel traffic and ballast water discharge, with the greatest amount occurring in</w:delText>
        </w:r>
      </w:del>
      <w:del w:id="57" w:author="Amanda Droghini" w:date="2018-03-22T08:32:00Z">
        <w:r w:rsidR="0064363B" w:rsidDel="00C547A1">
          <w:delText xml:space="preserve"> Dutch Harbor</w:delText>
        </w:r>
      </w:del>
      <w:ins w:id="58" w:author="Amanda Droghini" w:date="2018-03-22T08:27:00Z">
        <w:r>
          <w:t xml:space="preserve">received the greatest amount of </w:t>
        </w:r>
        <w:r w:rsidR="00C547A1">
          <w:t>vessel traffic and ballast water discharge</w:t>
        </w:r>
      </w:ins>
      <w:r w:rsidR="0064363B">
        <w:t xml:space="preserve">, </w:t>
      </w:r>
      <w:ins w:id="59" w:author="Amanda Droghini" w:date="2018-03-22T08:32:00Z">
        <w:r w:rsidR="00C547A1">
          <w:t xml:space="preserve">and </w:t>
        </w:r>
      </w:ins>
      <w:r w:rsidR="0064363B">
        <w:t xml:space="preserve">which serves as a hub connected to local ports throughout the Bering Sea. </w:t>
      </w:r>
      <w:ins w:id="60" w:author="Amanda Droghini" w:date="2018-03-22T08:32:00Z">
        <w:r w:rsidR="00C547A1">
          <w:t>While suitable reproductive temperatures exist for many of the taxa considered, the short summer season may limit those that require more than six weeks to complete development.</w:t>
        </w:r>
        <w:r w:rsidR="00C547A1" w:rsidDel="00C547A1">
          <w:t xml:space="preserve"> </w:t>
        </w:r>
      </w:ins>
      <w:del w:id="61" w:author="Amanda Droghini" w:date="2018-03-22T08:29:00Z">
        <w:r w:rsidR="001F394D" w:rsidDel="00C547A1">
          <w:delText xml:space="preserve">Our analyses indicate that there currently exists </w:delText>
        </w:r>
        <w:r w:rsidR="00AC2995" w:rsidDel="00C547A1">
          <w:delText xml:space="preserve">suitable habitat and transport </w:delText>
        </w:r>
        <w:r w:rsidR="001F394D" w:rsidDel="00C547A1">
          <w:delText xml:space="preserve">mechanisms for </w:delText>
        </w:r>
        <w:r w:rsidR="00AC2995" w:rsidDel="00C547A1">
          <w:delText>non-native taxa in</w:delText>
        </w:r>
        <w:r w:rsidR="001F394D" w:rsidDel="00C547A1">
          <w:delText xml:space="preserve"> the Bering Sea, and environmental barriers are expected to decrease in the near future. </w:delText>
        </w:r>
      </w:del>
      <w:moveToRangeStart w:id="62" w:author="Amanda Droghini" w:date="2018-03-22T08:29:00Z" w:name="move509470705"/>
      <w:moveTo w:id="63" w:author="Amanda Droghini" w:date="2018-03-22T08:29:00Z">
        <w:r w:rsidR="00C547A1">
          <w:t>F</w:t>
        </w:r>
        <w:r w:rsidR="00C547A1" w:rsidRPr="00CA4945">
          <w:t>uture models predict a northwar</w:t>
        </w:r>
        <w:r w:rsidR="00C547A1">
          <w:t xml:space="preserve">d expansion of suitable habitat, largely favoring </w:t>
        </w:r>
        <w:r w:rsidR="00C547A1" w:rsidRPr="00CA4945">
          <w:t>taxa that al</w:t>
        </w:r>
        <w:r w:rsidR="00C547A1">
          <w:t xml:space="preserve">ready have the ability to survive year-round. </w:t>
        </w:r>
      </w:moveTo>
      <w:moveToRangeEnd w:id="62"/>
      <w:r w:rsidR="001F394D">
        <w:t>T</w:t>
      </w:r>
      <w:r w:rsidR="001F394D" w:rsidRPr="00CA4945">
        <w:t>he southeastern Bering Sea,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r w:rsidRPr="00CA4945">
        <w:rPr>
          <w:highlight w:val="yellow"/>
        </w:rPr>
        <w:t>by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64" w:name="_pbl1j7mdidxp" w:colFirst="0" w:colLast="0"/>
      <w:bookmarkStart w:id="65" w:name="_voybw5xrckbg" w:colFirst="0" w:colLast="0"/>
      <w:bookmarkEnd w:id="64"/>
      <w:bookmarkEnd w:id="65"/>
      <w:commentRangeStart w:id="66"/>
      <w:r w:rsidRPr="00CA4945">
        <w:lastRenderedPageBreak/>
        <w:t>Introduction</w:t>
      </w:r>
      <w:commentRangeEnd w:id="66"/>
      <w:r w:rsidR="006466BF">
        <w:rPr>
          <w:rStyle w:val="CommentReference"/>
          <w:rFonts w:ascii="Arial" w:hAnsi="Arial" w:cs="Arial"/>
          <w:b w:val="0"/>
        </w:rPr>
        <w:commentReference w:id="66"/>
      </w:r>
    </w:p>
    <w:p w14:paraId="6CF7C39A" w14:textId="7D90DE74" w:rsidR="000200CF" w:rsidRDefault="005D58EC" w:rsidP="000200CF">
      <w:pPr>
        <w:spacing w:line="360" w:lineRule="auto"/>
      </w:pPr>
      <w:bookmarkStart w:id="67" w:name="_bfvbetu0f9fx" w:colFirst="0" w:colLast="0"/>
      <w:bookmarkEnd w:id="67"/>
      <w:r>
        <w:rPr>
          <w:highlight w:val="cyan"/>
        </w:rPr>
        <w:t>Non-indigenous species (NIS) are a global concern, and the ability to predict the factors that limit or promote invasions is….</w:t>
      </w:r>
      <w:r w:rsidRPr="005D58EC">
        <w:rPr>
          <w:highlight w:val="cyan"/>
        </w:rPr>
        <w:t>.</w:t>
      </w:r>
      <w:r>
        <w:t xml:space="preserve"> In marine systems, vessel traffic and water</w:t>
      </w:r>
      <w:r w:rsidR="000E0809">
        <w:rPr>
          <w:rStyle w:val="CommentReference"/>
          <w:rFonts w:ascii="Arial" w:eastAsia="Arial" w:hAnsi="Arial" w:cs="Arial"/>
          <w:color w:val="000000"/>
          <w:lang w:val="en-US" w:eastAsia="en-US"/>
        </w:rPr>
        <w:commentReference w:id="68"/>
      </w:r>
      <w:r w:rsidR="009B1665" w:rsidRPr="002556C6">
        <w:t xml:space="preserve"> </w:t>
      </w:r>
      <w:r w:rsidR="00F753FC">
        <w:t>temperature</w:t>
      </w:r>
      <w:r w:rsidR="00F753FC" w:rsidRPr="00CA4945">
        <w:t xml:space="preserve"> </w:t>
      </w:r>
      <w:r w:rsidR="00F753FC" w:rsidRPr="002556C6">
        <w:t>are</w:t>
      </w:r>
      <w:r w:rsidR="00F753FC" w:rsidRPr="00CA4945">
        <w:t xml:space="preserve"> strong, predicti</w:t>
      </w:r>
      <w:r w:rsidR="00F753FC">
        <w:t>ve</w:t>
      </w:r>
      <w:r w:rsidR="00F753FC" w:rsidRPr="00CA4945">
        <w:t xml:space="preserve"> factors of </w:t>
      </w:r>
      <w:r w:rsidR="00F753FC">
        <w:t xml:space="preserve">the </w:t>
      </w:r>
      <w:r w:rsidR="00FA27FD">
        <w:t xml:space="preserve">distribution and invasion potential of </w:t>
      </w:r>
      <w:r>
        <w:t>NIS</w:t>
      </w:r>
      <w:r w:rsidR="000E0809">
        <w:t xml:space="preserve"> </w:t>
      </w:r>
      <w:r w:rsidR="00F753FC">
        <w:fldChar w:fldCharType="begin" w:fldLock="1"/>
      </w:r>
      <w:r w:rsidR="00CD3939">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instrText>
      </w:r>
      <w:r w:rsidR="00F753FC">
        <w:fldChar w:fldCharType="separate"/>
      </w:r>
      <w:r w:rsidR="000E0809" w:rsidRPr="000E0809">
        <w:rPr>
          <w:noProof/>
        </w:rPr>
        <w:t>(Hewitt and Hayes 2002, Barry et al. 2008, Lord et al. 2015)</w:t>
      </w:r>
      <w:r w:rsidR="00F753FC">
        <w:fldChar w:fldCharType="end"/>
      </w:r>
      <w:r w:rsidR="00F753FC" w:rsidRPr="00CA4945">
        <w:t>.</w:t>
      </w:r>
      <w:r w:rsidR="00FA27FD">
        <w:t xml:space="preserve"> </w:t>
      </w:r>
      <w:r w:rsidR="00DB2412">
        <w:t xml:space="preserve">Nowadays, ships are the main vectors by which NIS are </w:t>
      </w:r>
      <w:r w:rsidR="00CD3939">
        <w:t>transported</w:t>
      </w:r>
      <w:r w:rsidR="00DB2412">
        <w:t xml:space="preserve"> to new regions</w:t>
      </w:r>
      <w:r w:rsidR="00CD3939">
        <w:t xml:space="preserve"> </w:t>
      </w:r>
      <w:r>
        <w:fldChar w:fldCharType="begin" w:fldLock="1"/>
      </w:r>
      <w:r>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fldChar w:fldCharType="separate"/>
      </w:r>
      <w:r w:rsidRPr="00E848FF">
        <w:rPr>
          <w:noProof/>
        </w:rPr>
        <w:t>(Ruiz et al. 1997, Molnar et al. 2008)</w:t>
      </w:r>
      <w:r>
        <w:fldChar w:fldCharType="end"/>
      </w:r>
      <w:r w:rsidR="00CD3939">
        <w:t xml:space="preserve">. </w:t>
      </w:r>
      <w:r w:rsidR="00DB2412">
        <w:t>A</w:t>
      </w:r>
      <w:del w:id="69" w:author="Amanda Droghini" w:date="2018-03-21T22:13:00Z">
        <w:r w:rsidR="00DB2412" w:rsidDel="00DB2412">
          <w:delText xml:space="preserve">Because higher rates of introductions increases the probability of a successful invasion </w:delText>
        </w:r>
      </w:del>
      <w:r w:rsidR="00DB2412">
        <w:t>reas with little shipping traffic are therefore predicted to be less at risk than high-traffic regions, though this relationship is not without its complexities</w:t>
      </w:r>
      <w:r w:rsidR="00AF36F2">
        <w:t xml:space="preserve"> </w:t>
      </w:r>
      <w:r w:rsidR="00AF36F2">
        <w:fldChar w:fldCharType="begin" w:fldLock="1"/>
      </w:r>
      <w:r w:rsidR="00FF6353">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"mendeley" : { "formattedCitation" : "(Verling et al. 2005)", "plainTextFormattedCitation" : "(Verling et al. 2005)", "previouslyFormattedCitation" : "(Verling et al. 2005)" }, "properties" : {  }, "schema" : "https://github.com/citation-style-language/schema/raw/master/csl-citation.json" }</w:instrText>
      </w:r>
      <w:r w:rsidR="00AF36F2">
        <w:fldChar w:fldCharType="separate"/>
      </w:r>
      <w:r w:rsidR="00AF36F2" w:rsidRPr="00AF36F2">
        <w:rPr>
          <w:noProof/>
        </w:rPr>
        <w:t>(Verling et al. 2005)</w:t>
      </w:r>
      <w:r w:rsidR="00AF36F2">
        <w:fldChar w:fldCharType="end"/>
      </w:r>
      <w:r w:rsidR="00DB2412">
        <w:t>.</w:t>
      </w:r>
      <w:r>
        <w:t xml:space="preserve"> </w:t>
      </w:r>
      <w:r w:rsidR="00AF36F2">
        <w:t>Factors such as</w:t>
      </w:r>
      <w:r w:rsidR="00D55E42">
        <w:t xml:space="preserve"> the port of origin, the route taken, the duration of the voyage, the type of ship, and the difference in environmental conditions betwe</w:t>
      </w:r>
      <w:r w:rsidR="00AF36F2">
        <w:t xml:space="preserve">en origin and recipient ports, </w:t>
      </w:r>
      <w:r w:rsidR="00D55E42">
        <w:t xml:space="preserve">collectively influence the diversity, number, and </w:t>
      </w:r>
      <w:r w:rsidR="00AF36F2">
        <w:t>success</w:t>
      </w:r>
      <w:r w:rsidR="00D55E42">
        <w:t xml:space="preserve"> of these introductions </w:t>
      </w:r>
      <w:r w:rsidR="00D55E42">
        <w:fldChar w:fldCharType="begin" w:fldLock="1"/>
      </w:r>
      <w:r w:rsidR="00D55E42">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D55E42">
        <w:fldChar w:fldCharType="separate"/>
      </w:r>
      <w:r w:rsidR="00D55E42" w:rsidRPr="00D363FA">
        <w:rPr>
          <w:noProof/>
        </w:rPr>
        <w:t>(Verling et al. 2005, Colautti et al. 2006, Miller and Ruiz 2014)</w:t>
      </w:r>
      <w:r w:rsidR="00D55E42">
        <w:fldChar w:fldCharType="end"/>
      </w:r>
      <w:r w:rsidR="00D55E42">
        <w:t xml:space="preserve">. Meanwhile, </w:t>
      </w:r>
      <w:r w:rsidR="00C219FB">
        <w:t>w</w:t>
      </w:r>
      <w:r w:rsidR="00F753FC">
        <w:t xml:space="preserve">ater temperatures are </w:t>
      </w:r>
      <w:r w:rsidR="00DC7E4C">
        <w:t>thought</w:t>
      </w:r>
      <w:r w:rsidR="00F753FC">
        <w:t xml:space="preserve"> to be particularly </w:t>
      </w:r>
      <w:r w:rsidR="002556C6">
        <w:t>influential</w:t>
      </w:r>
      <w:r w:rsidR="00F753FC">
        <w:t xml:space="preserve"> </w:t>
      </w:r>
      <w:r w:rsidR="00B37649">
        <w:t xml:space="preserve">in </w:t>
      </w:r>
      <w:r w:rsidR="00772381">
        <w:t>determining</w:t>
      </w:r>
      <w:r w:rsidR="00B37649">
        <w:t xml:space="preserve"> </w:t>
      </w:r>
      <w:r w:rsidR="00AF36F2">
        <w:t xml:space="preserve">post-transport </w:t>
      </w:r>
      <w:r w:rsidR="00B37649">
        <w:t>survival and establishment</w:t>
      </w:r>
      <w:r w:rsidR="00D55E42">
        <w:t xml:space="preserve">, especially </w:t>
      </w:r>
      <w:r w:rsidR="00BD23E0">
        <w:t xml:space="preserve">for ectotherms </w:t>
      </w:r>
      <w:r w:rsidR="00D55E42">
        <w:t>in cold water systems</w:t>
      </w:r>
      <w:r w:rsidR="00772381">
        <w:t xml:space="preserve"> </w:t>
      </w:r>
      <w:r w:rsidR="00B37649">
        <w:fldChar w:fldCharType="begin" w:fldLock="1"/>
      </w:r>
      <w:r w:rsidR="00AF36F2">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fldChar w:fldCharType="separate"/>
      </w:r>
      <w:r w:rsidR="00D55E42" w:rsidRPr="00D55E42">
        <w:rPr>
          <w:noProof/>
        </w:rPr>
        <w:t>(Ruiz and Hewitt 2009)</w:t>
      </w:r>
      <w:r w:rsidR="00B37649">
        <w:fldChar w:fldCharType="end"/>
      </w:r>
      <w:r w:rsidR="00B37649">
        <w:t xml:space="preserve">. </w:t>
      </w:r>
      <w:r w:rsidR="00D55E42">
        <w:t xml:space="preserve">Because most NIS originate from temperate and tropical regions, their optimal thermal ranges are several degrees warmer than the minimum water temperatures encountered in cold-temperate or polar systems </w:t>
      </w:r>
      <w:r w:rsidR="00D55E42" w:rsidRPr="00B37649">
        <w:rPr>
          <w:highlight w:val="yellow"/>
        </w:rPr>
        <w:fldChar w:fldCharType="begin" w:fldLock="1"/>
      </w:r>
      <w:r w:rsidR="00D55E42" w:rsidRPr="00B37649">
        <w:rPr>
          <w:highlight w:val="yellow"/>
        </w:rPr>
        <w: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instrText>
      </w:r>
      <w:r w:rsidR="00D55E42" w:rsidRPr="00B37649">
        <w:rPr>
          <w:highlight w:val="yellow"/>
        </w:rPr>
        <w:fldChar w:fldCharType="separate"/>
      </w:r>
      <w:r w:rsidR="00D55E42" w:rsidRPr="00B37649">
        <w:rPr>
          <w:noProof/>
          <w:highlight w:val="yellow"/>
        </w:rPr>
        <w:t>(Lord et al. 2015)</w:t>
      </w:r>
      <w:r w:rsidR="00D55E42" w:rsidRPr="00B37649">
        <w:rPr>
          <w:highlight w:val="yellow"/>
        </w:rPr>
        <w:fldChar w:fldCharType="end"/>
      </w:r>
      <w:r w:rsidR="00D55E42" w:rsidRPr="00B37649">
        <w:rPr>
          <w:highlight w:val="yellow"/>
        </w:rPr>
        <w:t>.</w:t>
      </w:r>
      <w:r w:rsidR="00D55E42">
        <w:t xml:space="preserve">  Water </w:t>
      </w:r>
      <w:r w:rsidR="00D55E42" w:rsidRPr="00D55E42">
        <w:t>temperatures</w:t>
      </w:r>
      <w:r w:rsidR="00977402" w:rsidRPr="00D55E42">
        <w:t xml:space="preserve"> below optimal thresholds</w:t>
      </w:r>
      <w:r w:rsidR="00D55E42" w:rsidRPr="00D55E42">
        <w:t xml:space="preserve"> can have a negative effect on</w:t>
      </w:r>
      <w:r w:rsidR="00977402" w:rsidRPr="00D55E42">
        <w:t xml:space="preserve"> behavioural, metabolic, and cellular processes; if temperatures drop below a critical threshold, mortality ensues </w:t>
      </w:r>
      <w:r w:rsidR="00977402" w:rsidRPr="00D55E42">
        <w:fldChar w:fldCharType="begin" w:fldLock="1"/>
      </w:r>
      <w:r w:rsidR="00977402" w:rsidRPr="00D55E42">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sidRPr="00D55E42">
        <w:fldChar w:fldCharType="separate"/>
      </w:r>
      <w:r w:rsidR="00977402" w:rsidRPr="00D55E42">
        <w:rPr>
          <w:noProof/>
        </w:rPr>
        <w:t>(Pörtner 2001, Kassahn et al. 2009)</w:t>
      </w:r>
      <w:r w:rsidR="00977402" w:rsidRPr="00D55E42">
        <w:fldChar w:fldCharType="end"/>
      </w:r>
      <w:r w:rsidR="00977402" w:rsidRPr="00D55E42">
        <w:t>.</w:t>
      </w:r>
      <w:r w:rsidR="00977402">
        <w:t xml:space="preserve"> </w:t>
      </w:r>
      <w:r w:rsidR="000200CF">
        <w:t>Even species that can survive</w:t>
      </w:r>
      <w:r w:rsidR="00F753FC">
        <w:t xml:space="preserve"> in cold waters may not be able to </w:t>
      </w:r>
      <w:r w:rsidR="00630A01">
        <w:t>establish a self-sustaining population</w:t>
      </w:r>
      <w:r w:rsidR="000200CF">
        <w:t xml:space="preserve">, as </w:t>
      </w:r>
      <w:r w:rsidR="00630A01">
        <w:t>reproduction and ontogenetic development</w:t>
      </w:r>
      <w:r w:rsidR="000200CF">
        <w:t xml:space="preserve"> </w:t>
      </w:r>
      <w:r w:rsidR="00630A01">
        <w:t xml:space="preserve">often have narrower thermal ranges </w:t>
      </w:r>
      <w:r w:rsidR="000200CF">
        <w:t>than survival</w:t>
      </w:r>
      <w:r w:rsidR="003D7A91">
        <w:t xml:space="preserve"> </w:t>
      </w:r>
      <w:commentRangeStart w:id="70"/>
      <w:commentRangeStart w:id="71"/>
      <w:r w:rsidR="00AF591D">
        <w:fldChar w:fldCharType="begin" w:fldLock="1"/>
      </w:r>
      <w:r w:rsidR="00AF591D">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AF591D">
        <w:fldChar w:fldCharType="separate"/>
      </w:r>
      <w:r w:rsidR="00AF591D" w:rsidRPr="00AF591D">
        <w:rPr>
          <w:noProof/>
        </w:rPr>
        <w:t>(de Rivera et al. 2007)</w:t>
      </w:r>
      <w:r w:rsidR="00AF591D">
        <w:fldChar w:fldCharType="end"/>
      </w:r>
      <w:commentRangeEnd w:id="70"/>
      <w:r w:rsidR="00AF591D">
        <w:rPr>
          <w:rStyle w:val="CommentReference"/>
          <w:rFonts w:ascii="Arial" w:eastAsia="Arial" w:hAnsi="Arial" w:cs="Arial"/>
          <w:color w:val="000000"/>
          <w:lang w:val="en-US" w:eastAsia="en-US"/>
        </w:rPr>
        <w:commentReference w:id="70"/>
      </w:r>
      <w:commentRangeEnd w:id="71"/>
      <w:r w:rsidR="003E257A">
        <w:rPr>
          <w:rStyle w:val="CommentReference"/>
          <w:rFonts w:ascii="Arial" w:eastAsia="Arial" w:hAnsi="Arial" w:cs="Arial"/>
          <w:color w:val="000000"/>
          <w:lang w:val="en-US" w:eastAsia="en-US"/>
        </w:rPr>
        <w:commentReference w:id="71"/>
      </w:r>
      <w:r w:rsidR="00A05012">
        <w:t xml:space="preserve">. </w:t>
      </w:r>
      <w:r w:rsidR="00AF36F2">
        <w:t>Some</w:t>
      </w:r>
      <w:commentRangeStart w:id="72"/>
      <w:r w:rsidR="00B76A2B">
        <w:t xml:space="preserve"> </w:t>
      </w:r>
      <w:commentRangeEnd w:id="72"/>
      <w:r w:rsidR="003D7A91">
        <w:rPr>
          <w:rStyle w:val="CommentReference"/>
        </w:rPr>
        <w:commentReference w:id="72"/>
      </w:r>
      <w:r w:rsidR="00B76A2B">
        <w:t xml:space="preserve">organisms simply do not spawn </w:t>
      </w:r>
      <w:r w:rsidR="00B8672C">
        <w:t xml:space="preserve">when water temperature falls </w:t>
      </w:r>
      <w:r w:rsidR="00B76A2B">
        <w:t xml:space="preserve">below a </w:t>
      </w:r>
      <w:r w:rsidR="00DE6141">
        <w:t>certain t</w:t>
      </w:r>
      <w:r w:rsidR="00B8672C">
        <w:t>hreshold</w:t>
      </w:r>
      <w:r w:rsidR="00B37649">
        <w:t>,</w:t>
      </w:r>
      <w:r w:rsidR="00B76A2B">
        <w:t xml:space="preserve"> </w:t>
      </w:r>
      <w:r w:rsidR="00B37649">
        <w:t>or they can</w:t>
      </w:r>
      <w:r w:rsidR="00B76A2B">
        <w:t xml:space="preserve"> </w:t>
      </w:r>
      <w:r w:rsidR="00B8672C">
        <w:t xml:space="preserve">produce viable </w:t>
      </w:r>
      <w:r w:rsidR="00B8672C" w:rsidRPr="00B8672C">
        <w:rPr>
          <w:highlight w:val="yellow"/>
        </w:rPr>
        <w:t>gametes</w:t>
      </w:r>
      <w:r w:rsidR="00B76A2B">
        <w:t xml:space="preserve">, but larvae </w:t>
      </w:r>
      <w:r w:rsidR="00AF36F2">
        <w:t xml:space="preserve">may not have undergo full or proper development </w:t>
      </w:r>
      <w:r w:rsidR="001A7D7E">
        <w:fldChar w:fldCharType="begin" w:fldLock="1"/>
      </w:r>
      <w:r w:rsidR="00860C2B">
        <w: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"author" : [ { "dropping-particle" : "", "family" : "Hines", "given" : "Anson H.", "non-dropping-particle" : "", "parse-names" : false, "suffix" : "" }, { "dropping-particle" : "", "family" : "Ruiz", "given" : "Gregory M.", "non-dropping-particle" : "", "parse-names" : false, "suffix" : "" }, { "dropping-particle" : "", "family" : "Hitchcock", "given" : "Natasha Gray", "non-dropping-particle" : "", "parse-names" : false, "suffix" : "" }, { "dropping-particle" : "", "family" : "Rivera", "given" : "Catherine E.", "non-dropping-particle" : "de", "parse-names" : false, "suffix" : "" } ], "id" : "ITEM-2", "issued" : { "date-parts" : [ [ "2004" ] ] }, "publisher-place" : "Edgewater, MD", "title" : "Projecting range expansion of invasive European green crabs (Carcinus maenas) to Alaska: temperature and salinity tolerance of larvae", "type" : "report" }, "uris" : [ "http://www.mendeley.com/documents/?uuid=c04c5c79-d447-442f-bdc9-75c62f007870" ] } ], "mendeley" : { "formattedCitation" : "(Hines et al. 2004, Byrne et al. 2016)", "plainTextFormattedCitation" : "(Hines et al. 2004, Byrne et al. 2016)", "previouslyFormattedCitation" : "(Hines et al. 2004, Byrne et al. 2016)" }, "properties" : {  }, "schema" : "https://github.com/citation-style-language/schema/raw/master/csl-citation.json" }</w:instrText>
      </w:r>
      <w:r w:rsidR="001A7D7E">
        <w:fldChar w:fldCharType="separate"/>
      </w:r>
      <w:r w:rsidR="00AF591D" w:rsidRPr="00AF591D">
        <w:rPr>
          <w:noProof/>
        </w:rPr>
        <w:t>(Hines et al. 2004, Byrne et al. 2016)</w:t>
      </w:r>
      <w:r w:rsidR="001A7D7E">
        <w:fldChar w:fldCharType="end"/>
      </w:r>
      <w:r w:rsidR="00FD159C">
        <w:t>.</w:t>
      </w:r>
      <w:r w:rsidR="00B76A2B">
        <w:t xml:space="preserve"> </w:t>
      </w:r>
      <w:del w:id="73" w:author="Amanda Droghini" w:date="2018-03-13T08:31:00Z">
        <w:r w:rsidR="00BE3D56" w:rsidDel="00BE3D56">
          <w:delText>V</w:delText>
        </w:r>
        <w:r w:rsidR="00E05BC2" w:rsidDel="00BE3D56">
          <w:delText xml:space="preserve">essel traffic and water temperature to species’ transport, survival, and establishment is likely to be critical for predicting invasions in Arctic systems, where water temperatures can fall below freezing, and summers are cold and short. </w:delText>
        </w:r>
      </w:del>
      <w:del w:id="74" w:author="Amanda Droghini" w:date="2018-03-07T17:43:00Z">
        <w:r w:rsidR="003D7A91" w:rsidDel="00122499">
          <w:delText>Th</w:delText>
        </w:r>
        <w:r w:rsidR="00C90B04" w:rsidDel="00122499">
          <w:delText xml:space="preserve">e breakdown of function at cold temperatures for temperate species, </w:delText>
        </w:r>
      </w:del>
      <w:del w:id="75" w:author="Amanda Droghini" w:date="2018-03-07T16:48:00Z">
        <w:r w:rsidR="00C90B04" w:rsidDel="000200CF">
          <w:delText xml:space="preserve">and the high specialization of native Arctic species, </w:delText>
        </w:r>
      </w:del>
      <w:del w:id="76" w:author="Amanda Droghini" w:date="2018-03-07T17:43:00Z">
        <w:r w:rsidR="003E4928" w:rsidDel="00122499">
          <w:delText>suggests that</w:delText>
        </w:r>
        <w:r w:rsidR="00B76A2B" w:rsidDel="00122499">
          <w:delText xml:space="preserve"> </w:delText>
        </w:r>
        <w:r w:rsidR="003E4928" w:rsidDel="00122499">
          <w:delText xml:space="preserve">understanding the </w:delText>
        </w:r>
        <w:r w:rsidR="002828A8" w:rsidDel="00122499">
          <w:delText>relationship</w:delText>
        </w:r>
        <w:r w:rsidR="003E4928" w:rsidDel="00122499">
          <w:delText xml:space="preserve"> between </w:delText>
        </w:r>
        <w:r w:rsidR="00C90B04" w:rsidDel="00122499">
          <w:delText xml:space="preserve">water </w:delText>
        </w:r>
        <w:r w:rsidR="00775293" w:rsidDel="00122499">
          <w:delText>temperature</w:delText>
        </w:r>
        <w:r w:rsidR="002828A8" w:rsidDel="00122499">
          <w:delText>,</w:delText>
        </w:r>
        <w:r w:rsidR="00775293" w:rsidDel="00122499">
          <w:delText xml:space="preserve"> survival and establishment</w:delText>
        </w:r>
        <w:r w:rsidR="00C90B04" w:rsidDel="00122499">
          <w:delText xml:space="preserve"> i</w:delText>
        </w:r>
        <w:r w:rsidR="00536FE6" w:rsidDel="00122499">
          <w:delText>s</w:delText>
        </w:r>
      </w:del>
      <w:del w:id="77" w:author="Amanda Droghini" w:date="2018-03-07T17:42:00Z">
        <w:r w:rsidR="00536FE6" w:rsidDel="00122499">
          <w:delText xml:space="preserve"> key for predicting invasions i</w:delText>
        </w:r>
        <w:r w:rsidR="00C90B04" w:rsidDel="00122499">
          <w:delText>n</w:delText>
        </w:r>
        <w:r w:rsidR="00B76A2B" w:rsidDel="00122499">
          <w:delText xml:space="preserve"> Arctic systems</w:delText>
        </w:r>
      </w:del>
      <w:del w:id="78" w:author="Amanda Droghini" w:date="2018-03-07T17:43:00Z">
        <w:r w:rsidR="00B76A2B" w:rsidDel="00122499">
          <w:delText xml:space="preserve">, where </w:delText>
        </w:r>
        <w:r w:rsidR="00C90B04" w:rsidDel="00122499">
          <w:delText xml:space="preserve">summers are cold and short and </w:delText>
        </w:r>
        <w:r w:rsidR="00775293" w:rsidDel="00122499">
          <w:delText xml:space="preserve">water </w:delText>
        </w:r>
        <w:r w:rsidR="00C90B04" w:rsidDel="00122499">
          <w:delText>temperatures</w:delText>
        </w:r>
        <w:r w:rsidR="00775293" w:rsidDel="00122499">
          <w:delText xml:space="preserve"> fall below </w:delText>
        </w:r>
        <w:r w:rsidR="00C90B04" w:rsidDel="00122499">
          <w:delText>the freezing point of cellular water</w:delText>
        </w:r>
        <w:r w:rsidR="00DE6141" w:rsidDel="00122499">
          <w:delText>.</w:delText>
        </w:r>
      </w:del>
    </w:p>
    <w:p w14:paraId="569B7ABD" w14:textId="5FC31DB3" w:rsidR="002B0BC1" w:rsidRDefault="002B0BC1" w:rsidP="00953490">
      <w:pPr>
        <w:spacing w:line="360" w:lineRule="auto"/>
        <w:contextualSpacing/>
      </w:pPr>
    </w:p>
    <w:p w14:paraId="4123BB82" w14:textId="3915380A" w:rsidR="001564A4" w:rsidRDefault="00A84A54" w:rsidP="00136228">
      <w:pPr>
        <w:spacing w:line="360" w:lineRule="auto"/>
        <w:contextualSpacing/>
      </w:pPr>
      <w:r>
        <w:t xml:space="preserve">Arctic systems have </w:t>
      </w:r>
      <w:r w:rsidR="005D58EC">
        <w:t xml:space="preserve">historically </w:t>
      </w:r>
      <w:r>
        <w:t>experienced relatively low rates of invasion</w:t>
      </w:r>
      <w:r w:rsidR="00DB2412">
        <w:t>, and it is generally</w:t>
      </w:r>
      <w:r>
        <w:t xml:space="preserve"> </w:t>
      </w:r>
      <w:r w:rsidR="005D58EC">
        <w:t xml:space="preserve">assumed that </w:t>
      </w:r>
      <w:r w:rsidR="00DB2412">
        <w:t xml:space="preserve">this results from </w:t>
      </w:r>
      <w:r w:rsidR="005D58EC">
        <w:t>low vessel traffic and cold water temperatures</w:t>
      </w:r>
      <w:r w:rsidR="00DB2412">
        <w:t>. However,</w:t>
      </w:r>
      <w:r w:rsidR="005D58EC">
        <w:t xml:space="preserve"> these assertions have not often been explored. </w:t>
      </w:r>
      <w:r w:rsidR="00DB2412">
        <w:t>R</w:t>
      </w:r>
      <w:r>
        <w:t xml:space="preserve">ecent studies have shown that </w:t>
      </w:r>
      <w:r w:rsidR="00136228">
        <w:t xml:space="preserve">several </w:t>
      </w:r>
      <w:r w:rsidR="00DD3EDE" w:rsidRPr="00980720">
        <w:t>NIS</w:t>
      </w:r>
      <w:r w:rsidR="00533AAB" w:rsidRPr="00980720">
        <w:t xml:space="preserve"> are being transported </w:t>
      </w:r>
      <w:r w:rsidR="00136228">
        <w:t xml:space="preserve">from temperate regions </w:t>
      </w:r>
      <w:r w:rsidR="00F22EC1" w:rsidRPr="00980720">
        <w:t xml:space="preserve">to Arctic ports </w:t>
      </w:r>
      <w:r w:rsidR="00533AAB" w:rsidRPr="00980720">
        <w:t xml:space="preserve">in ballast water and </w:t>
      </w:r>
      <w:r w:rsidR="005D58EC">
        <w:t>on wetted surfaces</w:t>
      </w:r>
      <w:r w:rsidR="00136228">
        <w:t>, and are surviving the voyage</w:t>
      </w:r>
      <w:r w:rsidR="00F22EC1" w:rsidRPr="00980720">
        <w:t xml:space="preserve"> </w:t>
      </w:r>
      <w:r w:rsidR="00F22EC1" w:rsidRPr="00980720">
        <w:fldChar w:fldCharType="begin" w:fldLock="1"/>
      </w:r>
      <w:r w:rsidR="00F22EC1" w:rsidRPr="00980720">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F22EC1" w:rsidRPr="00980720">
        <w:fldChar w:fldCharType="separate"/>
      </w:r>
      <w:r w:rsidR="00F22EC1" w:rsidRPr="00980720">
        <w:rPr>
          <w:noProof/>
        </w:rPr>
        <w:t>(Chan et al. 2014, 2016, Ware et al. 2016)</w:t>
      </w:r>
      <w:r w:rsidR="00F22EC1" w:rsidRPr="00980720">
        <w:fldChar w:fldCharType="end"/>
      </w:r>
      <w:r w:rsidR="00533AAB" w:rsidRPr="00980720">
        <w:t xml:space="preserve">. </w:t>
      </w:r>
      <w:r w:rsidR="00136228">
        <w:t>Despite the potentially large number of species that are being transported, multi-</w:t>
      </w:r>
      <w:r w:rsidR="00136228" w:rsidRPr="00136228">
        <w:rPr>
          <w:lang w:val="en-US"/>
        </w:rPr>
        <w:t xml:space="preserve">species studies of habitat suitability remain rare </w:t>
      </w:r>
      <w:r w:rsidR="00AF06DF" w:rsidRPr="00136228">
        <w:rPr>
          <w:lang w:val="en-US"/>
        </w:rPr>
        <w:fldChar w:fldCharType="begin" w:fldLock="1"/>
      </w:r>
      <w:r w:rsidR="00740874" w:rsidRPr="00136228">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w:instrText>
      </w:r>
      <w:r w:rsidR="00740874" w:rsidRPr="00E32670">
        <w:rPr>
          <w:lang w:val="fr-CA"/>
        </w:rPr>
        <w:instrText>"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"ITEM-3",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"mendeley" : { "formattedCitation" : "(de Rivera et al. 2011, Ware et al. 2016, Goldsmit et al. 2018)", "plainTextFormattedCitation" : "(de Rivera et al. 2011, Ware et al. 2016, Goldsmit et al. 2018)", "previouslyFormattedCitation" : "(de Rivera et al. 2011, Ware et al. 2016, Goldsmit et al. 2018)" }, "properties" : {  }, "schema" : "https://github.com/citation-style-language/schema/raw/master/csl-citation.json" }</w:instrText>
      </w:r>
      <w:r w:rsidR="00AF06DF" w:rsidRPr="00136228">
        <w:rPr>
          <w:lang w:val="en-US"/>
        </w:rPr>
        <w:fldChar w:fldCharType="separate"/>
      </w:r>
      <w:r w:rsidR="00740874" w:rsidRPr="00E32670">
        <w:rPr>
          <w:noProof/>
          <w:lang w:val="fr-CA"/>
        </w:rPr>
        <w:t>(de Rivera et al. 2011, Ware et al. 2016, Goldsmit et al. 2018)</w:t>
      </w:r>
      <w:r w:rsidR="00AF06DF" w:rsidRPr="00136228">
        <w:rPr>
          <w:lang w:val="en-US"/>
        </w:rPr>
        <w:fldChar w:fldCharType="end"/>
      </w:r>
      <w:r w:rsidR="00136228" w:rsidRPr="00E32670">
        <w:rPr>
          <w:lang w:val="fr-CA"/>
        </w:rPr>
        <w:t xml:space="preserve">. </w:t>
      </w:r>
      <w:r w:rsidR="00136228" w:rsidRPr="00136228">
        <w:rPr>
          <w:lang w:val="en-US"/>
        </w:rPr>
        <w:t xml:space="preserve">Species </w:t>
      </w:r>
      <w:r w:rsidR="00136228" w:rsidRPr="00136228">
        <w:rPr>
          <w:lang w:val="en-US"/>
        </w:rPr>
        <w:lastRenderedPageBreak/>
        <w:t xml:space="preserve">distribution models </w:t>
      </w:r>
      <w:r w:rsidR="00136228">
        <w:rPr>
          <w:lang w:val="en-US"/>
        </w:rPr>
        <w:t>of NIS in the Arctic</w:t>
      </w:r>
      <w:r w:rsidR="00F40F50" w:rsidRPr="00136228">
        <w:rPr>
          <w:lang w:val="en-US"/>
        </w:rPr>
        <w:t xml:space="preserve"> </w:t>
      </w:r>
      <w:r w:rsidR="00136228">
        <w:rPr>
          <w:lang w:val="en-US"/>
        </w:rPr>
        <w:t xml:space="preserve">have considered only a handful of potential species, </w:t>
      </w:r>
      <w:r w:rsidR="00F40F50" w:rsidRPr="00136228">
        <w:rPr>
          <w:lang w:val="en-US"/>
        </w:rPr>
        <w:t>and only one of these</w:t>
      </w:r>
      <w:r w:rsidR="00136228">
        <w:rPr>
          <w:lang w:val="en-US"/>
        </w:rPr>
        <w:t xml:space="preserve"> studies (Ware et al. 2016) has</w:t>
      </w:r>
      <w:r w:rsidR="00F40F50" w:rsidRPr="00136228">
        <w:rPr>
          <w:lang w:val="en-US"/>
        </w:rPr>
        <w:t xml:space="preserve"> </w:t>
      </w:r>
      <w:r w:rsidR="00136228">
        <w:rPr>
          <w:lang w:val="en-US"/>
        </w:rPr>
        <w:t xml:space="preserve">modeled </w:t>
      </w:r>
      <w:r w:rsidR="00F40F50" w:rsidRPr="00136228">
        <w:rPr>
          <w:lang w:val="en-US"/>
        </w:rPr>
        <w:t>reproduction.</w:t>
      </w:r>
      <w:r w:rsidR="0043774D" w:rsidRPr="00136228">
        <w:rPr>
          <w:lang w:val="en-US"/>
        </w:rPr>
        <w:t xml:space="preserve"> </w:t>
      </w:r>
      <w:r w:rsidR="00136228">
        <w:rPr>
          <w:lang w:val="en-US"/>
        </w:rPr>
        <w:t>These studies have concluded that potentially suitable habitat exists for at least some NIS, but have come to different conclusions about whether this habitat is extensive (de Rivera et al. 2011) or restricted (</w:t>
      </w:r>
      <w:proofErr w:type="spellStart"/>
      <w:r w:rsidR="00136228">
        <w:rPr>
          <w:lang w:val="en-US"/>
        </w:rPr>
        <w:t>Goldsmit</w:t>
      </w:r>
      <w:proofErr w:type="spellEnd"/>
      <w:r w:rsidR="00136228">
        <w:rPr>
          <w:lang w:val="en-US"/>
        </w:rPr>
        <w:t xml:space="preserve"> et al. 2018). </w:t>
      </w:r>
      <w:commentRangeStart w:id="79"/>
      <w:r w:rsidR="00F84B86" w:rsidRPr="00F84B86">
        <w:rPr>
          <w:highlight w:val="cyan"/>
          <w:lang w:val="en-US"/>
        </w:rPr>
        <w:t>The role of cold water temperatures ….</w:t>
      </w:r>
      <w:r w:rsidR="00F84B86">
        <w:rPr>
          <w:lang w:val="en-US"/>
        </w:rPr>
        <w:t xml:space="preserve"> </w:t>
      </w:r>
      <w:commentRangeEnd w:id="79"/>
      <w:r w:rsidR="00F84B86">
        <w:rPr>
          <w:rStyle w:val="CommentReference"/>
          <w:rFonts w:ascii="Arial" w:eastAsia="Arial" w:hAnsi="Arial" w:cs="Arial"/>
          <w:color w:val="000000"/>
          <w:lang w:val="en-US" w:eastAsia="en-US"/>
        </w:rPr>
        <w:commentReference w:id="79"/>
      </w:r>
      <w:del w:id="80" w:author="Amanda Droghini" w:date="2018-03-21T21:43:00Z">
        <w:r w:rsidR="00F40F50" w:rsidRPr="00136228" w:rsidDel="00136228">
          <w:rPr>
            <w:highlight w:val="yellow"/>
            <w:lang w:val="en-US"/>
          </w:rPr>
          <w:delText xml:space="preserve">Both Ware et al. (2016) and Goldsmit et al. (2018) </w:delText>
        </w:r>
        <w:r w:rsidR="00AF06DF" w:rsidRPr="00136228" w:rsidDel="00136228">
          <w:rPr>
            <w:highlight w:val="yellow"/>
            <w:lang w:val="en-US"/>
          </w:rPr>
          <w:delText xml:space="preserve">concluded that Arctic regions </w:delText>
        </w:r>
        <w:r w:rsidR="00F40F50" w:rsidRPr="00136228" w:rsidDel="00136228">
          <w:rPr>
            <w:highlight w:val="yellow"/>
            <w:lang w:val="en-US"/>
          </w:rPr>
          <w:delText>we</w:delText>
        </w:r>
        <w:r w:rsidR="00AF06DF" w:rsidRPr="00136228" w:rsidDel="00136228">
          <w:rPr>
            <w:highlight w:val="yellow"/>
            <w:lang w:val="en-US"/>
          </w:rPr>
          <w:delText xml:space="preserve">re </w:delText>
        </w:r>
        <w:r w:rsidR="00F40F50" w:rsidRPr="00136228" w:rsidDel="00136228">
          <w:rPr>
            <w:highlight w:val="yellow"/>
            <w:lang w:val="en-US"/>
          </w:rPr>
          <w:delText>un</w:delText>
        </w:r>
        <w:r w:rsidR="00AF06DF" w:rsidRPr="00136228" w:rsidDel="00136228">
          <w:rPr>
            <w:highlight w:val="yellow"/>
            <w:lang w:val="en-US"/>
          </w:rPr>
          <w:delText xml:space="preserve">suitable for </w:delText>
        </w:r>
        <w:r w:rsidR="00F40F50" w:rsidRPr="00136228" w:rsidDel="00136228">
          <w:rPr>
            <w:highlight w:val="yellow"/>
            <w:lang w:val="en-US"/>
          </w:rPr>
          <w:delText>most of the NIS they considered. In contrast, de Rivera</w:delText>
        </w:r>
        <w:r w:rsidR="00F40F50" w:rsidRPr="00136228" w:rsidDel="00136228">
          <w:rPr>
            <w:highlight w:val="yellow"/>
          </w:rPr>
          <w:delText xml:space="preserve"> et al. (2011) found that habitat suitability for coastal Alaska extended above 65°N for three of four NIS</w:delText>
        </w:r>
        <w:r w:rsidR="00740874" w:rsidRPr="00136228" w:rsidDel="00136228">
          <w:rPr>
            <w:highlight w:val="yellow"/>
          </w:rPr>
          <w:delText xml:space="preserve">. </w:delText>
        </w:r>
        <w:r w:rsidR="00F40F50" w:rsidRPr="00136228" w:rsidDel="00136228">
          <w:rPr>
            <w:highlight w:val="yellow"/>
            <w:lang w:val="en-US"/>
          </w:rPr>
          <w:delText xml:space="preserve">It is difficult to compare these studies because they vary on the taxa that were considered, the study area, and the modeling method that was used. In addition, the small number of taxa considered n these </w:delText>
        </w:r>
        <w:r w:rsidR="00740874" w:rsidRPr="00136228" w:rsidDel="00136228">
          <w:rPr>
            <w:highlight w:val="yellow"/>
          </w:rPr>
          <w:delText>studies (from 4 to 8</w:delText>
        </w:r>
        <w:r w:rsidR="00F40F50" w:rsidRPr="00136228" w:rsidDel="00136228">
          <w:rPr>
            <w:highlight w:val="yellow"/>
          </w:rPr>
          <w:delText xml:space="preserve"> species</w:delText>
        </w:r>
        <w:r w:rsidR="00740874" w:rsidRPr="00136228" w:rsidDel="00136228">
          <w:rPr>
            <w:highlight w:val="yellow"/>
          </w:rPr>
          <w:delText>)</w:delText>
        </w:r>
        <w:r w:rsidR="00F40F50" w:rsidRPr="00136228" w:rsidDel="00136228">
          <w:rPr>
            <w:highlight w:val="yellow"/>
          </w:rPr>
          <w:delText xml:space="preserve"> </w:delText>
        </w:r>
        <w:r w:rsidR="00740874" w:rsidRPr="00136228" w:rsidDel="00136228">
          <w:rPr>
            <w:highlight w:val="yellow"/>
          </w:rPr>
          <w:delText xml:space="preserve">makes it difficult to </w:delText>
        </w:r>
        <w:r w:rsidR="00F40F50" w:rsidRPr="00136228" w:rsidDel="00136228">
          <w:rPr>
            <w:highlight w:val="yellow"/>
          </w:rPr>
          <w:delText xml:space="preserve">determine whether these findings </w:delText>
        </w:r>
        <w:r w:rsidR="00664006" w:rsidRPr="00136228" w:rsidDel="00136228">
          <w:rPr>
            <w:highlight w:val="yellow"/>
          </w:rPr>
          <w:delText xml:space="preserve">are applicable </w:delText>
        </w:r>
        <w:r w:rsidR="00F40F50" w:rsidRPr="00136228" w:rsidDel="00136228">
          <w:rPr>
            <w:highlight w:val="yellow"/>
          </w:rPr>
          <w:delText>across</w:delText>
        </w:r>
        <w:r w:rsidR="00740874" w:rsidRPr="00136228" w:rsidDel="00136228">
          <w:rPr>
            <w:highlight w:val="yellow"/>
          </w:rPr>
          <w:delText xml:space="preserve"> the entire suite of NIS that are being transported to Arctic regions. </w:delText>
        </w:r>
      </w:del>
      <w:r w:rsidR="00A42D8B" w:rsidRPr="00136228">
        <w:rPr>
          <w:highlight w:val="yellow"/>
        </w:rPr>
        <w:t xml:space="preserve">Without prior knowledge of which organisms are being transported on ships, focusing on a suite of species </w:t>
      </w:r>
      <w:r w:rsidR="003F76B3" w:rsidRPr="00136228">
        <w:rPr>
          <w:highlight w:val="yellow"/>
        </w:rPr>
        <w:t xml:space="preserve">– with consideration of both survival and reproductive suitability - </w:t>
      </w:r>
      <w:r w:rsidR="00A42D8B" w:rsidRPr="00136228">
        <w:rPr>
          <w:highlight w:val="yellow"/>
        </w:rPr>
        <w:t>would provide greater insight for risk assessments, as well as extend the generality of the findings.</w:t>
      </w:r>
    </w:p>
    <w:p w14:paraId="4F607CA3" w14:textId="77777777" w:rsidR="001564A4" w:rsidRDefault="001564A4" w:rsidP="001D6B6C">
      <w:pPr>
        <w:spacing w:line="360" w:lineRule="auto"/>
        <w:contextualSpacing/>
      </w:pPr>
    </w:p>
    <w:p w14:paraId="1044DCC9" w14:textId="687351E8" w:rsidR="00E670A9" w:rsidRDefault="00DA38DE" w:rsidP="002674FC">
      <w:pPr>
        <w:spacing w:line="360" w:lineRule="auto"/>
        <w:contextualSpacing/>
      </w:pPr>
      <w:r>
        <w:t>There is an increasing need to understand the role of temperature in limiting biological introductions to the Arctic b</w:t>
      </w:r>
      <w:r w:rsidR="0064363B">
        <w:t>ecause both Arctic sea temperatures and trans-oceanic vessel traffic are expected</w:t>
      </w:r>
      <w:r>
        <w:t xml:space="preserve"> to increase in the near-future</w:t>
      </w:r>
      <w:r w:rsidR="0064363B">
        <w:t xml:space="preserve">. </w:t>
      </w:r>
      <w:r w:rsidR="009A4A26">
        <w:t xml:space="preserve">In recent decades, the Arctic has experienced record-setting declines in sea ice thickness and extent, and surface air temperatures have increased at a </w:t>
      </w:r>
      <w:r w:rsidR="00D33467">
        <w:t xml:space="preserve">rate </w:t>
      </w:r>
      <w:r w:rsidR="0064363B">
        <w:t>that is</w:t>
      </w:r>
      <w:r w:rsidR="009A4A26">
        <w:t xml:space="preserv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rsidR="0064363B">
        <w:t>W</w:t>
      </w:r>
      <w:r w:rsidR="00254473">
        <w:t xml:space="preserve">arming sea </w:t>
      </w:r>
      <w:r w:rsidR="009A4A26">
        <w:t xml:space="preserve">temperatures and </w:t>
      </w:r>
      <w:r w:rsidR="003F4971">
        <w:t xml:space="preserve">sea ice </w:t>
      </w:r>
      <w:r w:rsidR="00FF5E52">
        <w:t>reductions</w:t>
      </w:r>
      <w:r w:rsidR="009A4A26">
        <w:t xml:space="preserve"> </w:t>
      </w:r>
      <w:r w:rsidR="00FF5E52">
        <w:t xml:space="preserve">have </w:t>
      </w:r>
      <w:r w:rsidR="009A4A26">
        <w:t>facilitate</w:t>
      </w:r>
      <w:r w:rsidR="00FF5E52">
        <w:t>d</w:t>
      </w:r>
      <w:r w:rsidR="00E670A9" w:rsidRPr="0077242A">
        <w:t xml:space="preserve"> </w:t>
      </w:r>
      <w:r w:rsidR="003E3EA5" w:rsidRPr="0077242A">
        <w:t>range expansions and introductions into previously inhospitable or inaccessible waters</w:t>
      </w:r>
      <w:ins w:id="81" w:author="Amanda Droghini" w:date="2018-03-16T09:52:00Z">
        <w:r w:rsidR="003F4971">
          <w:t xml:space="preserve"> </w:t>
        </w:r>
        <w:commentRangeStart w:id="82"/>
        <w:commentRangeStart w:id="83"/>
        <w:r w:rsidR="003F4971">
          <w:t>elsewhere</w:t>
        </w:r>
        <w:commentRangeEnd w:id="82"/>
        <w:r w:rsidR="003F4971">
          <w:rPr>
            <w:rStyle w:val="CommentReference"/>
            <w:rFonts w:ascii="Arial" w:eastAsia="Arial" w:hAnsi="Arial" w:cs="Arial"/>
            <w:color w:val="000000"/>
            <w:lang w:val="en-US" w:eastAsia="en-US"/>
          </w:rPr>
          <w:commentReference w:id="82"/>
        </w:r>
      </w:ins>
      <w:commentRangeEnd w:id="83"/>
      <w:r w:rsidR="0064363B">
        <w:rPr>
          <w:rStyle w:val="CommentReference"/>
          <w:rFonts w:ascii="Arial" w:eastAsia="Arial" w:hAnsi="Arial" w:cs="Arial"/>
          <w:color w:val="000000"/>
          <w:lang w:val="en-US" w:eastAsia="en-US"/>
        </w:rPr>
        <w:commentReference w:id="83"/>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(de Rivera et al. 2011, Ware et al. 2014, 2016)</w:t>
      </w:r>
      <w:r w:rsidR="00854D23">
        <w:fldChar w:fldCharType="end"/>
      </w:r>
      <w:r w:rsidR="00C72753">
        <w:t xml:space="preserve">. </w:t>
      </w:r>
      <w:r w:rsidR="00DD1D1C">
        <w:t>W</w:t>
      </w:r>
      <w:r w:rsidR="002674FC">
        <w:t xml:space="preserve">arming climatic conditions have also favoured expansions in global shipping and other human activities. </w:t>
      </w:r>
      <w:r w:rsidR="006244EA">
        <w:t>Since the beginning of the 21</w:t>
      </w:r>
      <w:r w:rsidR="006244EA" w:rsidRPr="00486F74">
        <w:rPr>
          <w:vertAlign w:val="superscript"/>
        </w:rPr>
        <w:t>st</w:t>
      </w:r>
      <w:r w:rsidR="006244EA">
        <w:t xml:space="preserve"> century, there has been an exponential increase in Arctic shipping, spurred in part by declining sea ice extent and lengthening of ice-free season</w:t>
      </w:r>
      <w:r w:rsidR="00D45CBB">
        <w:t xml:space="preserve"> </w:t>
      </w:r>
      <w:r w:rsidR="00D45CBB">
        <w:fldChar w:fldCharType="begin" w:fldLock="1"/>
      </w:r>
      <w:r w:rsidR="00D55E4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"id" : "ITEM-2", "itemData" : { "DOI" : "10.1038/srep30682", "ISSN" : "20452322", "PMID" : "27477878", "abstract" : "Rapid loss of sea ice is opening up the Arctic Ocean to shipping, a practice that is forecasted to increase rapidly by 2050 when many models predict that the Arctic Ocean will largely be free of ice toward the end of summer. These forecasts carry considerable uncertainty because Arctic shipping was previously considered too sparse to allow for adequate validation. Here, we provide quantitative evidence that the extent of Arctic shipping in the period 2011\u20132014 is already significant and that it is concentrated (i) in the Norwegian and Barents Seas, and (ii) predominantly accessed via the Northeast and Northwest Passages. Thick ice along the forecasted direct trans-Arctic route was still present in 2014, preventing transit. Although Arctic shipping remains constrained by the extent of ice coverage, during every September, this coverage is at a minimum, allowing the highest levels of shipping activity. Access to Arctic resources, particularly fisheries, is the most important driver of Arctic shipping thus far.", "author" : [ { "dropping-particle" : "", "family" : "Egu\u00edluz", "given" : "Victor M.", "non-dropping-particle" : "", "parse-names" : false, "suffix" : "" }, { "dropping-particle" : "", "family" : "Fern\u00e1ndez-Gracia", "given" : "Juan", "non-dropping-particle" : "", "parse-names" : false, "suffix" : "" }, { "dropping-particle" : "", "family" : "Irigoien", "given" : "Xabier", "non-dropping-particle" : "", "parse-names" : false, "suffix" : "" }, { "dropping-particle" : "", "family" : "Duarte", "given" : "Carlos M.", "non-dropping-particle" : "", "parse-names" : false, "suffix" : "" } ], "container-title" : "Scientific Reports", "id" : "ITEM-2", "issue" : "March", "issued" : { "date-parts" : [ [ "2016" ] ] }, "page" : "3-8", "publisher" : "Nature Publishing Group", "title" : "A quantitative assessment of Arctic shipping in 2010-2014", "type" : "article-journal", "volume" : "6" }, "uris" : [ "http://www.mendeley.com/documents/?uuid=196d6972-b79d-46a5-aede-f7f1af522494" ] } ], "mendeley" : { "formattedCitation" : "(Miller and Ruiz 2014, Egu\u00edluz et al. 2016)", "plainTextFormattedCitation" : "(Miller and Ruiz 2014, Egu\u00edluz et al. 2016)", "previouslyFormattedCitation" : "(Miller and Ruiz 2014, Egu\u00edluz et al. 2016)" }, "properties" : {  }, "schema" : "https://github.com/citation-style-language/schema/raw/master/csl-citation.json" }</w:instrText>
      </w:r>
      <w:r w:rsidR="00D45CBB">
        <w:fldChar w:fldCharType="separate"/>
      </w:r>
      <w:r w:rsidR="00664006" w:rsidRPr="00664006">
        <w:rPr>
          <w:noProof/>
        </w:rPr>
        <w:t>(Miller and Ruiz 2014, Eguíluz et al. 2016)</w:t>
      </w:r>
      <w:r w:rsidR="00D45CBB">
        <w:fldChar w:fldCharType="end"/>
      </w:r>
      <w:r w:rsidR="006244EA">
        <w:t>. 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84"/>
      </w:r>
      <w:r w:rsidR="00DD1D1C">
        <w:rPr>
          <w:rStyle w:val="CommentReference"/>
          <w:rFonts w:ascii="Arial" w:eastAsia="Arial" w:hAnsi="Arial" w:cs="Arial"/>
          <w:color w:val="000000"/>
          <w:lang w:val="en-US" w:eastAsia="en-US"/>
        </w:rPr>
        <w:commentReference w:id="85"/>
      </w:r>
      <w:r w:rsidR="006244EA">
        <w:t xml:space="preserve">, and Arctic tourism. </w:t>
      </w:r>
      <w:r w:rsidR="00B21DA0">
        <w:t>C</w:t>
      </w:r>
      <w:r w:rsidR="00A27824">
        <w:t>hanges</w:t>
      </w:r>
      <w:r w:rsidR="00B21DA0">
        <w:t xml:space="preserve"> in traffic volume and patterns</w:t>
      </w:r>
      <w:r w:rsidR="00A27824">
        <w:t xml:space="preserve"> are expected to increase the number and diversity of organisms that are being transported to </w:t>
      </w:r>
      <w:r w:rsidR="0064363B">
        <w:t>Arctic</w:t>
      </w:r>
      <w:r w:rsidR="00A27824">
        <w:t xml:space="preserve"> regions.</w:t>
      </w:r>
    </w:p>
    <w:p w14:paraId="69A0D4A8" w14:textId="77777777" w:rsidR="00552F17" w:rsidDel="00D655FC" w:rsidRDefault="00552F17" w:rsidP="00CA4945">
      <w:pPr>
        <w:spacing w:before="200" w:line="360" w:lineRule="auto"/>
        <w:contextualSpacing/>
        <w:rPr>
          <w:del w:id="86" w:author="Amanda Droghini" w:date="2018-02-14T07:41:00Z"/>
        </w:rPr>
      </w:pPr>
      <w:bookmarkStart w:id="87" w:name="_m7oo5zak2jfc" w:colFirst="0" w:colLast="0"/>
      <w:bookmarkStart w:id="88" w:name="_rq0l47zex3zr" w:colFirst="0" w:colLast="0"/>
      <w:bookmarkEnd w:id="87"/>
      <w:bookmarkEnd w:id="88"/>
    </w:p>
    <w:p w14:paraId="5ECBACE1" w14:textId="1AED0734" w:rsidR="00723773" w:rsidDel="00D655FC" w:rsidRDefault="00874591" w:rsidP="00D655FC">
      <w:pPr>
        <w:spacing w:before="200" w:line="360" w:lineRule="auto"/>
        <w:contextualSpacing/>
        <w:rPr>
          <w:del w:id="89" w:author="Amanda Droghini" w:date="2018-02-14T07:41:00Z"/>
          <w:highlight w:val="white"/>
        </w:rPr>
      </w:pPr>
      <w:del w:id="90"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91" w:name="_8ktb2c9fr4av" w:colFirst="0" w:colLast="0"/>
      <w:bookmarkEnd w:id="91"/>
    </w:p>
    <w:p w14:paraId="62CE6144" w14:textId="4BB022B9" w:rsidR="004403F9" w:rsidRDefault="00463580" w:rsidP="004403F9">
      <w:pPr>
        <w:spacing w:before="200" w:line="360" w:lineRule="auto"/>
        <w:contextualSpacing/>
      </w:pPr>
      <w:r>
        <w:t xml:space="preserve">In this paper, </w:t>
      </w:r>
      <w:del w:id="92"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explore whether cold water temperatures ha</w:t>
      </w:r>
      <w:r w:rsidR="008A5823">
        <w:t>ve</w:t>
      </w:r>
      <w:r w:rsidR="00AF591D">
        <w:t xml:space="preserve"> the potential to limit introductions in the Arctic by examining</w:t>
      </w:r>
      <w:r w:rsidR="00874591" w:rsidRPr="00CA4945">
        <w:t xml:space="preserve"> whether </w:t>
      </w:r>
      <w:r w:rsidR="00E1598F" w:rsidRPr="00CA4945">
        <w:t xml:space="preserve">non-native taxa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64363B">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non-native species, </w:t>
      </w:r>
      <w:r w:rsidR="00AF591D" w:rsidRPr="00D75529">
        <w:rPr>
          <w:highlight w:val="yellow"/>
        </w:rPr>
        <w:lastRenderedPageBreak/>
        <w:t>and to consider the interplay of traffic and habitat suitability</w:t>
      </w:r>
      <w:r w:rsidR="00AF591D">
        <w:t>.</w:t>
      </w:r>
      <w:r w:rsidR="00AF591D" w:rsidRPr="00286504">
        <w:t xml:space="preserve"> </w:t>
      </w:r>
      <w:r w:rsidR="00AF591D">
        <w:t xml:space="preserve">We </w:t>
      </w:r>
      <w:r w:rsidR="00DD3EDE">
        <w:t xml:space="preserve">hypothesized that survival would depend on species’ tolerance to cold water temperatures, and predicted that </w:t>
      </w:r>
      <w:r w:rsidR="008A5823">
        <w:t xml:space="preserve">potential </w:t>
      </w:r>
      <w:r w:rsidR="00DD3EDE">
        <w:t xml:space="preserve">NIS </w:t>
      </w:r>
      <w:r w:rsidR="008C5BFA">
        <w:t xml:space="preserve">richness would be higher in the southern Bering Sea, and decline </w:t>
      </w:r>
      <w:r w:rsidR="009B4D52">
        <w:t xml:space="preserve">in the </w:t>
      </w:r>
      <w:r w:rsidR="008C5BFA">
        <w:t>north</w:t>
      </w:r>
      <w:r w:rsidR="009B4D52">
        <w:t>. Because climate change is expected to increase water temperatures in the Bering Sea, w</w:t>
      </w:r>
      <w:r w:rsidR="00E35792">
        <w:t>e</w:t>
      </w:r>
      <w:r w:rsidR="009B4D52">
        <w:t xml:space="preserve"> predicted that habitat would become more suitable for non-native taxa in the future.</w:t>
      </w:r>
      <w:r w:rsidR="008A5823">
        <w:t xml:space="preserve">  To address this hypothesis, we examine current and mid-century marine temperature regimes across the Bering Sea and characterize survival and reproductive habitat for potential NIS. </w:t>
      </w:r>
      <w:del w:id="93" w:author="Amanda Droghini" w:date="2018-02-21T16:41:00Z">
        <w:r w:rsidR="00F24EA9" w:rsidDel="00F24EA9">
          <w:delText xml:space="preserve">We and </w:delText>
        </w:r>
        <w:r w:rsidR="00874591" w:rsidRPr="00CA4945" w:rsidDel="00F24EA9">
          <w:delText xml:space="preserve"> </w:delText>
        </w:r>
        <w:commentRangeStart w:id="94"/>
        <w:r w:rsidR="00433E19" w:rsidRPr="00433E19" w:rsidDel="00F24EA9">
          <w:rPr>
            <w:color w:val="FF0000"/>
          </w:rPr>
          <w:delText xml:space="preserve">species-specific </w:delText>
        </w:r>
        <w:commentRangeEnd w:id="94"/>
        <w:r w:rsidR="00D9788D" w:rsidDel="00F24EA9">
          <w:rPr>
            <w:rStyle w:val="CommentReference"/>
          </w:rPr>
          <w:commentReference w:id="94"/>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r w:rsidR="00286504">
        <w:t>Our work extends previous research by providing a comprehensive assessment of the role of temperature on high-latitude invasions</w:t>
      </w:r>
      <w:r w:rsidR="008A5823">
        <w:t xml:space="preserve"> based on a understanding of NIS </w:t>
      </w:r>
      <w:del w:id="95" w:author="Amanda Droghini" w:date="2018-03-17T18:34:00Z">
        <w:r w:rsidR="008A5823" w:rsidDel="006466BF">
          <w:delText>habitat requirements</w:delText>
        </w:r>
      </w:del>
      <w:ins w:id="96" w:author="Amanda Droghini" w:date="2018-03-17T18:34:00Z">
        <w:r w:rsidR="006466BF">
          <w:t>physiological tolerances</w:t>
        </w:r>
      </w:ins>
      <w:r w:rsidR="008A5823">
        <w:t xml:space="preserve">, modeled ocean conditions and available data on vessel and ballast water </w:t>
      </w:r>
      <w:r w:rsidR="008A5823" w:rsidRPr="006466BF">
        <w:rPr>
          <w:highlight w:val="cyan"/>
        </w:rPr>
        <w:t>movements</w:t>
      </w:r>
      <w:r w:rsidR="008A5823">
        <w:t>.</w:t>
      </w:r>
      <w:r w:rsidR="00286504">
        <w:t xml:space="preserve"> </w:t>
      </w:r>
      <w:del w:id="97" w:author="Amanda Droghini" w:date="2018-03-16T10:07:00Z">
        <w:r w:rsidR="00286504" w:rsidDel="008A5823">
          <w:delText>and addresses an important knowledge gap in Pacific Arctic research</w:delText>
        </w:r>
        <w:r w:rsidR="00286504" w:rsidRPr="004403F9" w:rsidDel="008A5823">
          <w:rPr>
            <w:highlight w:val="yellow"/>
          </w:rPr>
          <w:delText>.</w:delText>
        </w:r>
      </w:del>
      <w:r w:rsidR="004403F9" w:rsidRPr="004403F9">
        <w:rPr>
          <w:highlight w:val="yellow"/>
        </w:rPr>
        <w:t xml:space="preserve"> </w:t>
      </w:r>
      <w:del w:id="98"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del w:id="99" w:author="Amanda Droghini" w:date="2018-03-16T10:09:00Z">
        <w:r w:rsidR="004403F9" w:rsidRPr="004403F9" w:rsidDel="008A5823">
          <w:rPr>
            <w:highlight w:val="yellow"/>
          </w:rPr>
          <w:delText xml:space="preserve">We hope that it can be used to inform monitoring efforts </w:delText>
        </w:r>
        <w:r w:rsidR="00B34C45" w:rsidDel="008A5823">
          <w:rPr>
            <w:highlight w:val="yellow"/>
          </w:rPr>
          <w:delText xml:space="preserve">by identifying priority, high-risk areas </w:delText>
        </w:r>
        <w:r w:rsidR="004403F9" w:rsidRPr="004403F9" w:rsidDel="008A5823">
          <w:rPr>
            <w:highlight w:val="yellow"/>
          </w:rPr>
          <w:delText>to protect this pristine and unique ecosystem.</w:delText>
        </w:r>
        <w:r w:rsidR="004403F9" w:rsidRPr="00CA4945" w:rsidDel="008A5823">
          <w:delText xml:space="preserve"> </w:delText>
        </w:r>
      </w:del>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100" w:name="_8bc9cfv03n6p" w:colFirst="0" w:colLast="0"/>
      <w:bookmarkEnd w:id="100"/>
      <w:r w:rsidRPr="00BB5655">
        <w:t>Methods</w:t>
      </w:r>
    </w:p>
    <w:p w14:paraId="36636D33" w14:textId="77777777" w:rsidR="00723773" w:rsidRPr="00BB5655" w:rsidRDefault="00874591" w:rsidP="00BB5655">
      <w:pPr>
        <w:pStyle w:val="Heading2"/>
      </w:pPr>
      <w:bookmarkStart w:id="101" w:name="_kncwpiu8qj9q" w:colFirst="0" w:colLast="0"/>
      <w:bookmarkEnd w:id="101"/>
      <w:r w:rsidRPr="00BB5655">
        <w:t>Study area</w:t>
      </w:r>
    </w:p>
    <w:p w14:paraId="5ECF60A5" w14:textId="7AE44639" w:rsidR="00274537" w:rsidRPr="00CA4945" w:rsidRDefault="00874591" w:rsidP="00CA4945">
      <w:pPr>
        <w:spacing w:before="200" w:line="360" w:lineRule="auto"/>
        <w:contextualSpacing/>
      </w:pPr>
      <w:bookmarkStart w:id="102" w:name="_a71bbqx0je6i" w:colFirst="0" w:colLast="0"/>
      <w:bookmarkEnd w:id="102"/>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t>
      </w:r>
      <w:r w:rsidR="005810E2">
        <w:t>W</w:t>
      </w:r>
      <w:r w:rsidR="00274537" w:rsidRPr="00CA4945">
        <w:t xml:space="preserve">e restricted </w:t>
      </w:r>
      <w:proofErr w:type="spellStart"/>
      <w:r w:rsidR="00274537" w:rsidRPr="00CA4945">
        <w:t>our</w:t>
      </w:r>
      <w:proofErr w:type="spellEnd"/>
      <w:r w:rsidR="005810E2">
        <w:t xml:space="preserve"> analyses</w:t>
      </w:r>
      <w:r w:rsidR="00274537" w:rsidRPr="00CA4945">
        <w:t xml:space="preserve"> </w:t>
      </w:r>
      <w:r w:rsidR="00A22224">
        <w:t xml:space="preserve">to the two continental shelves </w:t>
      </w:r>
      <w:r w:rsidR="005810E2">
        <w:t>(</w:t>
      </w:r>
      <w:r w:rsidR="00274537" w:rsidRPr="00CA4945">
        <w:t>depths &lt; 200 meters</w:t>
      </w:r>
      <w:r w:rsidR="00A22224">
        <w:t xml:space="preserve"> (m</w:t>
      </w:r>
      <w:r w:rsidR="00274537" w:rsidRPr="00CA4945">
        <w:t>)</w:t>
      </w:r>
      <w:r w:rsidR="005810E2">
        <w:t>)</w:t>
      </w:r>
      <w:r w:rsidR="00274537" w:rsidRPr="00CA4945">
        <w:t xml:space="preserve"> because most </w:t>
      </w:r>
      <w:r w:rsidR="005810E2">
        <w:t>NIS</w:t>
      </w:r>
      <w:r w:rsidR="00274537" w:rsidRPr="00CA4945">
        <w:t xml:space="preserve">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w:t>
      </w:r>
      <w:r w:rsidR="005810E2">
        <w:t>NIS</w:t>
      </w:r>
      <w:r w:rsidR="00274537" w:rsidRPr="00CA4945">
        <w:t xml:space="preserve"> have been reported in the Bering Sea: </w:t>
      </w:r>
      <w:proofErr w:type="spellStart"/>
      <w:r w:rsidR="00274537" w:rsidRPr="00CA4945">
        <w:rPr>
          <w:i/>
        </w:rPr>
        <w:t>Alosa</w:t>
      </w:r>
      <w:proofErr w:type="spellEnd"/>
      <w:r w:rsidR="00274537" w:rsidRPr="00CA4945">
        <w:rPr>
          <w:i/>
        </w:rPr>
        <w:t xml:space="preserve"> </w:t>
      </w:r>
      <w:proofErr w:type="spellStart"/>
      <w:r w:rsidR="00274537" w:rsidRPr="00CA4945">
        <w:rPr>
          <w:i/>
        </w:rPr>
        <w:t>sapidissima</w:t>
      </w:r>
      <w:proofErr w:type="spellEnd"/>
      <w:r w:rsidR="00274537" w:rsidRPr="00CA4945">
        <w:t xml:space="preserve">, </w:t>
      </w:r>
      <w:proofErr w:type="spellStart"/>
      <w:r w:rsidR="00274537" w:rsidRPr="00CA4945">
        <w:rPr>
          <w:i/>
        </w:rPr>
        <w:t>Caprella</w:t>
      </w:r>
      <w:proofErr w:type="spellEnd"/>
      <w:r w:rsidR="00274537" w:rsidRPr="00CA4945">
        <w:rPr>
          <w:i/>
        </w:rPr>
        <w:t xml:space="preserve"> </w:t>
      </w:r>
      <w:proofErr w:type="spellStart"/>
      <w:r w:rsidR="00274537" w:rsidRPr="00CA4945">
        <w:rPr>
          <w:i/>
        </w:rPr>
        <w:t>mutica</w:t>
      </w:r>
      <w:proofErr w:type="spellEnd"/>
      <w:r w:rsidR="00274537" w:rsidRPr="00CA4945">
        <w:t xml:space="preserve">, </w:t>
      </w:r>
      <w:r w:rsidR="00274537" w:rsidRPr="00CA4945">
        <w:rPr>
          <w:i/>
        </w:rPr>
        <w:t xml:space="preserve">Mya </w:t>
      </w:r>
      <w:proofErr w:type="spellStart"/>
      <w:r w:rsidR="00274537" w:rsidRPr="00CA4945">
        <w:rPr>
          <w:i/>
        </w:rPr>
        <w:t>arenaria</w:t>
      </w:r>
      <w:proofErr w:type="spellEnd"/>
      <w:r w:rsidR="00274537" w:rsidRPr="00CA4945">
        <w:t xml:space="preserve">, and </w:t>
      </w:r>
      <w:r w:rsidR="00274537" w:rsidRPr="00CA4945">
        <w:rPr>
          <w:i/>
        </w:rPr>
        <w:t xml:space="preserve">Salmo </w:t>
      </w:r>
      <w:proofErr w:type="spellStart"/>
      <w:r w:rsidR="00274537" w:rsidRPr="00CA4945">
        <w:rPr>
          <w:i/>
        </w:rPr>
        <w:t>salar</w:t>
      </w:r>
      <w:proofErr w:type="spellEnd"/>
      <w:r w:rsidR="00514A02">
        <w:t xml:space="preserve"> (</w:t>
      </w:r>
      <w:proofErr w:type="spellStart"/>
      <w:r w:rsidR="00514A02" w:rsidRPr="00CA4945">
        <w:t>Fofonoff</w:t>
      </w:r>
      <w:proofErr w:type="spellEnd"/>
      <w:r w:rsidR="00514A02" w:rsidRPr="00CA4945">
        <w:t xml:space="preserve">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w:t>
      </w:r>
      <w:proofErr w:type="spellStart"/>
      <w:r w:rsidR="00BF1ED0">
        <w:rPr>
          <w:i/>
        </w:rPr>
        <w:t>arenaria</w:t>
      </w:r>
      <w:proofErr w:type="spellEnd"/>
      <w:r w:rsidR="00BF1ED0">
        <w:rPr>
          <w:i/>
        </w:rPr>
        <w:t xml:space="preserve"> </w:t>
      </w:r>
      <w:r w:rsidR="00BF1ED0">
        <w:t>in Alaska</w:t>
      </w:r>
      <w:r w:rsidR="00514A02">
        <w:t>)</w:t>
      </w:r>
      <w:r w:rsidR="00274537" w:rsidRPr="00CA4945">
        <w:t xml:space="preserve">. Of these, only </w:t>
      </w:r>
      <w:r w:rsidR="00274537" w:rsidRPr="00CA4945">
        <w:rPr>
          <w:i/>
        </w:rPr>
        <w:t xml:space="preserve">C. </w:t>
      </w:r>
      <w:proofErr w:type="spellStart"/>
      <w:r w:rsidR="00274537" w:rsidRPr="00CA4945">
        <w:rPr>
          <w:i/>
        </w:rPr>
        <w:t>mutica</w:t>
      </w:r>
      <w:proofErr w:type="spellEnd"/>
      <w:r w:rsidR="00274537" w:rsidRPr="00CA4945">
        <w:rPr>
          <w:i/>
        </w:rPr>
        <w:t xml:space="preserve"> </w:t>
      </w:r>
      <w:r w:rsidR="00274537" w:rsidRPr="00CA4945">
        <w:t xml:space="preserve">and </w:t>
      </w:r>
      <w:r w:rsidR="00274537" w:rsidRPr="00CA4945">
        <w:rPr>
          <w:i/>
        </w:rPr>
        <w:t xml:space="preserve">M. </w:t>
      </w:r>
      <w:proofErr w:type="spellStart"/>
      <w:r w:rsidR="00274537" w:rsidRPr="00CA4945">
        <w:rPr>
          <w:i/>
        </w:rPr>
        <w:t>arenaria</w:t>
      </w:r>
      <w:proofErr w:type="spellEnd"/>
      <w:r w:rsidR="00274537" w:rsidRPr="00CA4945">
        <w:rPr>
          <w:i/>
        </w:rPr>
        <w:t xml:space="preserve">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5810E2">
        <w:t xml:space="preserve"> Commercial vessel traffic from oil tankers</w:t>
      </w:r>
    </w:p>
    <w:p w14:paraId="120A962E" w14:textId="5DE1BDD1" w:rsidR="00723773" w:rsidRPr="00BB5655" w:rsidRDefault="00BB5655" w:rsidP="00BB5655">
      <w:pPr>
        <w:pStyle w:val="Heading2"/>
      </w:pPr>
      <w:bookmarkStart w:id="103" w:name="_hngxq6xkmksq" w:colFirst="0" w:colLast="0"/>
      <w:bookmarkStart w:id="104" w:name="_7quuthb2m275" w:colFirst="0" w:colLast="0"/>
      <w:bookmarkEnd w:id="103"/>
      <w:bookmarkEnd w:id="104"/>
      <w:r>
        <w:t xml:space="preserve">Defining </w:t>
      </w:r>
      <w:r w:rsidR="004D0EA5">
        <w:t xml:space="preserve">taxa-specific </w:t>
      </w:r>
      <w:r>
        <w:t>tolerances</w:t>
      </w:r>
    </w:p>
    <w:p w14:paraId="78B77499" w14:textId="3C6ADD73" w:rsidR="00411758" w:rsidRPr="00CA4945" w:rsidRDefault="003C5649" w:rsidP="003C5649">
      <w:pPr>
        <w:spacing w:line="360" w:lineRule="auto"/>
        <w:contextualSpacing/>
      </w:pPr>
      <w:r>
        <w:t xml:space="preserve">As part of a larger risk assessment project (Reimer et al. 2017), we compiled </w:t>
      </w:r>
      <w:r w:rsidR="000A2F1F" w:rsidRPr="00CA4945">
        <w:t xml:space="preserve">temperature (T) and salinity (S) thresholds </w:t>
      </w:r>
      <w:r>
        <w:t>for</w:t>
      </w:r>
      <w:r w:rsidR="000A2F1F" w:rsidRPr="00CA4945">
        <w:t xml:space="preserve"> </w:t>
      </w:r>
      <w:r w:rsidR="005810E2">
        <w:t>NIS</w:t>
      </w:r>
      <w:r w:rsidR="000A2F1F" w:rsidRPr="00CA4945">
        <w:t xml:space="preserve"> t</w:t>
      </w:r>
      <w:r>
        <w:t>hat currently occur in the Bering Sea, or in nearby marine ecoregions (</w:t>
      </w:r>
      <w:proofErr w:type="spellStart"/>
      <w:r>
        <w:rPr>
          <w:i/>
        </w:rPr>
        <w:t>sensu</w:t>
      </w:r>
      <w:proofErr w:type="spellEnd"/>
      <w:r>
        <w:rPr>
          <w:i/>
        </w:rPr>
        <w:t xml:space="preserve"> </w:t>
      </w:r>
      <w:r>
        <w:t xml:space="preserve">Spalding et al. 2007). </w:t>
      </w:r>
      <w:r w:rsidRPr="00CA4945">
        <w:t xml:space="preserve">The taxa list was developed by downloading and </w:t>
      </w:r>
      <w:r w:rsidRPr="00CA4945">
        <w:lastRenderedPageBreak/>
        <w:t xml:space="preserve">digitizing occurrence records from the National Exotic Marine and Estuarine Species Information System (NEMESIS; </w:t>
      </w:r>
      <w:commentRangeStart w:id="105"/>
      <w:proofErr w:type="spellStart"/>
      <w:r w:rsidRPr="00E32670">
        <w:rPr>
          <w:highlight w:val="yellow"/>
        </w:rPr>
        <w:t>Fofonoff</w:t>
      </w:r>
      <w:proofErr w:type="spellEnd"/>
      <w:r w:rsidRPr="00E32670">
        <w:rPr>
          <w:highlight w:val="yellow"/>
        </w:rPr>
        <w:t xml:space="preserve"> et al. 2003</w:t>
      </w:r>
      <w:commentRangeEnd w:id="105"/>
      <w:r>
        <w:rPr>
          <w:rStyle w:val="CommentReference"/>
          <w:rFonts w:ascii="Arial" w:eastAsia="Arial" w:hAnsi="Arial" w:cs="Arial"/>
          <w:color w:val="000000"/>
          <w:lang w:val="en-US" w:eastAsia="en-US"/>
        </w:rPr>
        <w:commentReference w:id="105"/>
      </w:r>
      <w:r w:rsidRPr="00CA4945">
        <w:t>) and the Nonindigenous Aquatic Species Database (</w:t>
      </w:r>
      <w:r w:rsidRPr="00E32670">
        <w:rPr>
          <w:highlight w:val="yellow"/>
        </w:rPr>
        <w:t>Fuller and Benson 2013</w:t>
      </w:r>
      <w:r w:rsidRPr="00CA4945">
        <w:t>). Given the time required for ranking, the list was subset to include only taxa that had been reported no further away than Washington-Oregon border in the east Pacific and the Sea of Japan to the west. Taxa were</w:t>
      </w:r>
      <w:r>
        <w:t xml:space="preserve"> restricted to </w:t>
      </w:r>
      <w:proofErr w:type="spellStart"/>
      <w:r>
        <w:t>euhaline</w:t>
      </w:r>
      <w:proofErr w:type="spellEnd"/>
      <w:r>
        <w:t xml:space="preserve"> or </w:t>
      </w:r>
      <w:proofErr w:type="spellStart"/>
      <w:r>
        <w:t>eury</w:t>
      </w:r>
      <w:r w:rsidRPr="00CA4945">
        <w:t>haline</w:t>
      </w:r>
      <w:proofErr w:type="spellEnd"/>
      <w:r w:rsidRPr="00CA4945">
        <w:t xml:space="preserve"> species </w:t>
      </w:r>
      <w:r>
        <w:t>with a minimum survival salinity tolerance ≥</w:t>
      </w:r>
      <w:r w:rsidRPr="00CA4945">
        <w:t>30 parts per trillion (</w:t>
      </w:r>
      <w:proofErr w:type="spellStart"/>
      <w:r w:rsidRPr="00CA4945">
        <w:t>ppt</w:t>
      </w:r>
      <w:proofErr w:type="spellEnd"/>
      <w:r w:rsidRPr="00CA4945">
        <w:t xml:space="preserve">). The most common taxonomic groups were Crustacea (N=15), Mollusca (N=11), and </w:t>
      </w:r>
      <w:proofErr w:type="spellStart"/>
      <w:r w:rsidRPr="00CA4945">
        <w:t>Tunicata</w:t>
      </w:r>
      <w:proofErr w:type="spellEnd"/>
      <w:r w:rsidRPr="00CA4945">
        <w:t xml:space="preserve"> (N=8). Included in this list were two anadromous fish (</w:t>
      </w:r>
      <w:proofErr w:type="spellStart"/>
      <w:r w:rsidRPr="00CA4945">
        <w:rPr>
          <w:i/>
        </w:rPr>
        <w:t>Alosa</w:t>
      </w:r>
      <w:proofErr w:type="spellEnd"/>
      <w:r w:rsidRPr="00CA4945">
        <w:rPr>
          <w:i/>
        </w:rPr>
        <w:t xml:space="preserve"> </w:t>
      </w:r>
      <w:proofErr w:type="spellStart"/>
      <w:r w:rsidRPr="00CA4945">
        <w:rPr>
          <w:i/>
        </w:rPr>
        <w:t>sapidissima</w:t>
      </w:r>
      <w:proofErr w:type="spellEnd"/>
      <w:r w:rsidRPr="00CA4945">
        <w:rPr>
          <w:i/>
        </w:rPr>
        <w:t xml:space="preserve"> </w:t>
      </w:r>
      <w:r w:rsidRPr="00CA4945">
        <w:t xml:space="preserve">and </w:t>
      </w:r>
      <w:r w:rsidRPr="00CA4945">
        <w:rPr>
          <w:i/>
        </w:rPr>
        <w:t xml:space="preserve">Salmo </w:t>
      </w:r>
      <w:proofErr w:type="spellStart"/>
      <w:r w:rsidRPr="00CA4945">
        <w:rPr>
          <w:i/>
        </w:rPr>
        <w:t>salar</w:t>
      </w:r>
      <w:proofErr w:type="spellEnd"/>
      <w:r w:rsidRPr="00CA4945">
        <w:t>), and one catadromous crab (</w:t>
      </w:r>
      <w:proofErr w:type="spellStart"/>
      <w:r w:rsidRPr="00CA4945">
        <w:rPr>
          <w:i/>
        </w:rPr>
        <w:t>Eriocheir</w:t>
      </w:r>
      <w:proofErr w:type="spellEnd"/>
      <w:r w:rsidRPr="00CA4945">
        <w:rPr>
          <w:i/>
        </w:rPr>
        <w:t xml:space="preserve"> </w:t>
      </w:r>
      <w:proofErr w:type="spellStart"/>
      <w:r w:rsidRPr="00CA4945">
        <w:rPr>
          <w:i/>
        </w:rPr>
        <w:t>sinensis</w:t>
      </w:r>
      <w:proofErr w:type="spellEnd"/>
      <w:r w:rsidRPr="00CA4945">
        <w:t>). All taxa used at least one anthropogenic vector (e.g. ballast water, biofouling</w:t>
      </w:r>
      <w:r>
        <w:t>, intentional introductions</w:t>
      </w:r>
      <w:r w:rsidRPr="00CA4945">
        <w:t>) for transport (</w:t>
      </w:r>
      <w:r w:rsidRPr="00E32670">
        <w:rPr>
          <w:highlight w:val="yellow"/>
        </w:rPr>
        <w:t>Reimer et al. 2017</w:t>
      </w:r>
      <w:r w:rsidRPr="00CA4945">
        <w:t>).</w:t>
      </w:r>
    </w:p>
    <w:p w14:paraId="7A58193D" w14:textId="3402C4BC" w:rsidR="00D1665D" w:rsidRPr="00CA4945" w:rsidRDefault="003C5649" w:rsidP="001364A9">
      <w:pPr>
        <w:spacing w:line="360" w:lineRule="auto"/>
        <w:contextualSpacing/>
      </w:pPr>
      <w:r>
        <w:t>We found</w:t>
      </w:r>
      <w:r w:rsidR="000011D7" w:rsidRPr="00CA4945">
        <w:t xml:space="preserve"> taxa-specific T-S survival to</w:t>
      </w:r>
      <w:r>
        <w:t>lerances for 42 NIS</w:t>
      </w:r>
      <w:r w:rsidR="000011D7" w:rsidRPr="00CA4945">
        <w:t xml:space="preserve"> </w:t>
      </w:r>
      <w:r w:rsidR="000011D7" w:rsidRPr="00CA4945">
        <w:rPr>
          <w:highlight w:val="yellow"/>
        </w:rPr>
        <w:t>(Appendix A)</w:t>
      </w:r>
      <w:r w:rsidR="000011D7" w:rsidRPr="00CA4945">
        <w:t xml:space="preserve"> and T-S </w:t>
      </w:r>
      <w:commentRangeStart w:id="106"/>
      <w:r w:rsidRPr="003C5649">
        <w:rPr>
          <w:highlight w:val="cyan"/>
        </w:rPr>
        <w:t>reproductive</w:t>
      </w:r>
      <w:r>
        <w:t xml:space="preserve"> </w:t>
      </w:r>
      <w:commentRangeEnd w:id="106"/>
      <w:r>
        <w:rPr>
          <w:rStyle w:val="CommentReference"/>
          <w:rFonts w:ascii="Arial" w:eastAsia="Arial" w:hAnsi="Arial" w:cs="Arial"/>
          <w:color w:val="000000"/>
          <w:lang w:val="en-US" w:eastAsia="en-US"/>
        </w:rPr>
        <w:commentReference w:id="106"/>
      </w:r>
      <w:r>
        <w:t>tolerances for 29 NIS</w:t>
      </w:r>
      <w:r w:rsidR="000011D7" w:rsidRPr="00CA4945">
        <w:t xml:space="preserve"> </w:t>
      </w:r>
      <w:r w:rsidR="000011D7" w:rsidRPr="00CA4945">
        <w:rPr>
          <w:highlight w:val="yellow"/>
        </w:rPr>
        <w:t>(Appendix B)</w:t>
      </w:r>
      <w:r w:rsidR="000011D7" w:rsidRPr="00CA4945">
        <w:t>.</w:t>
      </w:r>
      <w:r w:rsidR="00CB2DA7" w:rsidRPr="00CA4945">
        <w:t xml:space="preserve"> </w:t>
      </w:r>
      <w:r w:rsidR="000011D7" w:rsidRPr="00CA4945">
        <w:t xml:space="preserve">We prioritized T-S thresholds from experimental or field-based studies, </w:t>
      </w:r>
      <w:r>
        <w:t xml:space="preserve">but </w:t>
      </w:r>
      <w:r w:rsidR="000011D7" w:rsidRPr="00CA4945">
        <w:t>use</w:t>
      </w:r>
      <w:r>
        <w:t>d</w:t>
      </w:r>
      <w:r w:rsidR="000011D7" w:rsidRPr="00CA4945">
        <w:t xml:space="preserve"> </w:t>
      </w:r>
      <w:r>
        <w:t>data inferred</w:t>
      </w:r>
      <w:r w:rsidR="000011D7" w:rsidRPr="00CA4945">
        <w:t xml:space="preserve"> </w:t>
      </w:r>
      <w:r>
        <w:t xml:space="preserve">from geographic distribution </w:t>
      </w:r>
      <w:r w:rsidR="000011D7" w:rsidRPr="00CA4945">
        <w:t>when necessary because we considered this source of data to be superior to no data.</w:t>
      </w:r>
      <w:r w:rsidR="00CB2DA7" w:rsidRPr="00CA4945">
        <w:t xml:space="preserve"> </w:t>
      </w:r>
      <w:r w:rsidR="007535BA" w:rsidRPr="00CA4945">
        <w:t xml:space="preserve">Survival thresholds were intended to represent the broadest range of temperatures and salinities that a given taxon could tolerate. </w:t>
      </w:r>
      <w:r>
        <w:t>S</w:t>
      </w:r>
      <w:r w:rsidR="00EE4709" w:rsidRPr="00CA4945">
        <w:t xml:space="preserve">urvival thresholds </w:t>
      </w:r>
      <w:r>
        <w:t xml:space="preserve">were therefore </w:t>
      </w:r>
      <w:proofErr w:type="spellStart"/>
      <w:r>
        <w:t>defned</w:t>
      </w:r>
      <w:proofErr w:type="spellEnd"/>
      <w:r>
        <w:t xml:space="preserve"> </w:t>
      </w:r>
      <w:r w:rsidR="00EE4709" w:rsidRPr="00CA4945">
        <w:t xml:space="preserve">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t>available (e.g. spawning</w:t>
      </w:r>
      <w:r w:rsidR="00CB2DA7" w:rsidRPr="00CA4945">
        <w:t xml:space="preserve"> versus</w:t>
      </w:r>
      <w:r w:rsidR="007535BA" w:rsidRPr="00CA4945">
        <w:t xml:space="preserve"> larval development), we chose the thresholds associated with the least tolerant life stage</w:t>
      </w:r>
      <w:r w:rsidR="001364A9">
        <w:t>.</w:t>
      </w: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Sea, </w:t>
      </w:r>
      <w:r w:rsidRPr="00CA4945">
        <w:rPr>
          <w:rFonts w:ascii="Times New Roman" w:hAnsi="Times New Roman" w:cs="Times New Roman"/>
          <w:sz w:val="24"/>
          <w:szCs w:val="24"/>
        </w:rPr>
        <w:t xml:space="preserve">we set its salinity range to average seawater values (31 to 35 </w:t>
      </w:r>
      <w:proofErr w:type="spellStart"/>
      <w:r w:rsidRPr="00CA4945">
        <w:rPr>
          <w:rFonts w:ascii="Times New Roman" w:hAnsi="Times New Roman" w:cs="Times New Roman"/>
          <w:sz w:val="24"/>
          <w:szCs w:val="24"/>
        </w:rPr>
        <w:t>ppt</w:t>
      </w:r>
      <w:proofErr w:type="spellEnd"/>
      <w:r w:rsidRPr="00CA4945">
        <w:rPr>
          <w:rFonts w:ascii="Times New Roman" w:hAnsi="Times New Roman" w:cs="Times New Roman"/>
          <w:sz w:val="24"/>
          <w:szCs w:val="24"/>
        </w:rPr>
        <w:t xml:space="preserve">),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107" w:name="_65lsst1yvtve" w:colFirst="0" w:colLast="0"/>
      <w:bookmarkEnd w:id="107"/>
      <w:r>
        <w:lastRenderedPageBreak/>
        <w:t>Defining temperature and salinity of the Bering Sea</w:t>
      </w:r>
    </w:p>
    <w:p w14:paraId="36C5938C" w14:textId="77777777" w:rsidR="001C4E41" w:rsidRDefault="00560419" w:rsidP="001C4E41">
      <w:pPr>
        <w:spacing w:before="200" w:line="360" w:lineRule="auto"/>
        <w:contextualSpacing/>
        <w:rPr>
          <w:rFonts w:eastAsia="Calibri"/>
        </w:rPr>
      </w:pPr>
      <w:r>
        <w:rPr>
          <w:color w:val="000000" w:themeColor="text1"/>
        </w:rPr>
        <w:t xml:space="preserve">We compared taxa’s T-S thresholds to </w:t>
      </w:r>
      <w:r w:rsidRPr="00CA4945">
        <w:t>T-S values of the Bering Sea</w:t>
      </w:r>
      <w:r>
        <w:t xml:space="preserve">, which </w:t>
      </w:r>
      <w:r w:rsidR="00874591" w:rsidRPr="00CA4945">
        <w:rPr>
          <w:color w:val="000000" w:themeColor="text1"/>
        </w:rPr>
        <w:t>were obtained from three Regional Ocean Modeling Systems (ROMS)</w:t>
      </w:r>
      <w:r w:rsidR="007437AB" w:rsidRPr="00CA4945">
        <w:rPr>
          <w:color w:val="000000" w:themeColor="text1"/>
        </w:rPr>
        <w:t xml:space="preserve"> developed by NOAA's Pacific Marine Environmental Laboratory (PMEL)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00874591" w:rsidRPr="00CA4945">
        <w:rPr>
          <w:color w:val="000000" w:themeColor="text1"/>
        </w:rPr>
        <w:t>. Each ROMS was generated by downscaling one of three general circulation model (GCM): 1) CGCM3-t</w:t>
      </w:r>
      <w:r w:rsidR="001C4E41">
        <w:rPr>
          <w:color w:val="000000" w:themeColor="text1"/>
        </w:rPr>
        <w:t xml:space="preserve">47, 2) ECHO-G, and 3) MIROC3.2, which </w:t>
      </w:r>
      <w:r w:rsidR="00874591" w:rsidRPr="00CA4945">
        <w:rPr>
          <w:color w:val="000000" w:themeColor="text1"/>
        </w:rPr>
        <w:t xml:space="preserve">were </w:t>
      </w:r>
      <w:r w:rsidR="0097269F" w:rsidRPr="00CA4945">
        <w:rPr>
          <w:color w:val="000000" w:themeColor="text1"/>
        </w:rPr>
        <w:t>chosen</w:t>
      </w:r>
      <w:r w:rsidR="00874591"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00874591"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1C4E41">
        <w:rPr>
          <w:color w:val="000000" w:themeColor="text1"/>
        </w:rPr>
        <w:t>.</w:t>
      </w:r>
      <w:r w:rsidR="0097269F" w:rsidRPr="00CA4945">
        <w:rPr>
          <w:color w:val="000000" w:themeColor="text1"/>
        </w:rPr>
        <w:t xml:space="preserve"> </w:t>
      </w:r>
      <w:r w:rsidR="001C4E41" w:rsidRPr="00CA4945">
        <w:rPr>
          <w:rFonts w:eastAsia="Calibri"/>
        </w:rPr>
        <w:t xml:space="preserve">ROMS outputs provide weekly values of temperature and salinity across the Bering Sea with a 6-nautical mile spatial </w:t>
      </w:r>
      <w:r w:rsidR="001C4E41" w:rsidRPr="001C4E41">
        <w:rPr>
          <w:rFonts w:eastAsia="Calibri"/>
        </w:rPr>
        <w:t xml:space="preserve">resolution and for 10 vertical depth levels </w:t>
      </w:r>
      <w:r w:rsidR="001C4E41" w:rsidRPr="001C4E41">
        <w:rPr>
          <w:rFonts w:eastAsia="Calibri"/>
        </w:rPr>
        <w:fldChar w:fldCharType="begin" w:fldLock="1"/>
      </w:r>
      <w:r w:rsidR="001C4E41" w:rsidRPr="001C4E41">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C4E41" w:rsidRPr="001C4E41">
        <w:rPr>
          <w:rFonts w:eastAsia="Calibri"/>
        </w:rPr>
        <w:fldChar w:fldCharType="separate"/>
      </w:r>
      <w:r w:rsidR="001C4E41" w:rsidRPr="001C4E41">
        <w:rPr>
          <w:rFonts w:eastAsia="Calibri"/>
          <w:noProof/>
        </w:rPr>
        <w:t>(Hermann et al. 2016)</w:t>
      </w:r>
      <w:r w:rsidR="001C4E41" w:rsidRPr="001C4E41">
        <w:rPr>
          <w:rFonts w:eastAsia="Calibri"/>
        </w:rPr>
        <w:fldChar w:fldCharType="end"/>
      </w:r>
      <w:r w:rsidR="001C4E41" w:rsidRPr="001C4E41">
        <w:rPr>
          <w:rFonts w:eastAsia="Calibri"/>
        </w:rPr>
        <w:t xml:space="preserve">. We restricted our analyses to </w:t>
      </w:r>
      <w:r w:rsidR="001C4E41">
        <w:rPr>
          <w:rFonts w:eastAsia="Calibri"/>
        </w:rPr>
        <w:t>depths up to</w:t>
      </w:r>
      <w:r w:rsidR="001C4E41" w:rsidRPr="00CA4945">
        <w:rPr>
          <w:rFonts w:eastAsia="Calibri"/>
        </w:rPr>
        <w:t xml:space="preserve"> </w:t>
      </w:r>
      <w:r w:rsidR="001C4E41">
        <w:rPr>
          <w:rFonts w:eastAsia="Calibri"/>
        </w:rPr>
        <w:t>40 m, and</w:t>
      </w:r>
      <w:r w:rsidR="001C4E41" w:rsidRPr="00CA4945">
        <w:rPr>
          <w:rFonts w:eastAsia="Calibri"/>
        </w:rPr>
        <w:t xml:space="preserve"> summarized the depth dimension</w:t>
      </w:r>
      <w:r w:rsidR="001C4E41">
        <w:rPr>
          <w:rFonts w:eastAsia="Calibri"/>
        </w:rPr>
        <w:t xml:space="preserve"> for each pixel</w:t>
      </w:r>
      <w:r w:rsidR="001C4E41" w:rsidRPr="00CA4945">
        <w:rPr>
          <w:rFonts w:eastAsia="Calibri"/>
        </w:rPr>
        <w:t xml:space="preserve"> into a single value by taking the maximum T-S values. </w:t>
      </w:r>
    </w:p>
    <w:p w14:paraId="081B0D7F" w14:textId="77777777" w:rsidR="001C4E41" w:rsidRDefault="001C4E41" w:rsidP="001C4E41">
      <w:pPr>
        <w:spacing w:before="200" w:line="360" w:lineRule="auto"/>
        <w:contextualSpacing/>
        <w:rPr>
          <w:rFonts w:eastAsia="Calibri"/>
        </w:rPr>
      </w:pPr>
    </w:p>
    <w:p w14:paraId="5FA136F1" w14:textId="35F2CF20" w:rsidR="00BB5655" w:rsidRPr="001C4E41" w:rsidRDefault="001C4E41" w:rsidP="001C4E41">
      <w:pPr>
        <w:spacing w:before="200" w:line="360" w:lineRule="auto"/>
        <w:contextualSpacing/>
        <w:rPr>
          <w:rFonts w:eastAsia="Calibri"/>
        </w:rPr>
      </w:pPr>
      <w:r w:rsidRPr="00CA4945">
        <w:t xml:space="preserve">Projections </w:t>
      </w:r>
      <w:r>
        <w:t>were available for 37 years, from 2003 to 2039</w:t>
      </w:r>
      <w:r w:rsidRPr="00CA4945">
        <w:t xml:space="preserve">. </w:t>
      </w:r>
      <w:r w:rsidRPr="00CA4945">
        <w:rPr>
          <w:rFonts w:eastAsia="Calibri"/>
        </w:rPr>
        <w:t xml:space="preserve">We considered two 10-year study periods: current (2003-2012) and </w:t>
      </w:r>
      <w:commentRangeStart w:id="108"/>
      <w:r w:rsidRPr="00CA4945">
        <w:rPr>
          <w:rFonts w:eastAsia="Calibri"/>
          <w:highlight w:val="cyan"/>
        </w:rPr>
        <w:t>future</w:t>
      </w:r>
      <w:commentRangeEnd w:id="108"/>
      <w:r w:rsidRPr="00CA4945">
        <w:rPr>
          <w:rStyle w:val="CommentReference"/>
          <w:sz w:val="24"/>
          <w:szCs w:val="24"/>
        </w:rPr>
        <w:commentReference w:id="108"/>
      </w:r>
      <w:r w:rsidRPr="00CA4945">
        <w:rPr>
          <w:rFonts w:eastAsia="Calibri"/>
        </w:rPr>
        <w:t xml:space="preserve"> (2030-2039)</w:t>
      </w:r>
      <w:bookmarkStart w:id="109" w:name="_4v4jhbwuqx9t" w:colFirst="0" w:colLast="0"/>
      <w:bookmarkEnd w:id="109"/>
      <w:r w:rsidRPr="00CA4945">
        <w:rPr>
          <w:rFonts w:eastAsia="Calibri"/>
        </w:rPr>
        <w:t xml:space="preserve"> to explore potential changes in habitat suitability over time.</w:t>
      </w:r>
      <w:r>
        <w:rPr>
          <w:rFonts w:eastAsia="Calibri"/>
        </w:rPr>
        <w:t xml:space="preserve"> Projections </w:t>
      </w:r>
      <w:r w:rsidR="0097269F" w:rsidRPr="00CA4945">
        <w:rPr>
          <w:color w:val="000000" w:themeColor="text1"/>
        </w:rPr>
        <w:t xml:space="preserve">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00874591" w:rsidRPr="00CA4945">
        <w:rPr>
          <w:color w:val="000000" w:themeColor="text1"/>
        </w:rPr>
        <w:t xml:space="preserve">. Compared to other scenarios, the A1B scenario implies moderate greenhouse forcing mitigation. However, because all </w:t>
      </w:r>
      <w:r w:rsidR="00874591" w:rsidRPr="00CA4945">
        <w:t xml:space="preserve">scenarios generally track each other in the short-term, results from A1B GCMs do not differ substantially from other emission scenarios over the study period we considered (2003-2039; </w:t>
      </w:r>
      <w:proofErr w:type="spellStart"/>
      <w:r w:rsidR="00874591" w:rsidRPr="00CA4945">
        <w:rPr>
          <w:color w:val="222222"/>
        </w:rPr>
        <w:t>Nakićenović</w:t>
      </w:r>
      <w:proofErr w:type="spellEnd"/>
      <w:r w:rsidR="00874591" w:rsidRPr="00CA4945">
        <w:rPr>
          <w:color w:val="222222"/>
        </w:rPr>
        <w:t xml:space="preserve"> et al. 2000</w:t>
      </w:r>
      <w:r w:rsidR="00874591" w:rsidRPr="00CA4945">
        <w:t>).</w:t>
      </w:r>
    </w:p>
    <w:p w14:paraId="49C02C2C" w14:textId="77777777" w:rsidR="001C4E41" w:rsidRPr="00560419" w:rsidRDefault="001C4E41" w:rsidP="00560419">
      <w:pPr>
        <w:spacing w:line="360" w:lineRule="auto"/>
        <w:contextualSpacing/>
      </w:pPr>
    </w:p>
    <w:p w14:paraId="760E3BC0" w14:textId="76342F31" w:rsidR="00874591" w:rsidRPr="00CA4945" w:rsidRDefault="00874591" w:rsidP="00BB5655">
      <w:pPr>
        <w:pStyle w:val="Heading2"/>
      </w:pPr>
      <w:r w:rsidRPr="00CA4945">
        <w:t>Modeling habitat suitability</w:t>
      </w:r>
      <w:bookmarkStart w:id="110" w:name="_go101y7lehct" w:colFirst="0" w:colLast="0"/>
      <w:bookmarkEnd w:id="110"/>
    </w:p>
    <w:p w14:paraId="0D5FB968" w14:textId="7439AFCA"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111"/>
      <w:r w:rsidRPr="00CA4945">
        <w:rPr>
          <w:rFonts w:ascii="Times New Roman" w:hAnsi="Times New Roman" w:cs="Times New Roman"/>
          <w:sz w:val="24"/>
          <w:szCs w:val="24"/>
        </w:rPr>
        <w:t xml:space="preserve">1) year-round survival, 2) weekly survival, and 3) weekly reproduction. </w:t>
      </w:r>
      <w:commentRangeEnd w:id="111"/>
      <w:r w:rsidR="004D0EA5">
        <w:rPr>
          <w:rStyle w:val="CommentReference"/>
        </w:rPr>
        <w:commentReference w:id="111"/>
      </w:r>
      <w:r w:rsidRPr="00CA4945">
        <w:rPr>
          <w:rFonts w:ascii="Times New Roman" w:hAnsi="Times New Roman" w:cs="Times New Roman"/>
          <w:sz w:val="24"/>
          <w:szCs w:val="24"/>
        </w:rPr>
        <w:t>We developed suitability criteria for each of these components, but at its simplest, a taxon was considered to have suitable habitat if at least one pixel in our study area had T-S values that were within the taxon’s T-S thresholds. Habitat suitability was analyzed separately for each taxon, ROMS, and study period</w:t>
      </w:r>
      <w:r w:rsidR="00670AC1">
        <w:rPr>
          <w:rFonts w:ascii="Times New Roman" w:hAnsi="Times New Roman" w:cs="Times New Roman"/>
          <w:sz w:val="24"/>
          <w:szCs w:val="24"/>
        </w:rPr>
        <w:t>.</w:t>
      </w:r>
      <w:r w:rsidRPr="00CA4945">
        <w:rPr>
          <w:rFonts w:ascii="Times New Roman" w:hAnsi="Times New Roman" w:cs="Times New Roman"/>
          <w:sz w:val="24"/>
          <w:szCs w:val="24"/>
        </w:rPr>
        <w:t xml:space="preserve"> </w:t>
      </w:r>
      <w:r w:rsidR="00670AC1">
        <w:rPr>
          <w:rFonts w:ascii="Times New Roman" w:hAnsi="Times New Roman" w:cs="Times New Roman"/>
          <w:sz w:val="24"/>
          <w:szCs w:val="24"/>
        </w:rPr>
        <w:t>R</w:t>
      </w:r>
      <w:r w:rsidRPr="00CA4945">
        <w:rPr>
          <w:rFonts w:ascii="Times New Roman" w:hAnsi="Times New Roman" w:cs="Times New Roman"/>
          <w:sz w:val="24"/>
          <w:szCs w:val="24"/>
        </w:rPr>
        <w:t>esults were</w:t>
      </w:r>
      <w:r w:rsidR="00670AC1">
        <w:rPr>
          <w:rFonts w:ascii="Times New Roman" w:hAnsi="Times New Roman" w:cs="Times New Roman"/>
          <w:sz w:val="24"/>
          <w:szCs w:val="24"/>
        </w:rPr>
        <w:t xml:space="preserve"> then</w:t>
      </w:r>
      <w:r w:rsidRPr="00CA4945">
        <w:rPr>
          <w:rFonts w:ascii="Times New Roman" w:hAnsi="Times New Roman" w:cs="Times New Roman"/>
          <w:sz w:val="24"/>
          <w:szCs w:val="24"/>
        </w:rPr>
        <w:t xml:space="preserve"> summarized across taxa</w:t>
      </w:r>
      <w:r w:rsidR="00670AC1">
        <w:rPr>
          <w:rFonts w:ascii="Times New Roman" w:hAnsi="Times New Roman" w:cs="Times New Roman"/>
          <w:sz w:val="24"/>
          <w:szCs w:val="24"/>
        </w:rPr>
        <w:t xml:space="preserve"> and averaged across all three ROMS</w:t>
      </w:r>
      <w:r w:rsidRPr="00CA4945">
        <w:rPr>
          <w:rFonts w:ascii="Times New Roman" w:hAnsi="Times New Roman" w:cs="Times New Roman"/>
          <w:sz w:val="24"/>
          <w:szCs w:val="24"/>
        </w:rPr>
        <w:t xml:space="preserve">. All analyses were conducted in R version 3.3.2 (R Core Team 2016) with support from the following packages: </w:t>
      </w:r>
      <w:proofErr w:type="spellStart"/>
      <w:r w:rsidRPr="00CA4945">
        <w:rPr>
          <w:rFonts w:ascii="Times New Roman" w:hAnsi="Times New Roman" w:cs="Times New Roman"/>
          <w:sz w:val="24"/>
          <w:szCs w:val="24"/>
        </w:rPr>
        <w:t>ddply</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doSNOW</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dplyr</w:t>
      </w:r>
      <w:proofErr w:type="spellEnd"/>
      <w:r w:rsidRPr="00CA4945">
        <w:rPr>
          <w:rFonts w:ascii="Times New Roman" w:hAnsi="Times New Roman" w:cs="Times New Roman"/>
          <w:sz w:val="24"/>
          <w:szCs w:val="24"/>
        </w:rPr>
        <w:t xml:space="preserve">, ggplot2, ncdf4, </w:t>
      </w:r>
      <w:proofErr w:type="spellStart"/>
      <w:r w:rsidRPr="00CA4945">
        <w:rPr>
          <w:rFonts w:ascii="Times New Roman" w:hAnsi="Times New Roman" w:cs="Times New Roman"/>
          <w:sz w:val="24"/>
          <w:szCs w:val="24"/>
        </w:rPr>
        <w:t>maptools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plyr</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rgdal</w:t>
      </w:r>
      <w:proofErr w:type="spellEnd"/>
      <w:r w:rsidRPr="00CA4945">
        <w:rPr>
          <w:rFonts w:ascii="Times New Roman" w:hAnsi="Times New Roman" w:cs="Times New Roman"/>
          <w:sz w:val="24"/>
          <w:szCs w:val="24"/>
        </w:rPr>
        <w:t xml:space="preserve">, raster, </w:t>
      </w:r>
      <w:proofErr w:type="spellStart"/>
      <w:r w:rsidRPr="00CA4945">
        <w:rPr>
          <w:rFonts w:ascii="Times New Roman" w:hAnsi="Times New Roman" w:cs="Times New Roman"/>
          <w:sz w:val="24"/>
          <w:szCs w:val="24"/>
        </w:rPr>
        <w:t>rasterVis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rgeos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sp</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viridis</w:t>
      </w:r>
      <w:proofErr w:type="spellEnd"/>
      <w:r w:rsidRPr="00CA4945">
        <w:rPr>
          <w:rFonts w:ascii="Times New Roman" w:hAnsi="Times New Roman" w:cs="Times New Roman"/>
          <w:sz w:val="24"/>
          <w:szCs w:val="24"/>
        </w:rPr>
        <w:t>.</w:t>
      </w:r>
    </w:p>
    <w:p w14:paraId="2FEBF6F3" w14:textId="77777777" w:rsidR="00723773" w:rsidRPr="00CA4945" w:rsidRDefault="00874591" w:rsidP="00BB5655">
      <w:pPr>
        <w:pStyle w:val="Heading3"/>
        <w:rPr>
          <w:highlight w:val="white"/>
        </w:rPr>
      </w:pPr>
      <w:bookmarkStart w:id="112" w:name="_tsqvpqt531zu" w:colFirst="0" w:colLast="0"/>
      <w:bookmarkEnd w:id="112"/>
      <w:r w:rsidRPr="00CA4945">
        <w:lastRenderedPageBreak/>
        <w:t>Year-Round Survival</w:t>
      </w:r>
    </w:p>
    <w:p w14:paraId="09020B93" w14:textId="0A24E371"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as ‘suitable year-round’ if it remained suitable for at least 7 years out of the 10-year study period. </w:t>
      </w:r>
      <w:r w:rsidR="002440E1" w:rsidRPr="00CA4945">
        <w:rPr>
          <w:color w:val="000000" w:themeColor="text1"/>
        </w:rPr>
        <w:t>Cumulative suitability was then determined for each pixel by summing the number of taxa that had suitable year-round habitat in that pixel</w:t>
      </w:r>
      <w:ins w:id="113" w:author="Amanda Droghini" w:date="2018-03-21T22:20:00Z">
        <w:r w:rsidR="00E32670">
          <w:rPr>
            <w:color w:val="000000" w:themeColor="text1"/>
          </w:rPr>
          <w:t>, and by averaging across the three ROMS</w:t>
        </w:r>
      </w:ins>
      <w:r w:rsidR="002440E1" w:rsidRPr="00CA4945">
        <w:rPr>
          <w:color w:val="000000" w:themeColor="text1"/>
        </w:rPr>
        <w:t xml:space="preserve">. </w:t>
      </w:r>
      <w:commentRangeStart w:id="114"/>
      <w:del w:id="115" w:author="Amanda Droghini" w:date="2018-03-21T22:20:00Z">
        <w:r w:rsidR="002440E1" w:rsidRPr="00CA4945" w:rsidDel="00E32670">
          <w:rPr>
            <w:color w:val="000000" w:themeColor="text1"/>
          </w:rPr>
          <w:delText xml:space="preserve">We expressed the change in number of taxa predicted to have year-round habitat by calculating the difference in number of taxa from current to </w:delText>
        </w:r>
        <w:r w:rsidR="002440E1" w:rsidRPr="00CA4945" w:rsidDel="00E32670">
          <w:rPr>
            <w:color w:val="000000" w:themeColor="text1"/>
            <w:highlight w:val="cyan"/>
          </w:rPr>
          <w:delText>mid-century</w:delText>
        </w:r>
        <w:r w:rsidR="002440E1" w:rsidRPr="00CA4945" w:rsidDel="00E32670">
          <w:rPr>
            <w:color w:val="000000" w:themeColor="text1"/>
          </w:rPr>
          <w:delText xml:space="preserve"> projections. </w:delText>
        </w:r>
        <w:commentRangeEnd w:id="114"/>
        <w:r w:rsidR="002440E1" w:rsidRPr="00CA4945" w:rsidDel="00E32670">
          <w:rPr>
            <w:rStyle w:val="CommentReference"/>
            <w:sz w:val="24"/>
            <w:szCs w:val="24"/>
          </w:rPr>
          <w:commentReference w:id="114"/>
        </w:r>
        <w:r w:rsidRPr="00CA4945" w:rsidDel="00E32670">
          <w:rPr>
            <w:color w:val="000000" w:themeColor="text1"/>
          </w:rPr>
          <w:delText xml:space="preserve">Positive change </w:delText>
        </w:r>
        <w:r w:rsidRPr="00CA4945" w:rsidDel="00E32670">
          <w:delText>values indicate that more taxa are predicted to have year-round survival in the future, compared to current predictions</w:delText>
        </w:r>
        <w:r w:rsidR="002440E1" w:rsidRPr="00CA4945" w:rsidDel="00E32670">
          <w:delText>, while</w:delText>
        </w:r>
        <w:r w:rsidRPr="00CA4945" w:rsidDel="00E32670">
          <w:delText xml:space="preserve"> the inverse is true for negative values. </w:delText>
        </w:r>
      </w:del>
      <w:del w:id="116" w:author="Amanda Droghini" w:date="2018-03-21T22:19:00Z">
        <w:r w:rsidRPr="00CA4945" w:rsidDel="00E32670">
          <w:delText xml:space="preserve">A value of zero indicates that the predicted number of taxa with year-round survival remains the same across both study periods. </w:delText>
        </w:r>
      </w:del>
      <w:r w:rsidRPr="00CA4945">
        <w:t xml:space="preserve">Lastly, we calculated the percent increase in suitable area by dividing the sum of pixels with </w:t>
      </w:r>
      <w:commentRangeStart w:id="117"/>
      <w:r w:rsidRPr="00CA4945">
        <w:t xml:space="preserve">positive change </w:t>
      </w:r>
      <w:commentRangeEnd w:id="117"/>
      <w:r w:rsidR="00E32670">
        <w:rPr>
          <w:rStyle w:val="CommentReference"/>
          <w:rFonts w:ascii="Arial" w:eastAsia="Arial" w:hAnsi="Arial" w:cs="Arial"/>
          <w:color w:val="000000"/>
          <w:lang w:val="en-US" w:eastAsia="en-US"/>
        </w:rPr>
        <w:commentReference w:id="117"/>
      </w:r>
      <w:r w:rsidRPr="00CA4945">
        <w:t xml:space="preserve">by the total number of pixels in our study area, and multiplying by 100. </w:t>
      </w:r>
      <w:commentRangeStart w:id="118"/>
      <w:r w:rsidRPr="00CA4945">
        <w:t xml:space="preserve">Percent decrease </w:t>
      </w:r>
      <w:commentRangeEnd w:id="118"/>
      <w:r w:rsidR="002440E1" w:rsidRPr="00CA4945">
        <w:rPr>
          <w:rStyle w:val="CommentReference"/>
          <w:sz w:val="24"/>
          <w:szCs w:val="24"/>
        </w:rPr>
        <w:commentReference w:id="118"/>
      </w:r>
      <w:del w:id="119" w:author="Amanda Droghini" w:date="2018-03-21T22:21:00Z">
        <w:r w:rsidRPr="00CA4945" w:rsidDel="00E32670">
          <w:delText>in suitable area</w:delText>
        </w:r>
      </w:del>
      <w:r w:rsidRPr="00CA4945">
        <w:t xml:space="preserve"> was similarly calculated</w:t>
      </w:r>
      <w:del w:id="120" w:author="Amanda Droghini" w:date="2018-03-21T22:21:00Z">
        <w:r w:rsidR="002440E1" w:rsidRPr="00CA4945" w:rsidDel="00E32670">
          <w:delText xml:space="preserve"> using the number of pixels with negative change as the numerator</w:delText>
        </w:r>
      </w:del>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121" w:name="_rop02eo1ktca" w:colFirst="0" w:colLast="0"/>
      <w:bookmarkEnd w:id="121"/>
      <w:r w:rsidRPr="00CA4945">
        <w:rPr>
          <w:highlight w:val="cyan"/>
        </w:rPr>
        <w:t>Reproductive</w:t>
      </w:r>
      <w:r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122" w:name="_3wi5gvsme5f5" w:colFirst="0" w:colLast="0"/>
      <w:bookmarkEnd w:id="122"/>
      <w:r w:rsidRPr="00CA4945">
        <w:t>Vessel traffic</w:t>
      </w:r>
    </w:p>
    <w:p w14:paraId="7CE7E36F" w14:textId="25D0E8A4" w:rsidR="00723773" w:rsidRPr="00CA4945" w:rsidRDefault="00874591" w:rsidP="00DA0128">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 xml:space="preserve">Alaska’s Vessel </w:t>
      </w:r>
      <w:r w:rsidR="00C85BB3" w:rsidRPr="00CA4945">
        <w:lastRenderedPageBreak/>
        <w:t>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 xml:space="preserve">ort connections were examined using the </w:t>
      </w:r>
      <w:proofErr w:type="spellStart"/>
      <w:r w:rsidR="001C6748" w:rsidRPr="00CA4945">
        <w:rPr>
          <w:rFonts w:eastAsia="Arial Unicode MS"/>
        </w:rPr>
        <w:t>circlize</w:t>
      </w:r>
      <w:proofErr w:type="spellEnd"/>
      <w:r w:rsidR="001C6748" w:rsidRPr="00CA4945">
        <w:rPr>
          <w:rFonts w:eastAsia="Arial Unicode MS"/>
        </w:rPr>
        <w:t xml:space="preserve"> package (</w:t>
      </w:r>
      <w:proofErr w:type="spellStart"/>
      <w:r w:rsidR="001C6748" w:rsidRPr="00CA4945">
        <w:rPr>
          <w:rFonts w:eastAsia="Arial Unicode MS"/>
        </w:rPr>
        <w:t>Gu</w:t>
      </w:r>
      <w:proofErr w:type="spellEnd"/>
      <w:r w:rsidR="001C6748" w:rsidRPr="00CA4945">
        <w:rPr>
          <w:rFonts w:eastAsia="Arial Unicode MS"/>
        </w:rPr>
        <w:t xml:space="preserve"> 2014) in R Statistical Software ve</w:t>
      </w:r>
      <w:r w:rsidR="001C6748">
        <w:rPr>
          <w:rFonts w:eastAsia="Arial Unicode MS"/>
        </w:rPr>
        <w:t>rsion 3.3.2 (R Core Team 2016).</w:t>
      </w:r>
    </w:p>
    <w:p w14:paraId="7BD2CAC9" w14:textId="5011508F" w:rsidR="00723773" w:rsidRDefault="00874591" w:rsidP="00DA0128">
      <w:pPr>
        <w:spacing w:line="360" w:lineRule="auto"/>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 xml:space="preserve">2016). </w:t>
      </w:r>
      <w:del w:id="123" w:author="Amanda Droghini" w:date="2018-03-21T22:22:00Z">
        <w:r w:rsidRPr="00CA4945" w:rsidDel="00E32670">
          <w:delText>For vessel landings, w</w:delText>
        </w:r>
      </w:del>
      <w:ins w:id="124" w:author="Amanda Droghini" w:date="2018-03-21T22:22:00Z">
        <w:r w:rsidR="00E32670">
          <w:t>W</w:t>
        </w:r>
      </w:ins>
      <w:r w:rsidRPr="00CA4945">
        <w:t xml:space="preserve">e queried Ship Arrival Records </w:t>
      </w:r>
      <w:ins w:id="125" w:author="Amanda Droghini" w:date="2018-03-21T22:22:00Z">
        <w:r w:rsidR="00E32670">
          <w:t xml:space="preserve">and Ballast Tank Records </w:t>
        </w:r>
      </w:ins>
      <w:r w:rsidRPr="00CA4945">
        <w:t>from the NBIC data portal for any vessel arriving in Alaska from 01 January 2014 to 31 December 2016. Records without a port name were removed (</w:t>
      </w:r>
      <w:r w:rsidRPr="00CA4945">
        <w:rPr>
          <w:i/>
        </w:rPr>
        <w:t>N</w:t>
      </w:r>
      <w:r w:rsidRPr="00CA4945">
        <w:t>=13)</w:t>
      </w:r>
      <w:del w:id="126" w:author="Amanda Droghini" w:date="2018-03-21T22:22:00Z">
        <w:r w:rsidRPr="00CA4945" w:rsidDel="00E32670">
          <w:delText>,</w:delText>
        </w:r>
      </w:del>
      <w:del w:id="127" w:author="Amanda Droghini" w:date="2018-03-21T22:21:00Z">
        <w:r w:rsidRPr="00CA4945" w:rsidDel="00E32670">
          <w:delText xml:space="preserve"> and spellings for each port were standardized</w:delText>
        </w:r>
      </w:del>
      <w:r w:rsidRPr="00CA4945">
        <w:t>.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Source ports with fewer than five trips reported were binned in a group labeled “Other”.</w:t>
      </w:r>
      <w:del w:id="128" w:author="Amanda Droghini" w:date="2018-03-21T22:22:00Z">
        <w:r w:rsidR="0069134C" w:rsidRPr="00CA4945" w:rsidDel="00E32670">
          <w:rPr>
            <w:color w:val="000000" w:themeColor="text1"/>
          </w:rPr>
          <w:delText xml:space="preserve"> </w:delText>
        </w:r>
        <w:r w:rsidRPr="00CA4945" w:rsidDel="00E32670">
          <w:rPr>
            <w:rFonts w:eastAsia="Arial Unicode MS"/>
          </w:rPr>
          <w:delText>For ballast water volumes and their sources, we queried Ballast Tank Records from the NBIC data portal with the same locale and date</w:delText>
        </w:r>
        <w:r w:rsidR="00757DB6" w:rsidDel="00E32670">
          <w:rPr>
            <w:rFonts w:eastAsia="Arial Unicode MS"/>
          </w:rPr>
          <w:delText xml:space="preserve"> parameters as described above.</w:delText>
        </w:r>
      </w:del>
    </w:p>
    <w:p w14:paraId="434C5577" w14:textId="77777777" w:rsidR="001C4E41" w:rsidRPr="00DA0128" w:rsidRDefault="001C4E41" w:rsidP="00DA0128">
      <w:pPr>
        <w:spacing w:line="360" w:lineRule="auto"/>
        <w:contextualSpacing/>
        <w:rPr>
          <w:rFonts w:eastAsia="Arial Unicode MS"/>
        </w:rPr>
      </w:pPr>
    </w:p>
    <w:p w14:paraId="2F9B6E71" w14:textId="62779610" w:rsidR="00025CF5" w:rsidRDefault="00757DB6" w:rsidP="00DA0128">
      <w:pPr>
        <w:spacing w:line="360" w:lineRule="auto"/>
        <w:contextualSpacing/>
      </w:pPr>
      <w:r>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 xml:space="preserve">Current regulations by the National Marine Fisheries Service (NMFS) require VMS reporting by all fishing vessels that target walleye </w:t>
      </w:r>
      <w:proofErr w:type="spellStart"/>
      <w:r w:rsidR="00E25C44" w:rsidRPr="00CA4945">
        <w:t>pollock</w:t>
      </w:r>
      <w:proofErr w:type="spellEnd"/>
      <w:r w:rsidR="00E25C44" w:rsidRPr="00CA4945">
        <w:t>,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VMS from 2014 – 2016, using methods from Watson and </w:t>
      </w:r>
      <w:proofErr w:type="spellStart"/>
      <w:r w:rsidR="00874591" w:rsidRPr="00CA4945">
        <w:t>Haynie</w:t>
      </w:r>
      <w:proofErr w:type="spellEnd"/>
      <w:r w:rsidR="00874591" w:rsidRPr="00CA4945">
        <w:t xml:space="preserv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0C4C9DE" w14:textId="77777777" w:rsidR="001C4E41" w:rsidRPr="00CA4945" w:rsidRDefault="001C4E41" w:rsidP="00DA0128">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are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xml:space="preserve">. These vessels were identified by linking NMFS fishing permit and U.S. Coast Guard numbers to the International Maritime Organization (IMO) vessel </w:t>
      </w:r>
      <w:r w:rsidR="00874591" w:rsidRPr="00CA4945">
        <w:lastRenderedPageBreak/>
        <w:t>identifiers in the NBIC data via a NMFS vessel database (st.nmfs.noaa.gov/co</w:t>
      </w:r>
      <w:r>
        <w:t>ast-guard-vessel-search/index).</w:t>
      </w:r>
    </w:p>
    <w:p w14:paraId="60EFCA99" w14:textId="77777777" w:rsidR="00723773" w:rsidRPr="00CA4945" w:rsidRDefault="00874591" w:rsidP="00BB5655">
      <w:pPr>
        <w:pStyle w:val="Heading1"/>
      </w:pPr>
      <w:bookmarkStart w:id="129" w:name="_5gdnwtfpo87" w:colFirst="0" w:colLast="0"/>
      <w:bookmarkEnd w:id="129"/>
      <w:r w:rsidRPr="00CA4945">
        <w:t xml:space="preserve">Results </w:t>
      </w:r>
    </w:p>
    <w:p w14:paraId="6A3C351C" w14:textId="3193614E"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talk about median? summer temps. </w:t>
      </w:r>
      <w:r w:rsidR="00AC39F9" w:rsidRPr="00CA4945">
        <w:t xml:space="preserve">. </w:t>
      </w:r>
      <w:commentRangeStart w:id="130"/>
      <w:ins w:id="131" w:author="Amanda Droghini" w:date="2018-02-08T21:44:00Z">
        <w:r w:rsidR="00AC39F9">
          <w:t>1/3 of the taxa we considered had minimum temperature toleranc</w:t>
        </w:r>
      </w:ins>
      <w:ins w:id="132" w:author="Amanda Droghini" w:date="2018-02-08T21:45:00Z">
        <w:r w:rsidR="00AC39F9">
          <w:t>es</w:t>
        </w:r>
      </w:ins>
      <w:ins w:id="133" w:author="Amanda Droghini" w:date="2018-02-08T21:44:00Z">
        <w:r w:rsidR="00AC39F9">
          <w:t xml:space="preserve"> </w:t>
        </w:r>
      </w:ins>
      <w:ins w:id="134" w:author="Amanda Droghini" w:date="2018-02-08T21:45:00Z">
        <w:r w:rsidR="00AC39F9">
          <w:t xml:space="preserve">of 0C </w:t>
        </w:r>
        <w:commentRangeEnd w:id="130"/>
        <w:r w:rsidR="00AC39F9">
          <w:rPr>
            <w:rStyle w:val="CommentReference"/>
          </w:rPr>
          <w:commentReference w:id="130"/>
        </w:r>
      </w:ins>
    </w:p>
    <w:p w14:paraId="22CE51BC" w14:textId="5C76709F" w:rsidR="00723773" w:rsidRPr="00CA4945" w:rsidRDefault="00874591" w:rsidP="00BB5655">
      <w:pPr>
        <w:pStyle w:val="Heading2"/>
        <w:rPr>
          <w:highlight w:val="white"/>
        </w:rPr>
      </w:pPr>
      <w:r w:rsidRPr="00CA4945">
        <w:rPr>
          <w:highlight w:val="white"/>
        </w:rPr>
        <w:t>Survival</w:t>
      </w:r>
    </w:p>
    <w:p w14:paraId="7EED0216" w14:textId="268937B5" w:rsidR="00593EEE" w:rsidRPr="00FE742F" w:rsidRDefault="00593EEE" w:rsidP="00FE742F">
      <w:pPr>
        <w:spacing w:before="200" w:line="360" w:lineRule="auto"/>
        <w:contextualSpacing/>
      </w:pPr>
      <w:r>
        <w:rPr>
          <w:rFonts w:eastAsia="Calibri"/>
          <w:highlight w:val="white"/>
        </w:rPr>
        <w:t xml:space="preserve">Of the 42 taxa we assessed, 34 were predicted to have suitable year-round conditions in at least one pixel in the Bering Sea (Figure 2). </w:t>
      </w:r>
      <w:r>
        <w:t xml:space="preserve">Predicted NIS richness exhibited a strong latitudinal pattern. Our models predict that the </w:t>
      </w:r>
      <w:r w:rsidRPr="00CA4945">
        <w:rPr>
          <w:rFonts w:eastAsia="Calibri"/>
          <w:highlight w:val="white"/>
        </w:rPr>
        <w:t>southeastern Bering Sea</w:t>
      </w:r>
      <w:r>
        <w:rPr>
          <w:rFonts w:eastAsia="Calibri"/>
          <w:highlight w:val="white"/>
        </w:rPr>
        <w:t xml:space="preserve">, including </w:t>
      </w:r>
      <w:r w:rsidRPr="00CA4945">
        <w:rPr>
          <w:rFonts w:eastAsia="Calibri"/>
          <w:highlight w:val="white"/>
        </w:rPr>
        <w:t>the</w:t>
      </w:r>
      <w:r>
        <w:rPr>
          <w:rFonts w:eastAsia="Calibri"/>
          <w:highlight w:val="white"/>
        </w:rPr>
        <w:t xml:space="preserve"> coastlines of the</w:t>
      </w:r>
      <w:r w:rsidRPr="00CA4945">
        <w:rPr>
          <w:rFonts w:eastAsia="Calibri"/>
          <w:highlight w:val="white"/>
        </w:rPr>
        <w:t xml:space="preserve"> Aleutian Islands</w:t>
      </w:r>
      <w:r>
        <w:rPr>
          <w:rFonts w:eastAsia="Calibri"/>
          <w:highlight w:val="white"/>
        </w:rPr>
        <w:t xml:space="preserve"> and most of the </w:t>
      </w:r>
      <w:r w:rsidRPr="00CA4945">
        <w:rPr>
          <w:rFonts w:eastAsia="Calibri"/>
          <w:highlight w:val="white"/>
        </w:rPr>
        <w:t xml:space="preserve">Alaska Peninsula, </w:t>
      </w:r>
      <w:r>
        <w:rPr>
          <w:rFonts w:eastAsia="Calibri"/>
        </w:rPr>
        <w:t>can</w:t>
      </w:r>
      <w:r>
        <w:rPr>
          <w:rFonts w:eastAsia="Calibri"/>
          <w:highlight w:val="white"/>
        </w:rPr>
        <w:t xml:space="preserve"> support the highest number of NIS</w:t>
      </w:r>
      <w:r w:rsidRPr="00CA4945">
        <w:rPr>
          <w:rFonts w:eastAsia="Calibri"/>
          <w:highlight w:val="white"/>
        </w:rPr>
        <w:t xml:space="preserve"> </w:t>
      </w:r>
      <w:r w:rsidRPr="00CA4945">
        <w:rPr>
          <w:rFonts w:eastAsia="Calibri"/>
        </w:rPr>
        <w:t xml:space="preserve">(Figure 2). </w:t>
      </w:r>
      <w:r w:rsidRPr="00CA4945">
        <w:t>The northern Bering Sea (</w:t>
      </w:r>
      <w:r w:rsidRPr="00CA4945">
        <w:rPr>
          <w:highlight w:val="red"/>
        </w:rPr>
        <w:t>above 58°N</w:t>
      </w:r>
      <w:r w:rsidRPr="00CA4945">
        <w:t xml:space="preserve">) remains unsuitable </w:t>
      </w:r>
      <w:r>
        <w:t xml:space="preserve">for </w:t>
      </w:r>
      <w:r w:rsidR="00FE742F">
        <w:t>most</w:t>
      </w:r>
      <w:r>
        <w:t xml:space="preserve"> NIS</w:t>
      </w:r>
      <w:r w:rsidRPr="00CA4945">
        <w:t xml:space="preserve"> </w:t>
      </w:r>
      <w:r w:rsidRPr="00FE742F">
        <w:t>(Fig</w:t>
      </w:r>
      <w:r w:rsidR="00FE742F" w:rsidRPr="00FE742F">
        <w:t>ure</w:t>
      </w:r>
      <w:r w:rsidRPr="00FE742F">
        <w:t xml:space="preserve"> 2).</w:t>
      </w:r>
      <w:r w:rsidRPr="00CA4945">
        <w:t xml:space="preserve"> </w:t>
      </w:r>
      <w:commentRangeStart w:id="135"/>
      <w:r>
        <w:rPr>
          <w:rFonts w:eastAsia="Calibri"/>
        </w:rPr>
        <w:t>Species with max salinity tolerances &lt;=30ppt have little survival habitat.</w:t>
      </w:r>
      <w:commentRangeEnd w:id="135"/>
      <w:r>
        <w:rPr>
          <w:rStyle w:val="CommentReference"/>
          <w:rFonts w:ascii="Arial" w:eastAsia="Arial" w:hAnsi="Arial" w:cs="Arial"/>
          <w:color w:val="000000"/>
          <w:lang w:val="en-US" w:eastAsia="en-US"/>
        </w:rPr>
        <w:commentReference w:id="135"/>
      </w:r>
      <w:r>
        <w:rPr>
          <w:rFonts w:eastAsia="Calibri"/>
        </w:rPr>
        <w:t xml:space="preserve"> </w:t>
      </w:r>
      <w:r w:rsidRPr="00CA4945">
        <w:rPr>
          <w:rFonts w:eastAsia="Calibri"/>
        </w:rPr>
        <w:t xml:space="preserve">In general, the ROMS project a northward expansion of suitable habitat in the southeastern Bering Sea, and eastward into Bristol Bay </w:t>
      </w:r>
      <w:commentRangeStart w:id="136"/>
      <w:r w:rsidRPr="00CA4945">
        <w:rPr>
          <w:rFonts w:eastAsia="Calibri"/>
        </w:rPr>
        <w:t xml:space="preserve">(Figure </w:t>
      </w:r>
      <w:r w:rsidR="00FE742F">
        <w:rPr>
          <w:rFonts w:eastAsia="Calibri"/>
        </w:rPr>
        <w:t>3</w:t>
      </w:r>
      <w:r w:rsidRPr="00CA4945">
        <w:rPr>
          <w:rFonts w:eastAsia="Calibri"/>
        </w:rPr>
        <w:t>)</w:t>
      </w:r>
      <w:commentRangeEnd w:id="136"/>
      <w:r w:rsidR="00FE742F">
        <w:rPr>
          <w:rStyle w:val="CommentReference"/>
          <w:rFonts w:ascii="Arial" w:eastAsia="Arial" w:hAnsi="Arial" w:cs="Arial"/>
          <w:color w:val="000000"/>
          <w:lang w:val="en-US" w:eastAsia="en-US"/>
        </w:rPr>
        <w:commentReference w:id="136"/>
      </w:r>
      <w:r w:rsidRPr="00CA4945">
        <w:rPr>
          <w:rFonts w:eastAsia="Calibri"/>
        </w:rPr>
        <w:t xml:space="preserve">. By 2039, </w:t>
      </w:r>
      <w:commentRangeStart w:id="137"/>
      <w:r w:rsidR="00FE742F">
        <w:rPr>
          <w:rFonts w:eastAsia="Calibri"/>
        </w:rPr>
        <w:t>76.6%</w:t>
      </w:r>
      <w:commentRangeEnd w:id="137"/>
      <w:r w:rsidR="00FE742F">
        <w:rPr>
          <w:rStyle w:val="CommentReference"/>
          <w:rFonts w:ascii="Arial" w:eastAsia="Arial" w:hAnsi="Arial" w:cs="Arial"/>
          <w:color w:val="000000"/>
          <w:lang w:val="en-US" w:eastAsia="en-US"/>
        </w:rPr>
        <w:commentReference w:id="137"/>
      </w:r>
      <w:r w:rsidRPr="00CA4945">
        <w:rPr>
          <w:rFonts w:eastAsia="Calibri"/>
        </w:rPr>
        <w:t xml:space="preserve"> of the Bering Sea shelf is predicted to </w:t>
      </w:r>
      <w:r w:rsidR="00FE742F">
        <w:rPr>
          <w:rFonts w:eastAsia="Calibri"/>
        </w:rPr>
        <w:t>switch from un</w:t>
      </w:r>
      <w:r w:rsidRPr="00CA4945">
        <w:rPr>
          <w:rFonts w:eastAsia="Calibri"/>
        </w:rPr>
        <w:t xml:space="preserve">suitable </w:t>
      </w:r>
      <w:r w:rsidR="00FE742F">
        <w:rPr>
          <w:rFonts w:eastAsia="Calibri"/>
        </w:rPr>
        <w:t xml:space="preserve">to suitable </w:t>
      </w:r>
      <w:r w:rsidRPr="00CA4945">
        <w:rPr>
          <w:rFonts w:eastAsia="Calibri"/>
        </w:rPr>
        <w:t xml:space="preserve">for at least one </w:t>
      </w:r>
      <w:r>
        <w:rPr>
          <w:rFonts w:eastAsia="Calibri"/>
        </w:rPr>
        <w:t>NIS</w:t>
      </w:r>
      <w:r w:rsidRPr="00CA4945">
        <w:rPr>
          <w:rFonts w:eastAsia="Calibri"/>
        </w:rPr>
        <w:t xml:space="preserve">. In contrast, </w:t>
      </w:r>
      <w:r w:rsidR="00FE742F">
        <w:rPr>
          <w:rFonts w:eastAsia="Calibri"/>
        </w:rPr>
        <w:t>only</w:t>
      </w:r>
      <w:r w:rsidRPr="00CA4945">
        <w:rPr>
          <w:rFonts w:eastAsia="Calibri"/>
        </w:rPr>
        <w:t xml:space="preserve"> 7</w:t>
      </w:r>
      <w:r w:rsidR="00FE742F">
        <w:rPr>
          <w:rFonts w:eastAsia="Calibri"/>
        </w:rPr>
        <w:t>.5%</w:t>
      </w:r>
      <w:r w:rsidRPr="00CA4945">
        <w:rPr>
          <w:rFonts w:eastAsia="Calibri"/>
        </w:rPr>
        <w:t xml:space="preserve"> is expected to switch from suitable to unsuitable. </w:t>
      </w:r>
      <w:r w:rsidR="00FE742F">
        <w:rPr>
          <w:rFonts w:eastAsia="Calibri"/>
        </w:rPr>
        <w:t>O</w:t>
      </w:r>
      <w:r w:rsidRPr="00CA4945">
        <w:t xml:space="preserve">ne additional </w:t>
      </w:r>
      <w:r>
        <w:t>NIS</w:t>
      </w:r>
      <w:r w:rsidRPr="00CA4945">
        <w:t xml:space="preserve"> </w:t>
      </w:r>
      <w:r>
        <w:t xml:space="preserve">is expected </w:t>
      </w:r>
      <w:r w:rsidRPr="00CA4945">
        <w:t>to</w:t>
      </w:r>
      <w:r>
        <w:t xml:space="preserve"> be able to</w:t>
      </w:r>
      <w:r w:rsidRPr="00CA4945">
        <w:t xml:space="preserve"> survive year-round</w:t>
      </w:r>
      <w:r>
        <w:rPr>
          <w:rFonts w:eastAsia="Calibri"/>
        </w:rPr>
        <w:t xml:space="preserve"> by </w:t>
      </w:r>
      <w:r w:rsidRPr="00CA4945">
        <w:t>mid-c</w:t>
      </w:r>
      <w:r w:rsidR="00FE742F">
        <w:t>entury</w:t>
      </w:r>
      <w:r>
        <w:rPr>
          <w:rFonts w:eastAsia="Calibri"/>
        </w:rPr>
        <w:t xml:space="preserve">. </w:t>
      </w:r>
    </w:p>
    <w:p w14:paraId="0561FEC7" w14:textId="1B77D3A4" w:rsidR="00593EEE" w:rsidRPr="00125B66" w:rsidDel="00125B66" w:rsidRDefault="00593EEE" w:rsidP="00593EEE">
      <w:pPr>
        <w:spacing w:before="200" w:line="360" w:lineRule="auto"/>
        <w:contextualSpacing/>
        <w:rPr>
          <w:del w:id="138" w:author="Amanda Droghini" w:date="2018-02-17T08:51:00Z"/>
        </w:rPr>
      </w:pPr>
      <w:r>
        <w:rPr>
          <w:rFonts w:eastAsia="Calibri"/>
        </w:rPr>
        <w:tab/>
      </w:r>
    </w:p>
    <w:p w14:paraId="6575F64F" w14:textId="77777777" w:rsidR="00593EEE" w:rsidRPr="00CA4945" w:rsidDel="00125B66" w:rsidRDefault="00593EEE" w:rsidP="00593EEE">
      <w:pPr>
        <w:spacing w:line="360" w:lineRule="auto"/>
        <w:contextualSpacing/>
        <w:rPr>
          <w:del w:id="139" w:author="Amanda Droghini" w:date="2018-02-17T08:51:00Z"/>
          <w:rFonts w:eastAsia="Calibri"/>
          <w:color w:val="222222"/>
          <w:highlight w:val="red"/>
        </w:rPr>
      </w:pPr>
    </w:p>
    <w:p w14:paraId="79771953" w14:textId="77777777" w:rsidR="00593EEE" w:rsidDel="00125B66" w:rsidRDefault="00593EEE">
      <w:pPr>
        <w:spacing w:before="200" w:line="360" w:lineRule="auto"/>
        <w:ind w:firstLine="0"/>
        <w:contextualSpacing/>
        <w:rPr>
          <w:del w:id="140" w:author="Amanda Droghini" w:date="2018-02-17T08:51:00Z"/>
        </w:rPr>
        <w:pPrChange w:id="141" w:author="Amanda Droghini" w:date="2018-02-17T08:51:00Z">
          <w:pPr>
            <w:spacing w:before="200" w:line="360" w:lineRule="auto"/>
            <w:contextualSpacing/>
          </w:pPr>
        </w:pPrChange>
      </w:pPr>
      <w:del w:id="142"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xml:space="preserve">). In contrast to our year-round survival models, most of Bristol Bay was classified as highly suitable habitat. Norton Sound and the Gulf of Anadyr remain unsuitable for almost all taxa. </w:delText>
        </w:r>
      </w:del>
    </w:p>
    <w:p w14:paraId="399BC9B2" w14:textId="6F7BE42A" w:rsidR="00BB5655" w:rsidRPr="00CA4945" w:rsidRDefault="000C2CEA" w:rsidP="00593EEE">
      <w:pPr>
        <w:spacing w:before="200" w:line="360" w:lineRule="auto"/>
        <w:ind w:firstLine="0"/>
        <w:contextualSpacing/>
      </w:pPr>
      <w:r>
        <w:t>Of the taxa that cannot survive year-round</w:t>
      </w:r>
      <w:r w:rsidRPr="00CA4945">
        <w:t>, all ha</w:t>
      </w:r>
      <w:r>
        <w:t>ve</w:t>
      </w:r>
      <w:r w:rsidRPr="00CA4945">
        <w:t xml:space="preserve"> suitable habitat for at least six weeks during early July to mid-August (weeks 28 to 33; </w:t>
      </w:r>
      <w:commentRangeStart w:id="143"/>
      <w:r w:rsidRPr="00CA4945">
        <w:t>Figure 4</w:t>
      </w:r>
      <w:commentRangeEnd w:id="143"/>
      <w:r w:rsidRPr="00CA4945">
        <w:commentReference w:id="143"/>
      </w:r>
      <w:r w:rsidRPr="00CA4945">
        <w:t>)</w:t>
      </w:r>
      <w:r>
        <w:t xml:space="preserve">. but for the most part habitat is unsuitable </w:t>
      </w:r>
      <w:r w:rsidRPr="00CA4945">
        <w:t>from December to early May (weeks 49 to 19), when temperatures</w:t>
      </w:r>
      <w:r w:rsidR="006466BF">
        <w:t xml:space="preserve"> in the upper water column fall</w:t>
      </w:r>
      <w:r w:rsidRPr="00CA4945">
        <w:t xml:space="preserve"> </w:t>
      </w:r>
      <w:del w:id="144" w:author="Amanda Droghini" w:date="2018-03-16T10:20:00Z">
        <w:r w:rsidRPr="00CA4945" w:rsidDel="00063D00">
          <w:rPr>
            <w:highlight w:val="red"/>
          </w:rPr>
          <w:delText>are</w:delText>
        </w:r>
      </w:del>
      <w:r w:rsidRPr="00CA4945">
        <w:rPr>
          <w:highlight w:val="red"/>
        </w:rPr>
        <w:t xml:space="preserve"> below 1°C</w:t>
      </w:r>
      <w:r>
        <w:t xml:space="preserve"> (Figure 4).</w:t>
      </w:r>
      <w:r w:rsidR="00125B66">
        <w:t xml:space="preserve"> </w:t>
      </w:r>
    </w:p>
    <w:p w14:paraId="2895873C" w14:textId="77777777" w:rsidR="00BB5655" w:rsidRPr="00CA4945" w:rsidRDefault="00BB5655" w:rsidP="00CA4945">
      <w:pPr>
        <w:spacing w:before="200" w:line="360" w:lineRule="auto"/>
        <w:contextualSpacing/>
      </w:pPr>
    </w:p>
    <w:p w14:paraId="3F116B7C" w14:textId="05F47DAB" w:rsidR="00723773" w:rsidRPr="00CA4945" w:rsidDel="00E25C44" w:rsidRDefault="00874591" w:rsidP="00BB5655">
      <w:pPr>
        <w:pStyle w:val="Heading2"/>
        <w:rPr>
          <w:del w:id="145" w:author="Amanda Droghini" w:date="2018-02-04T09:17:00Z"/>
        </w:rPr>
      </w:pPr>
      <w:commentRangeStart w:id="146"/>
      <w:del w:id="147" w:author="Amanda Droghini" w:date="2018-02-04T09:17:00Z">
        <w:r w:rsidRPr="00CA4945"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146"/>
    <w:p w14:paraId="64C2349D" w14:textId="5D951227" w:rsidR="001B0CB7" w:rsidRPr="004E6C5F" w:rsidRDefault="000436EB" w:rsidP="004E6C5F">
      <w:pPr>
        <w:spacing w:line="360" w:lineRule="auto"/>
        <w:contextualSpacing/>
        <w:rPr>
          <w:lang w:val="en-US"/>
        </w:rPr>
      </w:pPr>
      <w:r>
        <w:rPr>
          <w:rStyle w:val="CommentReference"/>
        </w:rPr>
        <w:commentReference w:id="146"/>
      </w:r>
      <w:r w:rsidR="00AF4943" w:rsidRPr="00CA4945">
        <w:t>Suitable habitat for reproduction was identified for 20 to 24 species (</w:t>
      </w:r>
      <w:commentRangeStart w:id="148"/>
      <w:r w:rsidR="00AF4943" w:rsidRPr="00CA4945">
        <w:t>out of 29</w:t>
      </w:r>
      <w:commentRangeEnd w:id="148"/>
      <w:r w:rsidR="000B2DA9">
        <w:rPr>
          <w:rStyle w:val="CommentReference"/>
          <w:rFonts w:ascii="Arial" w:eastAsia="Arial" w:hAnsi="Arial" w:cs="Arial"/>
          <w:color w:val="000000"/>
          <w:lang w:val="en-US" w:eastAsia="en-US"/>
        </w:rPr>
        <w:commentReference w:id="148"/>
      </w:r>
      <w:r w:rsidR="00AF4943" w:rsidRPr="00CA4945">
        <w:t xml:space="preserve">)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xml:space="preserve">. </w:t>
      </w:r>
      <w:commentRangeStart w:id="149"/>
      <w:r w:rsidR="004E6C5F" w:rsidRPr="004E6C5F">
        <w:rPr>
          <w:highlight w:val="yellow"/>
        </w:rPr>
        <w:t>Species that require temperatures</w:t>
      </w:r>
      <w:commentRangeEnd w:id="149"/>
      <w:r w:rsidR="004E6C5F" w:rsidRPr="004E6C5F">
        <w:rPr>
          <w:rStyle w:val="CommentReference"/>
          <w:rFonts w:ascii="Arial" w:eastAsia="Arial" w:hAnsi="Arial" w:cs="Arial"/>
          <w:color w:val="000000"/>
          <w:highlight w:val="yellow"/>
          <w:lang w:val="en-US" w:eastAsia="en-US"/>
        </w:rPr>
        <w:commentReference w:id="149"/>
      </w:r>
      <w:r w:rsidR="004E6C5F" w:rsidRPr="004E6C5F">
        <w:rPr>
          <w:highlight w:val="yellow"/>
        </w:rPr>
        <w:t xml:space="preserve"> </w:t>
      </w:r>
      <w:r w:rsidR="004E6C5F" w:rsidRPr="004E6C5F">
        <w:rPr>
          <w:highlight w:val="yellow"/>
          <w:lang w:val="en-US"/>
        </w:rPr>
        <w:t>&gt;= 15</w:t>
      </w:r>
      <w:r w:rsidR="004E6C5F" w:rsidRPr="004E6C5F">
        <w:rPr>
          <w:highlight w:val="yellow"/>
        </w:rPr>
        <w:t>°C</w:t>
      </w:r>
      <w:del w:id="150" w:author="Amanda Droghini" w:date="2018-03-16T10:29:00Z">
        <w:r w:rsidR="004E6C5F" w:rsidRPr="004E6C5F" w:rsidDel="00E52D10">
          <w:rPr>
            <w:highlight w:val="yellow"/>
          </w:rPr>
          <w:delText xml:space="preserve"> </w:delText>
        </w:r>
      </w:del>
      <w:ins w:id="151" w:author="Amanda Droghini" w:date="2018-03-16T10:29:00Z">
        <w:r w:rsidR="00E52D10">
          <w:rPr>
            <w:highlight w:val="yellow"/>
          </w:rPr>
          <w:t xml:space="preserve">, were not found to have </w:t>
        </w:r>
      </w:ins>
      <w:ins w:id="152" w:author="Amanda Droghini" w:date="2018-03-16T10:31:00Z">
        <w:r w:rsidR="009C74B1">
          <w:rPr>
            <w:highlight w:val="yellow"/>
          </w:rPr>
          <w:t xml:space="preserve">suitable </w:t>
        </w:r>
      </w:ins>
      <w:ins w:id="153" w:author="Amanda Droghini" w:date="2018-03-16T10:29:00Z">
        <w:r w:rsidR="00E52D10">
          <w:rPr>
            <w:highlight w:val="yellow"/>
          </w:rPr>
          <w:t>reproductive conditions</w:t>
        </w:r>
      </w:ins>
      <w:del w:id="154" w:author="Amanda Droghini" w:date="2018-03-16T10:29:00Z">
        <w:r w:rsidR="004E6C5F" w:rsidRPr="004E6C5F" w:rsidDel="00E52D10">
          <w:rPr>
            <w:highlight w:val="yellow"/>
          </w:rPr>
          <w:delText>had 10-year averages &lt;1 meaning they won’t encounter suitable temps every year</w:delText>
        </w:r>
      </w:del>
      <w:r w:rsidR="004E6C5F" w:rsidRPr="004E6C5F">
        <w:rPr>
          <w:highlight w:val="yellow"/>
        </w:rPr>
        <w:t xml:space="preserve">. </w:t>
      </w:r>
      <w:ins w:id="155" w:author="Amanda Droghini" w:date="2018-03-16T10:31:00Z">
        <w:r w:rsidR="009C74B1">
          <w:rPr>
            <w:highlight w:val="yellow"/>
          </w:rPr>
          <w:t xml:space="preserve">NIS that only required </w:t>
        </w:r>
      </w:ins>
      <w:del w:id="156" w:author="Amanda Droghini" w:date="2018-03-16T10:31:00Z">
        <w:r w:rsidR="004E6C5F" w:rsidRPr="004E6C5F" w:rsidDel="009C74B1">
          <w:rPr>
            <w:highlight w:val="yellow"/>
          </w:rPr>
          <w:delText>Species =</w:delText>
        </w:r>
      </w:del>
      <w:r w:rsidR="004E6C5F" w:rsidRPr="004E6C5F">
        <w:rPr>
          <w:highlight w:val="yellow"/>
        </w:rPr>
        <w:t xml:space="preserve"> 12C</w:t>
      </w:r>
      <w:ins w:id="157" w:author="Amanda Droghini" w:date="2018-03-16T10:31:00Z">
        <w:r w:rsidR="009C74B1">
          <w:rPr>
            <w:highlight w:val="yellow"/>
          </w:rPr>
          <w:t xml:space="preserve"> for reproduction were found to</w:t>
        </w:r>
      </w:ins>
      <w:r w:rsidR="004E6C5F" w:rsidRPr="004E6C5F">
        <w:rPr>
          <w:highlight w:val="yellow"/>
        </w:rPr>
        <w:t xml:space="preserve"> have an average of 5.5 (SD=2.8) consecutive weeks</w:t>
      </w:r>
      <w:ins w:id="158" w:author="Amanda Droghini" w:date="2018-03-16T10:31:00Z">
        <w:r w:rsidR="009C74B1">
          <w:rPr>
            <w:highlight w:val="yellow"/>
          </w:rPr>
          <w:t xml:space="preserve"> of </w:t>
        </w:r>
        <w:proofErr w:type="spellStart"/>
        <w:r w:rsidR="009C74B1">
          <w:rPr>
            <w:highlight w:val="yellow"/>
          </w:rPr>
          <w:t>reprodutction</w:t>
        </w:r>
        <w:proofErr w:type="spellEnd"/>
        <w:r w:rsidR="009C74B1">
          <w:rPr>
            <w:highlight w:val="yellow"/>
          </w:rPr>
          <w:t xml:space="preserve"> </w:t>
        </w:r>
        <w:r w:rsidR="009C74B1">
          <w:rPr>
            <w:highlight w:val="yellow"/>
          </w:rPr>
          <w:lastRenderedPageBreak/>
          <w:t xml:space="preserve">within the study area.  </w:t>
        </w:r>
      </w:ins>
      <w:ins w:id="159" w:author="Amanda Droghini" w:date="2018-03-16T10:32:00Z">
        <w:r w:rsidR="009C74B1">
          <w:rPr>
            <w:highlight w:val="yellow"/>
          </w:rPr>
          <w:t xml:space="preserve">While NIS that required only </w:t>
        </w:r>
      </w:ins>
      <w:del w:id="160" w:author="Amanda Droghini" w:date="2018-03-16T10:32:00Z">
        <w:r w:rsidR="004E6C5F" w:rsidRPr="004E6C5F" w:rsidDel="009C74B1">
          <w:rPr>
            <w:highlight w:val="yellow"/>
          </w:rPr>
          <w:delText>, while species =</w:delText>
        </w:r>
      </w:del>
      <w:r w:rsidR="004E6C5F" w:rsidRPr="004E6C5F">
        <w:rPr>
          <w:highlight w:val="yellow"/>
        </w:rPr>
        <w:t xml:space="preserve">10C </w:t>
      </w:r>
      <w:ins w:id="161" w:author="Amanda Droghini" w:date="2018-03-16T10:32:00Z">
        <w:r w:rsidR="009C74B1">
          <w:rPr>
            <w:highlight w:val="yellow"/>
          </w:rPr>
          <w:t xml:space="preserve">were found to </w:t>
        </w:r>
      </w:ins>
      <w:r w:rsidR="004E6C5F" w:rsidRPr="004E6C5F">
        <w:rPr>
          <w:highlight w:val="yellow"/>
        </w:rPr>
        <w:t>have nearly three months of suitable reproductive temperatures</w:t>
      </w:r>
      <w:ins w:id="162" w:author="Amanda Droghini" w:date="2018-03-16T10:32:00Z">
        <w:r w:rsidR="009C74B1">
          <w:rPr>
            <w:highlight w:val="yellow"/>
          </w:rPr>
          <w:t xml:space="preserve"> within the study area</w:t>
        </w:r>
      </w:ins>
      <w:r w:rsidR="004E6C5F" w:rsidRPr="004E6C5F">
        <w:rPr>
          <w:highlight w:val="yellow"/>
        </w:rPr>
        <w:t xml:space="preserve"> (x=11.2, SD=3.5).</w:t>
      </w:r>
      <w:r w:rsidR="004E6C5F">
        <w:t xml:space="preserve"> </w:t>
      </w:r>
      <w:r w:rsidR="0034065B">
        <w:t>T</w:t>
      </w:r>
      <w:r w:rsidR="0034065B" w:rsidRPr="00CA4945">
        <w:t>wo species (</w:t>
      </w:r>
      <w:proofErr w:type="spellStart"/>
      <w:r w:rsidR="0034065B" w:rsidRPr="00CA4945">
        <w:rPr>
          <w:i/>
          <w:iCs/>
        </w:rPr>
        <w:t>Caprella</w:t>
      </w:r>
      <w:proofErr w:type="spellEnd"/>
      <w:r w:rsidR="0034065B" w:rsidRPr="00CA4945">
        <w:rPr>
          <w:i/>
          <w:iCs/>
        </w:rPr>
        <w:t xml:space="preserve"> </w:t>
      </w:r>
      <w:proofErr w:type="spellStart"/>
      <w:r w:rsidR="0034065B" w:rsidRPr="00CA4945">
        <w:rPr>
          <w:i/>
          <w:iCs/>
        </w:rPr>
        <w:t>mutica</w:t>
      </w:r>
      <w:proofErr w:type="spellEnd"/>
      <w:r w:rsidR="0034065B" w:rsidRPr="00CA4945">
        <w:rPr>
          <w:i/>
          <w:iCs/>
        </w:rPr>
        <w:t xml:space="preserve"> </w:t>
      </w:r>
      <w:r w:rsidR="0034065B" w:rsidRPr="00CA4945">
        <w:t xml:space="preserve">and </w:t>
      </w:r>
      <w:r w:rsidR="0034065B" w:rsidRPr="00CA4945">
        <w:rPr>
          <w:i/>
          <w:iCs/>
        </w:rPr>
        <w:t xml:space="preserve">Mya </w:t>
      </w:r>
      <w:proofErr w:type="spellStart"/>
      <w:r w:rsidR="0034065B" w:rsidRPr="00CA4945">
        <w:rPr>
          <w:i/>
          <w:iCs/>
        </w:rPr>
        <w:t>arenaria</w:t>
      </w:r>
      <w:proofErr w:type="spellEnd"/>
      <w:r w:rsidR="0034065B" w:rsidRPr="00CA4945">
        <w:t>) had suit</w:t>
      </w:r>
      <w:r w:rsidR="0034065B">
        <w:t>able habitat nearly year-round.</w:t>
      </w:r>
      <w:r w:rsidR="00AF4943" w:rsidRPr="00CA4945">
        <w:t xml:space="preserve"> </w:t>
      </w:r>
      <w:r w:rsidR="0034065B" w:rsidRPr="00CA4945">
        <w:t xml:space="preserve">In contrast, </w:t>
      </w:r>
      <w:commentRangeStart w:id="163"/>
      <w:r w:rsidR="0034065B" w:rsidRPr="00CA4945">
        <w:t>several species had less than one week of suitable habitat</w:t>
      </w:r>
      <w:commentRangeEnd w:id="163"/>
      <w:r w:rsidR="0034065B">
        <w:rPr>
          <w:rStyle w:val="CommentReference"/>
        </w:rPr>
        <w:commentReference w:id="163"/>
      </w:r>
      <w:r w:rsidR="0034065B" w:rsidRPr="00CA4945">
        <w:t xml:space="preserve">, and </w:t>
      </w:r>
      <w:commentRangeStart w:id="164"/>
      <w:r w:rsidR="0034065B" w:rsidRPr="00CA4945">
        <w:t xml:space="preserve">an average of </w:t>
      </w:r>
      <w:commentRangeEnd w:id="164"/>
      <w:r w:rsidR="0034065B">
        <w:rPr>
          <w:rStyle w:val="CommentReference"/>
        </w:rPr>
        <w:commentReference w:id="164"/>
      </w:r>
      <w:r w:rsidR="0034065B" w:rsidRPr="00CA4945">
        <w:t xml:space="preserve">six species had no suitable reproductive habitat (Table E-1). </w:t>
      </w:r>
      <w:r w:rsidR="0034065B">
        <w:t>Three</w:t>
      </w:r>
      <w:r w:rsidR="0034065B" w:rsidRPr="00CA4945">
        <w:t xml:space="preserve"> of these (</w:t>
      </w:r>
      <w:proofErr w:type="spellStart"/>
      <w:r w:rsidR="0034065B" w:rsidRPr="00CA4945">
        <w:rPr>
          <w:i/>
          <w:iCs/>
        </w:rPr>
        <w:t>Alosa</w:t>
      </w:r>
      <w:proofErr w:type="spellEnd"/>
      <w:r w:rsidR="0034065B" w:rsidRPr="00CA4945">
        <w:rPr>
          <w:i/>
          <w:iCs/>
        </w:rPr>
        <w:t xml:space="preserve"> </w:t>
      </w:r>
      <w:proofErr w:type="spellStart"/>
      <w:r w:rsidR="0034065B" w:rsidRPr="00CA4945">
        <w:rPr>
          <w:i/>
          <w:iCs/>
        </w:rPr>
        <w:t>sapidissima</w:t>
      </w:r>
      <w:proofErr w:type="spellEnd"/>
      <w:r w:rsidR="0034065B" w:rsidRPr="00CA4945">
        <w:rPr>
          <w:i/>
          <w:iCs/>
        </w:rPr>
        <w:t xml:space="preserve">, </w:t>
      </w:r>
      <w:proofErr w:type="spellStart"/>
      <w:r w:rsidR="0034065B" w:rsidRPr="00CA4945">
        <w:rPr>
          <w:i/>
        </w:rPr>
        <w:t>Hediste</w:t>
      </w:r>
      <w:proofErr w:type="spellEnd"/>
      <w:r w:rsidR="0034065B" w:rsidRPr="00CA4945">
        <w:rPr>
          <w:i/>
        </w:rPr>
        <w:t xml:space="preserve"> </w:t>
      </w:r>
      <w:proofErr w:type="spellStart"/>
      <w:r w:rsidR="0034065B" w:rsidRPr="00CA4945">
        <w:rPr>
          <w:i/>
        </w:rPr>
        <w:t>diadroma</w:t>
      </w:r>
      <w:proofErr w:type="spellEnd"/>
      <w:r w:rsidR="0034065B">
        <w:t>,</w:t>
      </w:r>
      <w:r w:rsidR="0034065B" w:rsidRPr="00CA4945">
        <w:rPr>
          <w:i/>
          <w:iCs/>
        </w:rPr>
        <w:t xml:space="preserve"> Salmo </w:t>
      </w:r>
      <w:proofErr w:type="spellStart"/>
      <w:r w:rsidR="0034065B" w:rsidRPr="00CA4945">
        <w:rPr>
          <w:i/>
          <w:iCs/>
        </w:rPr>
        <w:t>salar</w:t>
      </w:r>
      <w:proofErr w:type="spellEnd"/>
      <w:r w:rsidR="0034065B" w:rsidRPr="00CA4945">
        <w:t xml:space="preserve">) </w:t>
      </w:r>
      <w:ins w:id="165" w:author="Amanda Droghini" w:date="2018-03-16T10:33:00Z">
        <w:r w:rsidR="009C74B1">
          <w:t xml:space="preserve">were primarily limited by salt conditions, </w:t>
        </w:r>
      </w:ins>
      <w:r w:rsidR="0034065B" w:rsidRPr="00CA4945">
        <w:t>requir</w:t>
      </w:r>
      <w:ins w:id="166" w:author="Amanda Droghini" w:date="2018-03-16T10:33:00Z">
        <w:r w:rsidR="009C74B1">
          <w:t>ing</w:t>
        </w:r>
      </w:ins>
      <w:del w:id="167" w:author="Amanda Droghini" w:date="2018-03-16T10:33:00Z">
        <w:r w:rsidR="0034065B" w:rsidRPr="00CA4945" w:rsidDel="009C74B1">
          <w:delText>e</w:delText>
        </w:r>
      </w:del>
      <w:r w:rsidR="0034065B" w:rsidRPr="00CA4945">
        <w:t xml:space="preserv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w:t>
      </w:r>
      <w:ins w:id="168" w:author="Amanda Droghini" w:date="2018-03-16T10:33:00Z">
        <w:r w:rsidR="009C74B1">
          <w:t xml:space="preserve">, and were </w:t>
        </w:r>
        <w:proofErr w:type="spellStart"/>
        <w:r w:rsidR="009C74B1">
          <w:t>shit</w:t>
        </w:r>
        <w:proofErr w:type="spellEnd"/>
        <w:r w:rsidR="009C74B1">
          <w:t xml:space="preserve"> out of luck</w:t>
        </w:r>
      </w:ins>
      <w:r w:rsidR="0034065B" w:rsidRPr="00CA4945">
        <w:t xml:space="preserve">.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y mid-century, the number of suitable weeks</w:t>
      </w:r>
      <w:ins w:id="169" w:author="Amanda Droghini" w:date="2018-03-16T10:34:00Z">
        <w:r w:rsidR="0062084E">
          <w:rPr>
            <w:shd w:val="clear" w:color="auto" w:fill="FFFFFF"/>
          </w:rPr>
          <w:t xml:space="preserve"> for NIS reproduction</w:t>
        </w:r>
      </w:ins>
      <w:r w:rsidR="00AF4943" w:rsidRPr="00CA4945">
        <w:rPr>
          <w:shd w:val="clear" w:color="auto" w:fill="FFFFFF"/>
        </w:rPr>
        <w:t xml:space="preserve">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t>Vessel traffic</w:t>
      </w:r>
    </w:p>
    <w:p w14:paraId="429C303F" w14:textId="2D39BE6C" w:rsidR="0034065B" w:rsidRDefault="00874591" w:rsidP="00DA0128">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170"/>
      <w:r w:rsidR="0034065B" w:rsidRPr="00CA4945">
        <w:rPr>
          <w:rFonts w:eastAsia="Calibri"/>
          <w:highlight w:val="white"/>
        </w:rPr>
        <w:t>Alaska</w:t>
      </w:r>
      <w:commentRangeEnd w:id="170"/>
      <w:r w:rsidR="0034065B" w:rsidRPr="00CA4945">
        <w:commentReference w:id="170"/>
      </w:r>
      <w:r w:rsidR="0034065B" w:rsidRPr="00CA4945">
        <w:rPr>
          <w:rFonts w:eastAsia="Calibri"/>
          <w:highlight w:val="white"/>
          <w:vertAlign w:val="superscript"/>
        </w:rPr>
        <w:footnoteReference w:id="1"/>
      </w:r>
      <w:r w:rsidRPr="00CA4945">
        <w:rPr>
          <w:rFonts w:eastAsia="Calibri"/>
          <w:highlight w:val="white"/>
        </w:rPr>
        <w:t xml:space="preserve">for Bering Sea ports </w:t>
      </w:r>
      <w:del w:id="171"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w:t>
      </w:r>
      <w:r w:rsidR="00E05BC2">
        <w:rPr>
          <w:rFonts w:eastAsia="Calibri"/>
          <w:highlight w:val="white"/>
        </w:rPr>
        <w:t>R</w:t>
      </w:r>
      <w:commentRangeStart w:id="172"/>
      <w:r w:rsidR="00E05BC2" w:rsidRPr="00CA4945">
        <w:rPr>
          <w:rFonts w:eastAsia="Calibri"/>
          <w:highlight w:val="white"/>
        </w:rPr>
        <w:t>ecords were distributed across 9 vessel types: Bulker (</w:t>
      </w:r>
      <w:r w:rsidR="00E05BC2" w:rsidRPr="00CA4945">
        <w:rPr>
          <w:rFonts w:eastAsia="Calibri"/>
          <w:i/>
          <w:highlight w:val="white"/>
        </w:rPr>
        <w:t>N</w:t>
      </w:r>
      <w:r w:rsidR="00E05BC2" w:rsidRPr="00CA4945">
        <w:rPr>
          <w:rFonts w:eastAsia="Calibri"/>
          <w:highlight w:val="white"/>
        </w:rPr>
        <w:t>=2755), Container (</w:t>
      </w:r>
      <w:r w:rsidR="00E05BC2" w:rsidRPr="00CA4945">
        <w:rPr>
          <w:rFonts w:eastAsia="Calibri"/>
          <w:i/>
          <w:highlight w:val="white"/>
        </w:rPr>
        <w:t>N</w:t>
      </w:r>
      <w:r w:rsidR="00E05BC2" w:rsidRPr="00CA4945">
        <w:rPr>
          <w:rFonts w:eastAsia="Calibri"/>
          <w:highlight w:val="white"/>
        </w:rPr>
        <w:t>=295), General Cargo (</w:t>
      </w:r>
      <w:r w:rsidR="00E05BC2" w:rsidRPr="00CA4945">
        <w:rPr>
          <w:rFonts w:eastAsia="Calibri"/>
          <w:i/>
          <w:highlight w:val="white"/>
        </w:rPr>
        <w:t>N</w:t>
      </w:r>
      <w:r w:rsidR="00E05BC2" w:rsidRPr="00CA4945">
        <w:rPr>
          <w:rFonts w:eastAsia="Calibri"/>
          <w:highlight w:val="white"/>
        </w:rPr>
        <w:t>=114), Other (</w:t>
      </w:r>
      <w:r w:rsidR="00E05BC2" w:rsidRPr="00CA4945">
        <w:rPr>
          <w:rFonts w:eastAsia="Calibri"/>
          <w:i/>
          <w:highlight w:val="white"/>
        </w:rPr>
        <w:t>N</w:t>
      </w:r>
      <w:r w:rsidR="00E05BC2" w:rsidRPr="00CA4945">
        <w:rPr>
          <w:rFonts w:eastAsia="Calibri"/>
          <w:highlight w:val="white"/>
        </w:rPr>
        <w:t>=396), Passenger (</w:t>
      </w:r>
      <w:r w:rsidR="00E05BC2" w:rsidRPr="00CA4945">
        <w:rPr>
          <w:rFonts w:eastAsia="Calibri"/>
          <w:i/>
          <w:highlight w:val="white"/>
        </w:rPr>
        <w:t>N</w:t>
      </w:r>
      <w:r w:rsidR="00E05BC2" w:rsidRPr="00CA4945">
        <w:rPr>
          <w:rFonts w:eastAsia="Calibri"/>
          <w:highlight w:val="white"/>
        </w:rPr>
        <w:t>=774), Refrigerated Cargo (</w:t>
      </w:r>
      <w:r w:rsidR="00E05BC2" w:rsidRPr="00CA4945">
        <w:rPr>
          <w:rFonts w:eastAsia="Calibri"/>
          <w:i/>
          <w:highlight w:val="white"/>
        </w:rPr>
        <w:t>N</w:t>
      </w:r>
      <w:r w:rsidR="00E05BC2" w:rsidRPr="00CA4945">
        <w:rPr>
          <w:rFonts w:eastAsia="Calibri"/>
          <w:highlight w:val="white"/>
        </w:rPr>
        <w:t xml:space="preserve"> = 418), Roll-on/Roll-off Cargo (</w:t>
      </w:r>
      <w:r w:rsidR="00E05BC2" w:rsidRPr="00CA4945">
        <w:rPr>
          <w:rFonts w:eastAsia="Calibri"/>
          <w:i/>
          <w:highlight w:val="white"/>
        </w:rPr>
        <w:t>N</w:t>
      </w:r>
      <w:r w:rsidR="00E05BC2" w:rsidRPr="00CA4945">
        <w:rPr>
          <w:rFonts w:eastAsia="Calibri"/>
          <w:highlight w:val="white"/>
        </w:rPr>
        <w:t xml:space="preserve"> = 10), Tanker (</w:t>
      </w:r>
      <w:r w:rsidR="00E05BC2" w:rsidRPr="00CA4945">
        <w:rPr>
          <w:rFonts w:eastAsia="Calibri"/>
          <w:i/>
          <w:highlight w:val="white"/>
        </w:rPr>
        <w:t>N</w:t>
      </w:r>
      <w:r w:rsidR="00E05BC2" w:rsidRPr="00CA4945">
        <w:rPr>
          <w:rFonts w:eastAsia="Calibri"/>
          <w:highlight w:val="white"/>
        </w:rPr>
        <w:t>=9935), and Fishing (</w:t>
      </w:r>
      <w:r w:rsidR="00E05BC2" w:rsidRPr="00CA4945">
        <w:rPr>
          <w:rFonts w:eastAsia="Calibri"/>
          <w:i/>
          <w:highlight w:val="white"/>
        </w:rPr>
        <w:t>N</w:t>
      </w:r>
      <w:r w:rsidR="00E05BC2" w:rsidRPr="00CA4945">
        <w:rPr>
          <w:rFonts w:eastAsia="Calibri"/>
          <w:highlight w:val="white"/>
        </w:rPr>
        <w:t xml:space="preserve">=1140). </w:t>
      </w:r>
      <w:commentRangeEnd w:id="172"/>
      <w:r w:rsidR="00E05BC2">
        <w:rPr>
          <w:rStyle w:val="CommentReference"/>
        </w:rPr>
        <w:commentReference w:id="172"/>
      </w:r>
      <w:r w:rsidRPr="00CA4945">
        <w:rPr>
          <w:rFonts w:eastAsia="Calibri"/>
          <w:highlight w:val="white"/>
        </w:rPr>
        <w:t xml:space="preserve">Dutch Harbor received the greatest amount of traffic for both NBIC and VMS reported boats. Nome received the second highest amount of traffic for NBIC reported vessels, and </w:t>
      </w:r>
      <w:proofErr w:type="spellStart"/>
      <w:r w:rsidRPr="00CA4945">
        <w:rPr>
          <w:rFonts w:eastAsia="Calibri"/>
          <w:highlight w:val="white"/>
        </w:rPr>
        <w:t>Akutan</w:t>
      </w:r>
      <w:proofErr w:type="spellEnd"/>
      <w:r w:rsidRPr="00CA4945">
        <w:rPr>
          <w:rFonts w:eastAsia="Calibri"/>
          <w:highlight w:val="white"/>
        </w:rPr>
        <w:t xml:space="preserve">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173"/>
      <w:r w:rsidR="0034065B" w:rsidRPr="00CA4945">
        <w:rPr>
          <w:rFonts w:eastAsia="Calibri"/>
          <w:highlight w:val="white"/>
        </w:rPr>
        <w:t>Figure 6</w:t>
      </w:r>
      <w:commentRangeEnd w:id="173"/>
      <w:r w:rsidR="0034065B" w:rsidRPr="00CA4945">
        <w:commentReference w:id="173"/>
      </w:r>
      <w:r w:rsidR="0034065B" w:rsidRPr="00CA4945">
        <w:rPr>
          <w:rFonts w:eastAsia="Calibri"/>
          <w:highlight w:val="white"/>
        </w:rPr>
        <w:t xml:space="preserve">). </w:t>
      </w:r>
    </w:p>
    <w:p w14:paraId="2BD77DAA" w14:textId="0BD9AD7D" w:rsidR="00530190" w:rsidRPr="00E05BC2" w:rsidRDefault="0034065B" w:rsidP="00E05BC2">
      <w:pPr>
        <w:spacing w:before="200" w:line="360" w:lineRule="auto"/>
        <w:contextualSpacing/>
        <w:rPr>
          <w:highlight w:val="white"/>
        </w:rPr>
      </w:pPr>
      <w:commentRangeStart w:id="174"/>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174"/>
      <w:r w:rsidRPr="00CA4945">
        <w:commentReference w:id="174"/>
      </w:r>
      <w:r w:rsidR="00E05BC2">
        <w:rPr>
          <w:rFonts w:eastAsia="Calibri"/>
          <w:highlight w:val="white"/>
        </w:rPr>
        <w:t>(</w:t>
      </w:r>
      <w:r w:rsidR="00E05BC2" w:rsidRPr="00E05BC2">
        <w:rPr>
          <w:rFonts w:eastAsia="Calibri"/>
          <w:highlight w:val="yellow"/>
        </w:rPr>
        <w:t xml:space="preserve">of NBIC ships?) </w:t>
      </w:r>
      <w:r w:rsidRPr="00CA4945">
        <w:rPr>
          <w:rFonts w:eastAsia="Calibri"/>
          <w:highlight w:val="white"/>
        </w:rPr>
        <w:t>originated from outside Alaska (</w:t>
      </w:r>
      <w:commentRangeStart w:id="175"/>
      <w:r w:rsidRPr="00CA4945">
        <w:rPr>
          <w:rFonts w:eastAsia="Calibri"/>
          <w:highlight w:val="white"/>
        </w:rPr>
        <w:t>Figure 5a</w:t>
      </w:r>
      <w:commentRangeEnd w:id="175"/>
      <w:r w:rsidRPr="00CA4945">
        <w:commentReference w:id="175"/>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 xml:space="preserve">=120). However, from VMS data, which predominantly includes smaller fishing vessels that do not report to the USCG, an overwhelming majority of </w:t>
      </w:r>
      <w:r w:rsidR="00874591" w:rsidRPr="00CA4945">
        <w:rPr>
          <w:rFonts w:eastAsia="Calibri"/>
          <w:highlight w:val="white"/>
        </w:rPr>
        <w:lastRenderedPageBreak/>
        <w:t>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del w:id="176" w:author="Amanda Droghini" w:date="2018-03-21T22:24:00Z">
        <w:r w:rsidRPr="00CA4945" w:rsidDel="00E32670">
          <w:rPr>
            <w:rFonts w:eastAsia="Calibri"/>
            <w:highlight w:val="white"/>
          </w:rPr>
          <w:delText>Ballast water exchange data revealed a different pattern than the ship arrival records: w</w:delText>
        </w:r>
      </w:del>
      <w:ins w:id="177" w:author="Amanda Droghini" w:date="2018-03-21T22:24:00Z">
        <w:r w:rsidR="00E32670">
          <w:rPr>
            <w:rFonts w:eastAsia="Calibri"/>
            <w:highlight w:val="white"/>
          </w:rPr>
          <w:t>W</w:t>
        </w:r>
      </w:ins>
      <w:r w:rsidRPr="00CA4945">
        <w:rPr>
          <w:rFonts w:eastAsia="Calibri"/>
          <w:highlight w:val="white"/>
        </w:rPr>
        <w:t xml:space="preserve">hile ports in the eastern Pacific Ocean accounted for more trips, most ballast water released in the Bering Sea originated from Asian ports (Figure 6). South Korea and China each accounted for an order of magnitude more ballast water (18,728 and 17,453 </w:t>
      </w:r>
      <w:proofErr w:type="spellStart"/>
      <w:r w:rsidRPr="00CA4945">
        <w:rPr>
          <w:rFonts w:eastAsia="Calibri"/>
          <w:highlight w:val="white"/>
        </w:rPr>
        <w:t>mt</w:t>
      </w:r>
      <w:proofErr w:type="spellEnd"/>
      <w:r w:rsidRPr="00CA4945">
        <w:rPr>
          <w:rFonts w:eastAsia="Calibri"/>
          <w:highlight w:val="white"/>
        </w:rPr>
        <w:t xml:space="preserve">, respectively) than the next greatest sources, Japan (7183 </w:t>
      </w:r>
      <w:proofErr w:type="spellStart"/>
      <w:r w:rsidRPr="00CA4945">
        <w:rPr>
          <w:rFonts w:eastAsia="Calibri"/>
          <w:highlight w:val="white"/>
        </w:rPr>
        <w:t>mt</w:t>
      </w:r>
      <w:proofErr w:type="spellEnd"/>
      <w:r w:rsidRPr="00CA4945">
        <w:rPr>
          <w:rFonts w:eastAsia="Calibri"/>
          <w:highlight w:val="white"/>
        </w:rPr>
        <w:t xml:space="preserve">), Canada (6912 </w:t>
      </w:r>
      <w:proofErr w:type="spellStart"/>
      <w:r w:rsidRPr="00CA4945">
        <w:rPr>
          <w:rFonts w:eastAsia="Calibri"/>
          <w:highlight w:val="white"/>
        </w:rPr>
        <w:t>mt</w:t>
      </w:r>
      <w:proofErr w:type="spellEnd"/>
      <w:r w:rsidRPr="00CA4945">
        <w:rPr>
          <w:rFonts w:eastAsia="Calibri"/>
          <w:highlight w:val="white"/>
        </w:rPr>
        <w:t xml:space="preserve">), and Washington (3852 </w:t>
      </w:r>
      <w:proofErr w:type="spellStart"/>
      <w:r w:rsidRPr="00CA4945">
        <w:rPr>
          <w:rFonts w:eastAsia="Calibri"/>
          <w:highlight w:val="white"/>
        </w:rPr>
        <w:t>mt</w:t>
      </w:r>
      <w:proofErr w:type="spellEnd"/>
      <w:r w:rsidRPr="00CA4945">
        <w:rPr>
          <w:rFonts w:eastAsia="Calibri"/>
          <w:highlight w:val="white"/>
        </w:rPr>
        <w: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CA4945" w:rsidRDefault="00874591" w:rsidP="00BB5655">
      <w:pPr>
        <w:pStyle w:val="Heading1"/>
      </w:pPr>
      <w:bookmarkStart w:id="178" w:name="_wsrma7mknuak" w:colFirst="0" w:colLast="0"/>
      <w:bookmarkEnd w:id="178"/>
      <w:r w:rsidRPr="00CA4945">
        <w:t>Discussion</w:t>
      </w:r>
    </w:p>
    <w:p w14:paraId="30FD02EC" w14:textId="772AD2E6" w:rsidR="00D216F8" w:rsidRDefault="006D7BAA" w:rsidP="00D10BCD">
      <w:pPr>
        <w:spacing w:line="360" w:lineRule="auto"/>
        <w:contextualSpacing/>
      </w:pPr>
      <w:r>
        <w:t>Although the Pacific Arctic has few reported non-</w:t>
      </w:r>
      <w:r w:rsidR="006466BF">
        <w:t>indigenous</w:t>
      </w:r>
      <w:r>
        <w:t xml:space="preserve"> </w:t>
      </w:r>
      <w:r w:rsidR="00E04028">
        <w:t xml:space="preserve">species </w:t>
      </w:r>
      <w:r>
        <w:t>(NIS), o</w:t>
      </w:r>
      <w:r w:rsidR="00D216F8">
        <w:t>ur results indicate that</w:t>
      </w:r>
      <w:r>
        <w:t xml:space="preserve"> (1) potential NIS habitat </w:t>
      </w:r>
      <w:r w:rsidR="00A44B6F">
        <w:t xml:space="preserve">currently </w:t>
      </w:r>
      <w:r w:rsidR="00D216F8">
        <w:t>exist</w:t>
      </w:r>
      <w:r>
        <w:t>s</w:t>
      </w:r>
      <w:r w:rsidR="00D216F8">
        <w:t xml:space="preserve"> in the </w:t>
      </w:r>
      <w:r w:rsidR="00C73D93">
        <w:t>Bering Sea</w:t>
      </w:r>
      <w:r w:rsidR="006466BF">
        <w:t>;</w:t>
      </w:r>
      <w:r>
        <w:t xml:space="preserve"> (2) this potential NIS habitat is</w:t>
      </w:r>
      <w:r w:rsidR="00C73D93">
        <w:t xml:space="preserve"> projected</w:t>
      </w:r>
      <w:r w:rsidR="00D216F8">
        <w:t xml:space="preserve"> to expand by mid-century due to</w:t>
      </w:r>
      <w:r w:rsidR="006466BF">
        <w:t xml:space="preserve"> warming ocean conditions; and</w:t>
      </w:r>
      <w:r w:rsidR="00D216F8">
        <w:t xml:space="preserve"> </w:t>
      </w:r>
      <w:r>
        <w:t xml:space="preserve">(3) </w:t>
      </w:r>
      <w:r w:rsidR="00D216F8">
        <w:t>mechanisms for NIS propagule transport into and throughout the Bering Sea exist</w:t>
      </w:r>
      <w:r w:rsidR="006466BF">
        <w:t xml:space="preserve"> and may well increase. </w:t>
      </w:r>
      <w:r>
        <w:t>These result</w:t>
      </w:r>
      <w:r w:rsidR="006466BF">
        <w:t>s</w:t>
      </w:r>
      <w:r>
        <w:t xml:space="preserve"> challenge</w:t>
      </w:r>
      <w:r w:rsidR="00F61131">
        <w:t xml:space="preserve"> the expectation that high-latitude marine ecosystems have low risk due to temper</w:t>
      </w:r>
      <w:r w:rsidR="00A44B6F">
        <w:t>ature limitations on habitat</w:t>
      </w:r>
      <w:r w:rsidR="00F61131">
        <w:t>.</w:t>
      </w:r>
      <w:r w:rsidR="004D442F">
        <w:t xml:space="preserve">  </w:t>
      </w:r>
      <w:commentRangeStart w:id="179"/>
      <w:r w:rsidR="004D442F">
        <w:t>[..]</w:t>
      </w:r>
      <w:commentRangeEnd w:id="179"/>
      <w:r w:rsidR="004D442F">
        <w:rPr>
          <w:rStyle w:val="CommentReference"/>
          <w:rFonts w:ascii="Arial" w:eastAsia="Arial" w:hAnsi="Arial" w:cs="Arial"/>
          <w:color w:val="000000"/>
          <w:lang w:val="en-US" w:eastAsia="en-US"/>
        </w:rPr>
        <w:commentReference w:id="179"/>
      </w:r>
    </w:p>
    <w:p w14:paraId="4F965CF2" w14:textId="000F5530" w:rsidR="00E85FCC" w:rsidRDefault="00E46D10" w:rsidP="00D10BCD">
      <w:pPr>
        <w:spacing w:line="360" w:lineRule="auto"/>
        <w:contextualSpacing/>
        <w:rPr>
          <w:color w:val="FF0000"/>
        </w:rPr>
      </w:pPr>
      <w:r>
        <w:rPr>
          <w:lang w:val="en-US"/>
        </w:rPr>
        <w:t xml:space="preserve">Our results suggest that species’ tolerance to </w:t>
      </w:r>
      <w:r w:rsidR="00072121">
        <w:rPr>
          <w:lang w:val="en-US"/>
        </w:rPr>
        <w:t>cold</w:t>
      </w:r>
      <w:r>
        <w:rPr>
          <w:lang w:val="en-US"/>
        </w:rPr>
        <w:t xml:space="preserve"> water temperatures limit their invasion potential in arctic regions; however, subarctic regions that are perennially ice-free are suitable for a large number of temperate taxa. </w:t>
      </w:r>
      <w:r w:rsidR="00ED5179">
        <w:rPr>
          <w:lang w:val="en-US"/>
        </w:rPr>
        <w:t xml:space="preserve">We identified suitable temperature and salinity conditions for both survival and reproductive life stages… </w:t>
      </w:r>
      <w:r w:rsidR="004B5D5A">
        <w:rPr>
          <w:lang w:val="en-US"/>
        </w:rPr>
        <w:t xml:space="preserve">Importantly, </w:t>
      </w:r>
      <w:r w:rsidR="004B5D5A">
        <w:t>a</w:t>
      </w:r>
      <w:r w:rsidR="009D352C">
        <w:t>reas of high habitat suitability were also areas that received the highest number of c</w:t>
      </w:r>
      <w:r w:rsidR="0067391E">
        <w:t>ommercial and fishing vessel</w:t>
      </w:r>
      <w:r w:rsidR="009D352C">
        <w:t>s</w:t>
      </w:r>
      <w:r w:rsidR="0067391E">
        <w:t xml:space="preserve">. </w:t>
      </w:r>
      <w:r w:rsidR="00B34C45" w:rsidRPr="00E05BC2">
        <w:rPr>
          <w:highlight w:val="yellow"/>
        </w:rPr>
        <w:t xml:space="preserve">Collectively these results suggest that…. </w:t>
      </w:r>
      <w:r w:rsidR="0067391E" w:rsidRPr="00E05BC2">
        <w:rPr>
          <w:highlight w:val="yellow"/>
        </w:rPr>
        <w:t>Areas of high vessel traffic intersect with areas of high habitat suitability, which is cause for concern.</w:t>
      </w:r>
      <w:r w:rsidR="0067391E">
        <w:t xml:space="preserve"> </w:t>
      </w:r>
    </w:p>
    <w:p w14:paraId="699FBEE7" w14:textId="2AC42422" w:rsidR="00E85FCC" w:rsidRPr="00B31FD6" w:rsidRDefault="00A96D50" w:rsidP="00B31FD6">
      <w:pPr>
        <w:pStyle w:val="Heading2"/>
      </w:pPr>
      <w:r>
        <w:t>The</w:t>
      </w:r>
      <w:r w:rsidR="00E85FCC" w:rsidRPr="00B31FD6">
        <w:t xml:space="preserve"> role of </w:t>
      </w:r>
      <w:r>
        <w:t>cold</w:t>
      </w:r>
      <w:r w:rsidR="00E85FCC" w:rsidRPr="00B31FD6">
        <w:t xml:space="preserve"> </w:t>
      </w:r>
      <w:r>
        <w:t>water temperature on survival</w:t>
      </w:r>
    </w:p>
    <w:p w14:paraId="1D1714DA" w14:textId="5B814991" w:rsidR="007909FD" w:rsidRDefault="00E46D10" w:rsidP="00E46D10">
      <w:pPr>
        <w:spacing w:line="360" w:lineRule="auto"/>
        <w:contextualSpacing/>
        <w:rPr>
          <w:ins w:id="180" w:author="Amanda Droghini" w:date="2018-03-21T22:30:00Z"/>
        </w:rPr>
      </w:pPr>
      <w:r>
        <w:rPr>
          <w:lang w:val="en-US"/>
        </w:rPr>
        <w:t>Of the 42 taxa we considered, most (</w:t>
      </w:r>
      <w:r>
        <w:rPr>
          <w:i/>
          <w:lang w:val="en-US"/>
        </w:rPr>
        <w:t>N</w:t>
      </w:r>
      <w:r>
        <w:rPr>
          <w:lang w:val="en-US"/>
        </w:rPr>
        <w:t xml:space="preserve">=34) had suitable habitat for year-round survival in at least parts of the Bering Sea. </w:t>
      </w:r>
      <w:r>
        <w:t xml:space="preserve">NIS richness followed a strong, latitudinal gradient, with high richness in the southern Bering Sea shelf, and a sharp decrease </w:t>
      </w:r>
      <w:r w:rsidRPr="003F748B">
        <w:t>above</w:t>
      </w:r>
      <w:r>
        <w:t xml:space="preserve"> 58ºN </w:t>
      </w:r>
      <w:r>
        <w:rPr>
          <w:highlight w:val="yellow"/>
        </w:rPr>
        <w:t>(Fig. XX)</w:t>
      </w:r>
      <w:r>
        <w:t xml:space="preserve">. This </w:t>
      </w:r>
      <w:r>
        <w:lastRenderedPageBreak/>
        <w:t xml:space="preserve">gradient is coincident with the limit of seasonal sea ice extent in the Bering Sea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fldChar w:fldCharType="separate"/>
      </w:r>
      <w:r w:rsidRPr="00DB339D">
        <w:rPr>
          <w:noProof/>
        </w:rPr>
        <w:t>(Grebmeier et al. 2006b, Stabeno et al. 2012)</w:t>
      </w:r>
      <w:r>
        <w:fldChar w:fldCharType="end"/>
      </w:r>
      <w:r>
        <w:t xml:space="preserve">. Seasonal sea ice cover in the southern Bering Sea is either entirely absent (e.g. the </w:t>
      </w:r>
      <w:r w:rsidRPr="00CA4945">
        <w:t>Aleutian Islands</w:t>
      </w:r>
      <w:r>
        <w:t xml:space="preserve">), or strongly variable from one year to the next </w:t>
      </w:r>
      <w:r>
        <w:fldChar w:fldCharType="begin" w:fldLock="1"/>
      </w:r>
      <w:r>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fldChar w:fldCharType="separate"/>
      </w:r>
      <w:r w:rsidRPr="001B0CB7">
        <w:rPr>
          <w:noProof/>
        </w:rPr>
        <w:t>(Stabeno et al. 2012)</w:t>
      </w:r>
      <w:r>
        <w:fldChar w:fldCharType="end"/>
      </w:r>
      <w:r w:rsidRPr="00CA4945">
        <w:t xml:space="preserve">. </w:t>
      </w:r>
      <w:r>
        <w:t>Meanwhile, the northern Bering Sea is more similar to arctic ecosystems</w:t>
      </w:r>
      <w:ins w:id="181" w:author="Amanda Droghini" w:date="2018-03-21T22:31:00Z">
        <w:r>
          <w:t xml:space="preserve">, both in terms of </w:t>
        </w:r>
      </w:ins>
      <w:r>
        <w:t xml:space="preserve">its </w:t>
      </w:r>
      <w:ins w:id="182" w:author="Amanda Droghini" w:date="2018-03-21T22:31:00Z">
        <w:r>
          <w:t>hydrolog</w:t>
        </w:r>
      </w:ins>
      <w:r>
        <w:t xml:space="preserve">y </w:t>
      </w:r>
      <w:ins w:id="183" w:author="Amanda Droghini" w:date="2018-03-21T22:31:00Z">
        <w:r>
          <w:t xml:space="preserve">and </w:t>
        </w:r>
      </w:ins>
      <w:r>
        <w:t xml:space="preserve">its </w:t>
      </w:r>
      <w:ins w:id="184" w:author="Amanda Droghini" w:date="2018-03-21T22:31:00Z">
        <w:r>
          <w:t>species assemblage,</w:t>
        </w:r>
      </w:ins>
      <w:r>
        <w:t xml:space="preserve"> and its seasonal dynamics are driven, to a large extent, by the presence, timing, and extent of sea ice </w:t>
      </w:r>
      <w:r>
        <w:fldChar w:fldCharType="begin" w:fldLock="1"/>
      </w:r>
      <w:r>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w:instrText>
      </w:r>
      <w:r w:rsidRPr="00E46D10">
        <w:rPr>
          <w:lang w:val="fr-CA"/>
        </w:rPr>
        <w:instrText xml:space="preserve"> "issued" : { "date-parts" : [ [ "2006" ] ] }, "page" : "331-361", "title" : "Ecosystem dynamics of the Pacific-influenced Northern Bering and Chukchi Seas in the Amerasian Arctic", "type" : "article-journal", "volume" : "71" }, "uris" : [ "http://www.mendeley.com/documents/?uuid=20f316fb-62c7-4b88-bd9f-222a512b9843"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"(Grebmeier et al. 2006a, Mueter and Litzow 2008)", "plainTextFormattedCitation" : "(Grebmeier et al. 2006a, Mueter and Litzow 2008)", "previouslyFormattedCitation" : "(Wyllie-Echeverria and Wooster 1998, Grebmeier et al. 2006a, Mueter and Litzow 2008)" }, "properties" : {  }, "schema" : "https://github.com/citation-style-language/schema/raw/master/csl-citation.json" }</w:instrText>
      </w:r>
      <w:r>
        <w:fldChar w:fldCharType="separate"/>
      </w:r>
      <w:r w:rsidRPr="00E46D10">
        <w:rPr>
          <w:noProof/>
          <w:lang w:val="fr-CA"/>
        </w:rPr>
        <w:t>(Grebmeier et al. 2006a, Mueter and Litzow 2008)</w:t>
      </w:r>
      <w:r>
        <w:fldChar w:fldCharType="end"/>
      </w:r>
      <w:r w:rsidRPr="00E46D10">
        <w:rPr>
          <w:lang w:val="fr-CA"/>
        </w:rPr>
        <w:t xml:space="preserve">. </w:t>
      </w:r>
      <w:commentRangeStart w:id="185"/>
      <w:r w:rsidRPr="00E46D10">
        <w:rPr>
          <w:lang w:val="fr-CA"/>
        </w:rPr>
        <w:t xml:space="preserve">de Rivera et al. </w:t>
      </w:r>
      <w:r w:rsidRPr="00EE22E2">
        <w:fldChar w:fldCharType="begin" w:fldLock="1"/>
      </w:r>
      <w:r w:rsidRPr="00E46D10">
        <w:rPr>
          <w:lang w:val="fr-CA"/>
        </w:rPr>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w:instrText>
      </w:r>
      <w:r>
        <w:instrText>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Pr="00EE22E2">
        <w:fldChar w:fldCharType="separate"/>
      </w:r>
      <w:r w:rsidRPr="00EE22E2">
        <w:rPr>
          <w:noProof/>
        </w:rPr>
        <w:t>(2011)</w:t>
      </w:r>
      <w:r w:rsidRPr="00EE22E2">
        <w:fldChar w:fldCharType="end"/>
      </w:r>
      <w:r>
        <w:t xml:space="preserve">, who developed ecological niche models to predict the distribution of four potentially invasive species in Alaska, three of which we consider here. Our models support their main finding that current environmental conditions in high-latitude systems do not preclude survival </w:t>
      </w:r>
      <w:r>
        <w:fldChar w:fldCharType="begin" w:fldLock="1"/>
      </w:r>
      <w:r>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fldChar w:fldCharType="separate"/>
      </w:r>
      <w:r w:rsidRPr="00A35BB6">
        <w:rPr>
          <w:noProof/>
        </w:rPr>
        <w:t>(de Rivera et al. 2011)</w:t>
      </w:r>
      <w:r>
        <w:fldChar w:fldCharType="end"/>
      </w:r>
      <w:r>
        <w:t xml:space="preserve">, but by considering a larger number of taxa, we found that most species do not have the ability to live up to the Arctic… </w:t>
      </w:r>
      <w:r w:rsidRPr="007B56BF">
        <w:rPr>
          <w:highlight w:val="yellow"/>
        </w:rPr>
        <w:t>(Fig. XX)</w:t>
      </w:r>
      <w:r>
        <w:t>.</w:t>
      </w:r>
      <w:commentRangeEnd w:id="185"/>
      <w:r>
        <w:rPr>
          <w:rStyle w:val="CommentReference"/>
          <w:rFonts w:ascii="Arial" w:eastAsia="Arial" w:hAnsi="Arial" w:cs="Arial"/>
          <w:color w:val="000000"/>
          <w:lang w:val="en-US" w:eastAsia="en-US"/>
        </w:rPr>
        <w:commentReference w:id="185"/>
      </w:r>
      <w:r>
        <w:t xml:space="preserve"> </w:t>
      </w:r>
      <w:r w:rsidRPr="00E46D10">
        <w:rPr>
          <w:highlight w:val="cyan"/>
        </w:rPr>
        <w:t>[[briefly talk about importance of seasonality – winter]]:</w:t>
      </w:r>
      <w:r>
        <w:t xml:space="preserve"> </w:t>
      </w:r>
      <w:r w:rsidR="00A44B6F">
        <w:rPr>
          <w:lang w:val="en-US"/>
        </w:rPr>
        <w:t>Of the 42 taxa we considered, a</w:t>
      </w:r>
      <w:proofErr w:type="spellStart"/>
      <w:r w:rsidR="00B75A0A">
        <w:t>ll</w:t>
      </w:r>
      <w:proofErr w:type="spellEnd"/>
      <w:r w:rsidR="00B75A0A">
        <w:t xml:space="preserve"> </w:t>
      </w:r>
      <w:r w:rsidR="00A44B6F">
        <w:t>were predicted to</w:t>
      </w:r>
      <w:r w:rsidR="00B75A0A" w:rsidRPr="00CA4945">
        <w:t xml:space="preserve"> survive </w:t>
      </w:r>
      <w:r w:rsidR="00A44B6F">
        <w:t xml:space="preserve">in some of the Bering Sea </w:t>
      </w:r>
      <w:r w:rsidR="00B75A0A" w:rsidRPr="00CA4945">
        <w:t xml:space="preserve">for at least six weeks of the year, when water temperatures were warmest (from early July to mid-August). </w:t>
      </w:r>
      <w:r w:rsidR="00A44B6F">
        <w:t>T</w:t>
      </w:r>
      <w:r w:rsidR="00B75A0A">
        <w:t xml:space="preserve">axa without year-round </w:t>
      </w:r>
      <w:r w:rsidR="00A44B6F">
        <w:t xml:space="preserve">survival </w:t>
      </w:r>
      <w:r w:rsidR="00B75A0A">
        <w:t xml:space="preserve">habitat </w:t>
      </w:r>
      <w:r w:rsidR="00B75A0A" w:rsidRPr="00CA4945">
        <w:t xml:space="preserve">were unable to survive during the coldest months of the year (from December to April). </w:t>
      </w:r>
      <w:del w:id="186" w:author="Amanda Droghini" w:date="2018-03-21T22:31:00Z">
        <w:r w:rsidR="00E23A01" w:rsidDel="004D36DB">
          <w:delText>There already exists ecological differences between the subarctic and ar</w:delText>
        </w:r>
        <w:r w:rsidR="00673D74" w:rsidDel="004D36DB">
          <w:delText xml:space="preserve">ctic regions of the Bering Sea, with </w:delText>
        </w:r>
        <w:r w:rsidR="00E23A01" w:rsidDel="004D36DB">
          <w:delText xml:space="preserve">native species in the northern Bering Sea </w:delText>
        </w:r>
        <w:r w:rsidR="00673D74" w:rsidDel="004D36DB">
          <w:delText>being more akin to species in the Chukchi Sea and the Arctic Ocean than in the Pacific</w:delText>
        </w:r>
        <w:r w:rsidR="00E23A01" w:rsidDel="004D36DB">
          <w:delText xml:space="preserve">; this is especially true for demersal and benthic organisms that experience a “cold pool” (water temperatures below </w:delText>
        </w:r>
        <w:r w:rsidR="00E23A01" w:rsidRPr="009F7627" w:rsidDel="004D36DB">
          <w:delText>2°C</w:delText>
        </w:r>
        <w:r w:rsidR="00E23A01" w:rsidDel="004D36DB">
          <w:delText xml:space="preserve">) in the summer, which is a direct result of melting winter sea ice </w:delText>
        </w:r>
        <w:r w:rsidR="00E23A01" w:rsidDel="004D36DB">
          <w:fldChar w:fldCharType="begin" w:fldLock="1"/>
        </w:r>
        <w:r w:rsidR="009D352C" w:rsidRPr="004D36DB" w:rsidDel="004D36DB">
          <w:del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delInstrText>
        </w:r>
        <w:r w:rsidR="00E23A01" w:rsidDel="004D36DB">
          <w:fldChar w:fldCharType="separate"/>
        </w:r>
        <w:r w:rsidR="00E23A01" w:rsidRPr="004D36DB" w:rsidDel="004D36DB">
          <w:rPr>
            <w:noProof/>
          </w:rPr>
          <w:delText>(Wyllie-Echeverria and Wooster 1998, Mueter and Litzow 2008)</w:delText>
        </w:r>
        <w:r w:rsidR="00E23A01" w:rsidDel="004D36DB">
          <w:fldChar w:fldCharType="end"/>
        </w:r>
        <w:r w:rsidR="00E23A01" w:rsidDel="004D36DB">
          <w:delText xml:space="preserve">. </w:delText>
        </w:r>
      </w:del>
    </w:p>
    <w:p w14:paraId="57F592B7" w14:textId="01F5D478" w:rsidR="00E85FCC" w:rsidRPr="00B31FD6" w:rsidRDefault="00E85FCC" w:rsidP="00B31FD6">
      <w:pPr>
        <w:pStyle w:val="Heading2"/>
      </w:pPr>
      <w:r w:rsidRPr="00B31FD6">
        <w:t>Reproduction: Is there enough time?</w:t>
      </w:r>
    </w:p>
    <w:p w14:paraId="426FC546" w14:textId="61A2CDAE" w:rsidR="004D36DB" w:rsidRDefault="00072121" w:rsidP="00114E82">
      <w:pPr>
        <w:spacing w:line="360" w:lineRule="auto"/>
        <w:contextualSpacing/>
        <w:rPr>
          <w:ins w:id="187" w:author="Amanda Droghini" w:date="2018-03-21T22:30:00Z"/>
        </w:rPr>
      </w:pPr>
      <w:r>
        <w:t xml:space="preserve">Suitable habitat for reproduction and development also exist, </w:t>
      </w:r>
      <w:r>
        <w:rPr>
          <w:highlight w:val="cyan"/>
        </w:rPr>
        <w:t>and</w:t>
      </w:r>
      <w:r w:rsidRPr="000A4DAA">
        <w:rPr>
          <w:highlight w:val="cyan"/>
        </w:rPr>
        <w:t xml:space="preserve"> most (21 of 29) of the </w:t>
      </w:r>
      <w:r>
        <w:rPr>
          <w:highlight w:val="cyan"/>
        </w:rPr>
        <w:t>taxa we evaluated</w:t>
      </w:r>
      <w:r w:rsidRPr="000A4DAA">
        <w:rPr>
          <w:highlight w:val="cyan"/>
        </w:rPr>
        <w:t xml:space="preserve"> had at least one week of suitable reproductive habitat</w:t>
      </w:r>
      <w:r>
        <w:rPr>
          <w:highlight w:val="cyan"/>
        </w:rPr>
        <w:t xml:space="preserve">. </w:t>
      </w:r>
      <w:r>
        <w:t xml:space="preserve">However, taxa with long brooding or development periods may be limited by the Bering Sea’s short summer season. </w:t>
      </w:r>
      <w:r w:rsidR="0026340C">
        <w:rPr>
          <w:highlight w:val="cyan"/>
        </w:rPr>
        <w:t xml:space="preserve">Very few studies have modeled potential reproductive habitat in the Arctic, despite the potential for cold temperatures to affect larval survival, development, and recruitment (de Rivera et al. 2007.. need more) </w:t>
      </w:r>
      <w:r w:rsidR="00FF6353">
        <w:rPr>
          <w:highlight w:val="cyan"/>
        </w:rPr>
        <w:t>T</w:t>
      </w:r>
      <w:r w:rsidR="004E6C5F">
        <w:rPr>
          <w:highlight w:val="cyan"/>
        </w:rPr>
        <w:t xml:space="preserve">axa that require </w:t>
      </w:r>
      <w:r w:rsidR="00FF6353">
        <w:rPr>
          <w:highlight w:val="cyan"/>
        </w:rPr>
        <w:t xml:space="preserve">salinities &lt; 30 </w:t>
      </w:r>
      <w:proofErr w:type="spellStart"/>
      <w:r w:rsidR="00FF6353">
        <w:rPr>
          <w:highlight w:val="cyan"/>
        </w:rPr>
        <w:t>ppt</w:t>
      </w:r>
      <w:proofErr w:type="spellEnd"/>
      <w:r w:rsidR="00FF6353">
        <w:rPr>
          <w:highlight w:val="cyan"/>
        </w:rPr>
        <w:t xml:space="preserve"> or </w:t>
      </w:r>
      <w:r w:rsidR="004E6C5F">
        <w:rPr>
          <w:highlight w:val="cyan"/>
        </w:rPr>
        <w:t>temperatures above 10C</w:t>
      </w:r>
      <w:r w:rsidR="00FF6353">
        <w:rPr>
          <w:highlight w:val="cyan"/>
        </w:rPr>
        <w:t xml:space="preserve"> for reproduction or development</w:t>
      </w:r>
      <w:r w:rsidR="004E6C5F">
        <w:rPr>
          <w:highlight w:val="cyan"/>
        </w:rPr>
        <w:t xml:space="preserve">, </w:t>
      </w:r>
      <w:r w:rsidR="00FF6353">
        <w:rPr>
          <w:highlight w:val="cyan"/>
        </w:rPr>
        <w:t xml:space="preserve">have limited suitable habitat in </w:t>
      </w:r>
      <w:r w:rsidR="00A41DF2" w:rsidRPr="000A4DAA">
        <w:rPr>
          <w:highlight w:val="cyan"/>
        </w:rPr>
        <w:t xml:space="preserve">the Bering </w:t>
      </w:r>
      <w:r w:rsidR="00FF6353">
        <w:rPr>
          <w:highlight w:val="cyan"/>
        </w:rPr>
        <w:t>Sea</w:t>
      </w:r>
      <w:r w:rsidR="00A41DF2" w:rsidRPr="000A4DAA">
        <w:rPr>
          <w:highlight w:val="cyan"/>
        </w:rPr>
        <w:t xml:space="preserve">. </w:t>
      </w:r>
      <w:r w:rsidR="00FF6353">
        <w:rPr>
          <w:highlight w:val="cyan"/>
        </w:rPr>
        <w:t>S</w:t>
      </w:r>
      <w:r w:rsidR="00FF6353" w:rsidRPr="000A4DAA">
        <w:rPr>
          <w:highlight w:val="cyan"/>
        </w:rPr>
        <w:t xml:space="preserve">everal </w:t>
      </w:r>
      <w:r w:rsidR="00FF6353">
        <w:rPr>
          <w:highlight w:val="cyan"/>
        </w:rPr>
        <w:t>prominent invaders</w:t>
      </w:r>
      <w:r w:rsidR="00FF6353" w:rsidRPr="000A4DAA">
        <w:rPr>
          <w:highlight w:val="cyan"/>
        </w:rPr>
        <w:t xml:space="preserve"> (e.g. </w:t>
      </w:r>
      <w:proofErr w:type="spellStart"/>
      <w:r w:rsidR="00FF6353" w:rsidRPr="004E6C5F">
        <w:rPr>
          <w:i/>
          <w:highlight w:val="cyan"/>
        </w:rPr>
        <w:t>Amphibalanus</w:t>
      </w:r>
      <w:proofErr w:type="spellEnd"/>
      <w:r w:rsidR="00FF6353" w:rsidRPr="004E6C5F">
        <w:rPr>
          <w:i/>
          <w:highlight w:val="cyan"/>
        </w:rPr>
        <w:t xml:space="preserve"> </w:t>
      </w:r>
      <w:proofErr w:type="spellStart"/>
      <w:r w:rsidR="00FF6353" w:rsidRPr="004E6C5F">
        <w:rPr>
          <w:i/>
          <w:highlight w:val="cyan"/>
        </w:rPr>
        <w:t>amphitrite</w:t>
      </w:r>
      <w:proofErr w:type="spellEnd"/>
      <w:r w:rsidR="00FF6353">
        <w:rPr>
          <w:highlight w:val="cyan"/>
        </w:rPr>
        <w:t xml:space="preserve">, </w:t>
      </w:r>
      <w:proofErr w:type="spellStart"/>
      <w:r w:rsidR="00FF6353" w:rsidRPr="000A4DAA">
        <w:rPr>
          <w:i/>
          <w:highlight w:val="cyan"/>
        </w:rPr>
        <w:t>Botrylloides</w:t>
      </w:r>
      <w:proofErr w:type="spellEnd"/>
      <w:r w:rsidR="00FF6353" w:rsidRPr="000A4DAA">
        <w:rPr>
          <w:i/>
          <w:highlight w:val="cyan"/>
        </w:rPr>
        <w:t xml:space="preserve"> violaceus</w:t>
      </w:r>
      <w:r w:rsidR="00FF6353" w:rsidRPr="000A4DAA">
        <w:rPr>
          <w:highlight w:val="cyan"/>
        </w:rPr>
        <w:t xml:space="preserve">, </w:t>
      </w:r>
      <w:proofErr w:type="spellStart"/>
      <w:r w:rsidR="00FF6353" w:rsidRPr="000A4DAA">
        <w:rPr>
          <w:i/>
          <w:iCs/>
          <w:highlight w:val="cyan"/>
        </w:rPr>
        <w:t>Carcinus</w:t>
      </w:r>
      <w:proofErr w:type="spellEnd"/>
      <w:r w:rsidR="00FF6353" w:rsidRPr="000A4DAA">
        <w:rPr>
          <w:i/>
          <w:iCs/>
          <w:highlight w:val="cyan"/>
        </w:rPr>
        <w:t xml:space="preserve"> </w:t>
      </w:r>
      <w:proofErr w:type="spellStart"/>
      <w:r w:rsidR="00FF6353" w:rsidRPr="000A4DAA">
        <w:rPr>
          <w:i/>
          <w:iCs/>
          <w:highlight w:val="cyan"/>
        </w:rPr>
        <w:t>maenas</w:t>
      </w:r>
      <w:proofErr w:type="spellEnd"/>
      <w:r w:rsidR="00FF6353" w:rsidRPr="000A4DAA">
        <w:rPr>
          <w:highlight w:val="cyan"/>
        </w:rPr>
        <w:t>)</w:t>
      </w:r>
      <w:r w:rsidR="00FF6353">
        <w:rPr>
          <w:highlight w:val="cyan"/>
        </w:rPr>
        <w:t xml:space="preserve"> either do not have suitable temperatures or do not have enough time</w:t>
      </w:r>
      <w:r w:rsidR="00FF6353" w:rsidRPr="000A4DAA">
        <w:rPr>
          <w:highlight w:val="cyan"/>
        </w:rPr>
        <w:t xml:space="preserve"> </w:t>
      </w:r>
      <w:r w:rsidR="00FF6353">
        <w:t>to complete development</w:t>
      </w:r>
      <w:r w:rsidR="00FF6353" w:rsidRPr="00CA4945">
        <w:t xml:space="preserve">, despite having the capacity to live year-round across moderately large areas of the shelf </w:t>
      </w:r>
      <w:del w:id="188" w:author="Amanda Droghini" w:date="2018-03-22T08:51:00Z">
        <w:r w:rsidR="00AF36F2" w:rsidDel="00FF6353">
          <w:delText xml:space="preserve">For ((many)) organisms, there is a strong link between temperature and time to development: in general, the colder the temperature, the longer it takes for larvae to develop and metamorphose into adults </w:delText>
        </w:r>
      </w:del>
      <w:r w:rsidR="00AF36F2">
        <w:fldChar w:fldCharType="begin" w:fldLock="1"/>
      </w:r>
      <w:r w:rsidR="00E46D10">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"id" : "ITEM-2",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"ITEM-2",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"plainTextFormattedCitation" : "(de Rivera et al. 2007, Westerman et al. 2009)", "previouslyFormattedCitation" : "(de Rivera et al. 2007, Westerman et al. 2009)" }, "properties" : {  }, "schema" : "https://github.com/citation-style-language/schema/raw/master/csl-citation.json" }</w:instrText>
      </w:r>
      <w:r w:rsidR="00AF36F2">
        <w:fldChar w:fldCharType="separate"/>
      </w:r>
      <w:r w:rsidR="00FF6353" w:rsidRPr="00FF6353">
        <w:rPr>
          <w:noProof/>
        </w:rPr>
        <w:t>(de Rivera et al. 2007, Westerman et al. 2009)</w:t>
      </w:r>
      <w:r w:rsidR="00AF36F2">
        <w:fldChar w:fldCharType="end"/>
      </w:r>
      <w:r w:rsidR="00AF36F2">
        <w:t xml:space="preserve"> – can go into detail for </w:t>
      </w:r>
      <w:proofErr w:type="spellStart"/>
      <w:r w:rsidR="00AF36F2">
        <w:t>Carcinus</w:t>
      </w:r>
      <w:proofErr w:type="spellEnd"/>
      <w:r w:rsidR="00AF36F2">
        <w:t xml:space="preserve"> </w:t>
      </w:r>
      <w:proofErr w:type="spellStart"/>
      <w:r w:rsidR="00AF36F2">
        <w:t>maenas</w:t>
      </w:r>
      <w:proofErr w:type="spellEnd"/>
      <w:r w:rsidR="00AF36F2">
        <w:t xml:space="preserve"> –. </w:t>
      </w:r>
      <w:ins w:id="189" w:author="Amanda Droghini" w:date="2018-03-21T22:30:00Z">
        <w:r w:rsidR="004D36DB">
          <w:t xml:space="preserve">Interestingly, the two </w:t>
        </w:r>
      </w:ins>
      <w:r w:rsidR="00FF6353">
        <w:t>NIS</w:t>
      </w:r>
      <w:ins w:id="190" w:author="Amanda Droghini" w:date="2018-03-21T22:30:00Z">
        <w:r w:rsidR="004D36DB">
          <w:t xml:space="preserve"> that are established in the Bering Sea</w:t>
        </w:r>
      </w:ins>
      <w:r w:rsidR="00FF6353">
        <w:t xml:space="preserve"> (</w:t>
      </w:r>
      <w:proofErr w:type="spellStart"/>
      <w:r w:rsidR="00FF6353">
        <w:rPr>
          <w:i/>
        </w:rPr>
        <w:t>Caprella</w:t>
      </w:r>
      <w:proofErr w:type="spellEnd"/>
      <w:r w:rsidR="00FF6353">
        <w:rPr>
          <w:i/>
        </w:rPr>
        <w:t xml:space="preserve"> </w:t>
      </w:r>
      <w:proofErr w:type="spellStart"/>
      <w:r w:rsidR="00FF6353">
        <w:rPr>
          <w:i/>
        </w:rPr>
        <w:t>mutica</w:t>
      </w:r>
      <w:proofErr w:type="spellEnd"/>
      <w:r w:rsidR="00FF6353">
        <w:rPr>
          <w:i/>
        </w:rPr>
        <w:t xml:space="preserve"> </w:t>
      </w:r>
      <w:r w:rsidR="00FF6353">
        <w:t xml:space="preserve">and </w:t>
      </w:r>
      <w:r w:rsidR="00FF6353">
        <w:rPr>
          <w:i/>
        </w:rPr>
        <w:t xml:space="preserve">Mya </w:t>
      </w:r>
      <w:proofErr w:type="spellStart"/>
      <w:r w:rsidR="00FF6353">
        <w:rPr>
          <w:i/>
        </w:rPr>
        <w:t>arenaria</w:t>
      </w:r>
      <w:proofErr w:type="spellEnd"/>
      <w:r w:rsidR="00FF6353">
        <w:t>)</w:t>
      </w:r>
      <w:r w:rsidR="00FF6353">
        <w:rPr>
          <w:i/>
        </w:rPr>
        <w:t xml:space="preserve"> </w:t>
      </w:r>
      <w:ins w:id="191" w:author="Amanda Droghini" w:date="2018-03-21T22:30:00Z">
        <w:r w:rsidR="004D36DB">
          <w:t xml:space="preserve">were the two outliers in our </w:t>
        </w:r>
      </w:ins>
      <w:r w:rsidR="00FF6353">
        <w:t>dataset</w:t>
      </w:r>
      <w:ins w:id="192" w:author="Amanda Droghini" w:date="2018-03-21T22:30:00Z">
        <w:r w:rsidR="004D36DB">
          <w:t xml:space="preserve"> that had nearly year-round reproductive habitat as well (between 49 and 52 consecutive weeks of suitable repro habitats). </w:t>
        </w:r>
      </w:ins>
    </w:p>
    <w:p w14:paraId="5DC44D98" w14:textId="251479F2" w:rsidR="004D36DB" w:rsidRDefault="004D36DB" w:rsidP="00114E82">
      <w:pPr>
        <w:spacing w:line="360" w:lineRule="auto"/>
        <w:contextualSpacing/>
      </w:pPr>
    </w:p>
    <w:p w14:paraId="421CE852" w14:textId="6A5A75F9" w:rsidR="00072121" w:rsidRPr="00114E82" w:rsidRDefault="00072121" w:rsidP="00072121">
      <w:pPr>
        <w:spacing w:line="360" w:lineRule="auto"/>
        <w:contextualSpacing/>
      </w:pPr>
      <w:commentRangeStart w:id="193"/>
      <w:r>
        <w:t xml:space="preserve">Given the resolution of the climate models </w:t>
      </w:r>
      <w:commentRangeEnd w:id="193"/>
      <w:r w:rsidR="00186DB4">
        <w:rPr>
          <w:rStyle w:val="CommentReference"/>
          <w:rFonts w:ascii="Arial" w:eastAsia="Arial" w:hAnsi="Arial" w:cs="Arial"/>
          <w:color w:val="000000"/>
          <w:lang w:val="en-US" w:eastAsia="en-US"/>
        </w:rPr>
        <w:commentReference w:id="193"/>
      </w:r>
      <w:r>
        <w:t xml:space="preserve">we used, our habitat models may underestimate summer water temperatures near the coastlines and in </w:t>
      </w:r>
      <w:ins w:id="194" w:author="Amanda Droghini" w:date="2018-03-21T22:29:00Z">
        <w:r>
          <w:t xml:space="preserve">shallow waters </w:t>
        </w:r>
      </w:ins>
      <w:r>
        <w:t>&lt; 10 m deep</w:t>
      </w:r>
      <w:ins w:id="195" w:author="Amanda Droghini" w:date="2018-03-21T22:29:00Z">
        <w:r>
          <w:t>.</w:t>
        </w:r>
      </w:ins>
      <w:del w:id="196" w:author="Amanda Droghini" w:date="2018-03-21T22:29:00Z">
        <w:r w:rsidDel="004D36DB">
          <w:delText>), and models do not reach the shoreline, often falling several kilometers short.</w:delText>
        </w:r>
      </w:del>
      <w:r>
        <w:t xml:space="preserve"> 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t>
      </w:r>
      <w:bookmarkStart w:id="197" w:name="_GoBack"/>
      <w:bookmarkEnd w:id="197"/>
      <w:r>
        <w:t xml:space="preserve">wim, </w:t>
      </w:r>
      <w:proofErr w:type="spellStart"/>
      <w:r>
        <w:t>Nushagak</w:t>
      </w:r>
      <w:proofErr w:type="spellEnd"/>
      <w:r>
        <w:t xml:space="preserve">..). These rivers not only contribute to freshening the Bering Sea, but also increase near-shore water temperatures by several degrees in the summer. Measurements from finer scale models have recorded temperatures as high as </w:t>
      </w:r>
      <w:commentRangeStart w:id="198"/>
      <w:r>
        <w:t xml:space="preserve">19°C </w:t>
      </w:r>
      <w:commentRangeEnd w:id="198"/>
      <w:r>
        <w:rPr>
          <w:rStyle w:val="CommentReference"/>
          <w:rFonts w:ascii="Arial" w:eastAsia="Arial" w:hAnsi="Arial" w:cs="Arial"/>
          <w:color w:val="000000"/>
          <w:lang w:val="en-US" w:eastAsia="en-US"/>
        </w:rPr>
        <w:commentReference w:id="198"/>
      </w:r>
      <w:r>
        <w:t>near the Yukon River. Local dynamics such as freshwater runoff influences salinity and temperature and is likely to affect species’ distribution and persistence</w:t>
      </w:r>
      <w:commentRangeStart w:id="199"/>
      <w:r>
        <w:t xml:space="preserve">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"Wolf E.", "non-dropping-particle" : "", "parse-names" : false, "suffix" : "" } ], "container-title" : "Marine Ecology Progress Series", "id" : "ITEM-2", "issue" : "1878", "issued" : { "date-parts" : [ [ "2008"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fldChar w:fldCharType="separate"/>
      </w:r>
      <w:r w:rsidRPr="007C7CAD">
        <w:rPr>
          <w:noProof/>
        </w:rPr>
        <w:t>(Fetzer and Arntz 2008, Miller 2016)</w:t>
      </w:r>
      <w:r>
        <w:fldChar w:fldCharType="end"/>
      </w:r>
      <w:commentRangeEnd w:id="199"/>
      <w:r>
        <w:rPr>
          <w:rStyle w:val="CommentReference"/>
          <w:rFonts w:ascii="Arial" w:eastAsia="Arial" w:hAnsi="Arial" w:cs="Arial"/>
          <w:color w:val="000000"/>
          <w:lang w:val="en-US" w:eastAsia="en-US"/>
        </w:rPr>
        <w:commentReference w:id="199"/>
      </w:r>
      <w:r>
        <w:t xml:space="preserve">. However… results for year-round survival still supported … </w:t>
      </w:r>
    </w:p>
    <w:p w14:paraId="1D96ED5E" w14:textId="77777777" w:rsidR="00072121" w:rsidRDefault="00072121" w:rsidP="00114E82">
      <w:pPr>
        <w:spacing w:line="360" w:lineRule="auto"/>
        <w:contextualSpacing/>
        <w:rPr>
          <w:ins w:id="200" w:author="Amanda Droghini" w:date="2018-03-21T22:30:00Z"/>
        </w:rPr>
      </w:pPr>
    </w:p>
    <w:p w14:paraId="0FD70C81" w14:textId="77777777" w:rsidR="00072121" w:rsidRDefault="00786E0A" w:rsidP="00072121">
      <w:pPr>
        <w:spacing w:line="360" w:lineRule="auto"/>
        <w:contextualSpacing/>
        <w:rPr>
          <w:ins w:id="201" w:author="Amanda Droghini" w:date="2018-03-21T22:30:00Z"/>
        </w:rPr>
      </w:pPr>
      <w:r>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fldChar w:fldCharType="separate"/>
      </w:r>
      <w:r w:rsidRPr="00F24EA9">
        <w:rPr>
          <w:noProof/>
        </w:rPr>
        <w:t>(Miller 2016)</w:t>
      </w:r>
      <w:r>
        <w:fldChar w:fldCharType="end"/>
      </w:r>
      <w:r>
        <w:t xml:space="preserve">. </w:t>
      </w:r>
      <w:r w:rsidRPr="00FE07CC">
        <w:t>Nevertheless, there</w:t>
      </w:r>
      <w:r>
        <w:t xml:space="preserve"> is a lack of knowledge on the physiological thresholds of most marine organisms. </w:t>
      </w:r>
      <w:del w:id="202" w:author="Amanda Droghini" w:date="2018-03-08T07:50:00Z">
        <w:r w:rsidDel="00B31FD6">
          <w:delText xml:space="preserve">Most studies are concerned with testing upper limits, or test lower limits that are well above the temperatures experienced in Arctic or sub-Arctic regions. </w:delText>
        </w:r>
      </w:del>
      <w:r>
        <w:t xml:space="preserve">Even within a taxa, different populations can exhibit different tolerances, or exhibit impressive phenotypic plasticity </w:t>
      </w:r>
      <w:r>
        <w:fldChar w:fldCharType="begin" w:fldLock="1"/>
      </w:r>
      <w:r>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fldChar w:fldCharType="separate"/>
      </w:r>
      <w:r w:rsidRPr="00E10DB0">
        <w:rPr>
          <w:noProof/>
        </w:rPr>
        <w:t>(Sorte et al. 2011, Huang et al. 2017)</w:t>
      </w:r>
      <w:r>
        <w:fldChar w:fldCharType="end"/>
      </w:r>
      <w:r>
        <w:t xml:space="preserve">. </w:t>
      </w:r>
      <w:del w:id="203" w:author="Amanda Droghini" w:date="2018-03-21T22:26:00Z">
        <w:r w:rsidDel="00E32670">
          <w:delText>The limitations of considering only one or a few variables (e.g. temperature, salinity) in isolation have been discussed elsewhere; beyond the need to consider additional factors such as availability of food resources and substrate, t</w:delText>
        </w:r>
      </w:del>
      <w:ins w:id="204" w:author="Amanda Droghini" w:date="2018-03-21T22:26:00Z">
        <w:r>
          <w:t>T</w:t>
        </w:r>
      </w:ins>
      <w:r>
        <w:t xml:space="preserve">here is also the potential for interactions </w:t>
      </w:r>
      <w:ins w:id="205" w:author="Amanda Droghini" w:date="2018-03-21T22:26:00Z">
        <w:r>
          <w:t xml:space="preserve">with other variables which we did not consider (e.g. wind for intertidal organisms), </w:t>
        </w:r>
      </w:ins>
      <w:r>
        <w:t xml:space="preserve">and for non-linear responses, both of which may be especially important at the tail-end of species’ thermal response curves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fldChar w:fldCharType="separate"/>
      </w:r>
      <w:r w:rsidRPr="008F7758">
        <w:rPr>
          <w:noProof/>
        </w:rPr>
        <w:t>(Monaco and Helmuth 2011, Sorte 2014, Miller 2016)</w:t>
      </w:r>
      <w:r>
        <w:fldChar w:fldCharType="end"/>
      </w:r>
      <w:r>
        <w:t>.</w:t>
      </w:r>
      <w:r w:rsidR="00072121">
        <w:t xml:space="preserve"> more research is needed to determine development rates of NIS under different temperature conditions,  c</w:t>
      </w:r>
      <w:ins w:id="206" w:author="Amanda Droghini" w:date="2018-03-21T22:30:00Z">
        <w:r w:rsidR="00072121">
          <w:t xml:space="preserve">onsider the potential for asexual reproduction, </w:t>
        </w:r>
      </w:ins>
      <w:r w:rsidR="00072121">
        <w:t>and examine the various facets of reproduction, as fertilization, brooding, and development stages may all require different temperature thresholds, and such information is unavailable for most NIS.</w:t>
      </w:r>
    </w:p>
    <w:p w14:paraId="5D124F80" w14:textId="2AF8AA71" w:rsidR="00B34C45" w:rsidRPr="00670AC1" w:rsidRDefault="00786E0A" w:rsidP="00670AC1">
      <w:pPr>
        <w:spacing w:line="360" w:lineRule="auto"/>
        <w:contextualSpacing/>
        <w:rPr>
          <w:color w:val="FF0000"/>
        </w:rPr>
      </w:pPr>
      <w:del w:id="207" w:author="Amanda Droghini" w:date="2018-03-21T22:27:00Z">
        <w:r w:rsidDel="00E32670">
          <w:delText xml:space="preserve"> </w:delText>
        </w:r>
      </w:del>
      <w:del w:id="208" w:author="Amanda Droghini" w:date="2018-03-21T22:26:00Z">
        <w:r w:rsidDel="00E32670">
          <w:delText xml:space="preserve"> </w:delText>
        </w:r>
        <w:r w:rsidDel="00E32670">
          <w:rPr>
            <w:color w:val="FF0000"/>
          </w:rPr>
          <w:delText>We also recognize that sea temperatures do not tell us about the organism’s body temperature (the true limiting factor), which can also be affected by a multitude of environmental factors e.g. wind (Monaco and Helmuth 201</w:delText>
        </w:r>
      </w:del>
    </w:p>
    <w:p w14:paraId="70EC1A31" w14:textId="2318B2CA" w:rsidR="00216F05" w:rsidDel="00114E82" w:rsidRDefault="00FE07CC" w:rsidP="00B31FD6">
      <w:pPr>
        <w:spacing w:line="360" w:lineRule="auto"/>
        <w:contextualSpacing/>
        <w:rPr>
          <w:del w:id="209" w:author="Amanda Droghini" w:date="2018-03-11T10:39:00Z"/>
        </w:rPr>
      </w:pPr>
      <w:del w:id="210"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211"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09C8EF29" w:rsidR="00432C42" w:rsidRDefault="00DA6BD5" w:rsidP="004C0817">
      <w:pPr>
        <w:rPr>
          <w:ins w:id="212" w:author="Amanda Droghini" w:date="2018-03-21T22:32:00Z"/>
        </w:rPr>
      </w:pPr>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w:t>
      </w:r>
      <w:r w:rsidR="00475A9D" w:rsidRPr="00CA4945">
        <w:lastRenderedPageBreak/>
        <w:t xml:space="preserve">patterns </w:t>
      </w:r>
      <w:r w:rsidR="00BD0C30">
        <w:t xml:space="preserve">also </w:t>
      </w:r>
      <w:r w:rsidR="00475A9D" w:rsidRPr="00CA4945">
        <w:t xml:space="preserve">indicate a high degree of connectivity between Dutch Harbor and ports from both the eastern and western Pacific Ocean. </w:t>
      </w:r>
      <w:del w:id="213"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214"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del w:id="215"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del w:id="216" w:author="Amanda Droghini" w:date="2018-03-20T11:59:00Z">
        <w:r w:rsidR="001220E6" w:rsidDel="004C0817">
          <w:delText xml:space="preserve">Moreover, </w:delText>
        </w:r>
        <w:r w:rsidRPr="00CA4945" w:rsidDel="004C0817">
          <w:delText>t</w:delText>
        </w:r>
      </w:del>
      <w:ins w:id="217" w:author="Amanda Droghini" w:date="2018-03-20T11:59:00Z">
        <w:r w:rsidR="004C0817">
          <w:t>T</w:t>
        </w:r>
      </w:ins>
      <w:r w:rsidRPr="00CA4945">
        <w:t xml:space="preserve">he connectivity of Dutch Harbor to other Bering Sea ports, like those of the Pribilof Islands, Bristol Bay, and </w:t>
      </w:r>
      <w:proofErr w:type="spellStart"/>
      <w:r w:rsidRPr="00CA4945">
        <w:t>Akutan</w:t>
      </w:r>
      <w:proofErr w:type="spellEnd"/>
      <w:r w:rsidR="00571CAF">
        <w:t>,</w:t>
      </w:r>
      <w:r w:rsidRPr="00CA4945">
        <w:t xml:space="preserve"> </w:t>
      </w:r>
      <w:commentRangeStart w:id="218"/>
      <w:r w:rsidRPr="00CA4945">
        <w:t xml:space="preserve">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Without a road system to provide access to Alaska’s port communities, vessels of all types form a marine highway system that is traveled by ferries, tugs, barges, and as demonstrated here, fishing vessels.</w:t>
      </w:r>
      <w:commentRangeEnd w:id="218"/>
      <w:r w:rsidR="00432C42">
        <w:rPr>
          <w:rStyle w:val="CommentReference"/>
          <w:rFonts w:ascii="Arial" w:eastAsia="Arial" w:hAnsi="Arial" w:cs="Arial"/>
          <w:color w:val="000000"/>
          <w:lang w:val="en-US" w:eastAsia="en-US"/>
        </w:rPr>
        <w:commentReference w:id="218"/>
      </w:r>
      <w:r w:rsidR="00E25C44" w:rsidRPr="00CA4945">
        <w:t xml:space="preserve"> Many of these vessels are not required to report ballast water activities because of their size or because they remain within State waters</w:t>
      </w:r>
      <w:r w:rsidR="00E25C44" w:rsidRPr="00E961D2">
        <w:rPr>
          <w:highlight w:val="yellow"/>
        </w:rPr>
        <w:t xml:space="preserve">. </w:t>
      </w:r>
      <w:ins w:id="219" w:author="Amanda Droghini" w:date="2018-03-20T11:55:00Z">
        <w:r w:rsidR="00670AC1">
          <w:t xml:space="preserve">We extend work by McGee et al. </w:t>
        </w:r>
        <w:r w:rsidR="00670AC1">
          <w:fldChar w:fldCharType="begin" w:fldLock="1"/>
        </w:r>
        <w:r w:rsidR="00670AC1">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"suppress-author" : 1, "uris" : [ "http://www.mendeley.com/documents/?uuid=f36d2327-c825-4982-a253-bae452a58ac7" ] } ], "mendeley" : { "formattedCitation" : "(2006)", "plainTextFormattedCitation" : "(2006)", "previouslyFormattedCitation" : "(2006)" }, "properties" : {  }, "schema" : "https://github.com/citation-style-language/schema/raw/master/csl-citation.json" }</w:instrText>
        </w:r>
        <w:r w:rsidR="00670AC1">
          <w:fldChar w:fldCharType="separate"/>
        </w:r>
        <w:r w:rsidR="00670AC1" w:rsidRPr="004C0817">
          <w:rPr>
            <w:noProof/>
          </w:rPr>
          <w:t>(2006)</w:t>
        </w:r>
        <w:r w:rsidR="00670AC1">
          <w:fldChar w:fldCharType="end"/>
        </w:r>
        <w:r w:rsidR="00670AC1">
          <w:t xml:space="preserve"> by quantifying the fishing vessel traffic in the region. While these boats do not carry ballast water, they may be important vectors of biofouling. </w:t>
        </w:r>
      </w:ins>
      <w:ins w:id="220" w:author="Amanda Droghini" w:date="2018-03-20T12:00:00Z">
        <w:r w:rsidR="00670AC1">
          <w:t xml:space="preserve">Organisms </w:t>
        </w:r>
      </w:ins>
      <w:ins w:id="221" w:author="Amanda Droghini" w:date="2018-03-20T11:59:00Z">
        <w:r w:rsidR="00670AC1">
          <w:t>such as barnacles</w:t>
        </w:r>
      </w:ins>
      <w:ins w:id="222" w:author="Amanda Droghini" w:date="2018-03-20T12:00:00Z">
        <w:r w:rsidR="00670AC1">
          <w:t>, copepods, and algae can be transported via fouling</w:t>
        </w:r>
      </w:ins>
      <w:ins w:id="223" w:author="Amanda Droghini" w:date="2018-03-20T12:01:00Z">
        <w:r w:rsidR="00670AC1">
          <w:t xml:space="preserve">; while much attention has been placed on ballast water, a study in the Canadian Arctic found a greater abundance and richness of hull </w:t>
        </w:r>
      </w:ins>
      <w:proofErr w:type="spellStart"/>
      <w:ins w:id="224" w:author="Amanda Droghini" w:date="2018-03-20T12:02:00Z">
        <w:r w:rsidR="00670AC1">
          <w:t>foulers</w:t>
        </w:r>
      </w:ins>
      <w:proofErr w:type="spellEnd"/>
      <w:ins w:id="225" w:author="Amanda Droghini" w:date="2018-03-20T12:01:00Z">
        <w:r w:rsidR="00670AC1">
          <w:t xml:space="preserve"> compared to ballast water</w:t>
        </w:r>
      </w:ins>
      <w:ins w:id="226" w:author="Amanda Droghini" w:date="2018-03-20T12:02:00Z">
        <w:r w:rsidR="00670AC1">
          <w:t xml:space="preserve"> organisms, suggesting that biofouling may be </w:t>
        </w:r>
      </w:ins>
      <w:ins w:id="227" w:author="Amanda Droghini" w:date="2018-03-20T12:03:00Z">
        <w:r w:rsidR="00670AC1">
          <w:t xml:space="preserve">a greater contributor to </w:t>
        </w:r>
      </w:ins>
      <w:ins w:id="228" w:author="Amanda Droghini" w:date="2018-03-20T12:04:00Z">
        <w:r w:rsidR="00670AC1">
          <w:t xml:space="preserve">introductions than ballast water </w:t>
        </w:r>
        <w:r w:rsidR="00670AC1">
          <w:fldChar w:fldCharType="begin" w:fldLock="1"/>
        </w:r>
      </w:ins>
      <w:r w:rsidR="00670AC1">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670AC1">
        <w:fldChar w:fldCharType="separate"/>
      </w:r>
      <w:r w:rsidR="00670AC1" w:rsidRPr="008A7393">
        <w:rPr>
          <w:noProof/>
        </w:rPr>
        <w:t>(Chan et al. 2015)</w:t>
      </w:r>
      <w:ins w:id="229" w:author="Amanda Droghini" w:date="2018-03-20T12:04:00Z">
        <w:r w:rsidR="00670AC1">
          <w:fldChar w:fldCharType="end"/>
        </w:r>
        <w:r w:rsidR="00670AC1">
          <w:t>.</w:t>
        </w:r>
      </w:ins>
      <w:ins w:id="230" w:author="Amanda Droghini" w:date="2018-03-20T11:59:00Z">
        <w:r w:rsidR="00670AC1">
          <w:t xml:space="preserve"> </w:t>
        </w:r>
      </w:ins>
      <w:r w:rsidR="00670AC1">
        <w:t>F</w:t>
      </w:r>
      <w:r w:rsidR="00E25C44" w:rsidRPr="00CA4945">
        <w:t>uture analyses of vessel traffic in the context of invasive species transport may benefit from analysis of Automatic Identification System (AIS) data, which are available for a greater portion of vessels traveling through Alaskan waters.</w:t>
      </w:r>
    </w:p>
    <w:p w14:paraId="23313EB2" w14:textId="77777777" w:rsidR="004D36DB" w:rsidRDefault="004D36DB" w:rsidP="004C0817"/>
    <w:p w14:paraId="66AE7335" w14:textId="7D81F45F" w:rsidR="00EF5CA5" w:rsidRPr="00432C42" w:rsidRDefault="00EF5CA5" w:rsidP="00432C42">
      <w:pPr>
        <w:rPr>
          <w:ins w:id="231" w:author="Amanda Droghini" w:date="2018-03-12T08:06:00Z"/>
        </w:rPr>
      </w:pPr>
      <w:r>
        <w:t>W</w:t>
      </w:r>
      <w:r w:rsidR="00DD53F4" w:rsidRPr="00EF5CA5">
        <w:t>e assume</w:t>
      </w:r>
      <w:r w:rsidR="00DA3713" w:rsidRPr="00EF5CA5">
        <w:t>d</w:t>
      </w:r>
      <w:r w:rsidR="00DD53F4" w:rsidRPr="00EF5CA5">
        <w:t xml:space="preserve"> that high-traffic ports are more susceptible to receiving non-native species than low-traffic ports</w:t>
      </w:r>
      <w:r w:rsidR="00DA3713" w:rsidRPr="00EF5CA5">
        <w:t xml:space="preserve">, and that shipping traffic and ballast water discharge are adequate proxies of propagule pressure. </w:t>
      </w:r>
      <w:r w:rsidR="006A7E99" w:rsidRPr="00EF5CA5">
        <w:rPr>
          <w:highlight w:val="yellow"/>
        </w:rPr>
        <w:t xml:space="preserve">previous studies indicate that shipping traffic is correlated to non-native species richness </w:t>
      </w:r>
      <w:commentRangeStart w:id="232"/>
      <w:r w:rsidR="006A7E99" w:rsidRPr="00EF5CA5">
        <w:rPr>
          <w:highlight w:val="yellow"/>
        </w:rPr>
        <w:t xml:space="preserve">(e.g. Lord et al. 2015; </w:t>
      </w:r>
      <w:proofErr w:type="spellStart"/>
      <w:r w:rsidR="006A7E99" w:rsidRPr="00EF5CA5">
        <w:rPr>
          <w:highlight w:val="yellow"/>
        </w:rPr>
        <w:t>Lacoursière-Roussel</w:t>
      </w:r>
      <w:proofErr w:type="spellEnd"/>
      <w:r w:rsidR="006A7E99" w:rsidRPr="00EF5CA5">
        <w:rPr>
          <w:highlight w:val="yellow"/>
        </w:rPr>
        <w:t xml:space="preserve"> et al. 2016)</w:t>
      </w:r>
      <w:commentRangeEnd w:id="232"/>
      <w:r w:rsidR="006A7E99" w:rsidRPr="00EF5CA5">
        <w:rPr>
          <w:rStyle w:val="CommentReference"/>
          <w:b/>
          <w:highlight w:val="yellow"/>
        </w:rPr>
        <w:commentReference w:id="232"/>
      </w:r>
      <w:r w:rsidR="006A7E99" w:rsidRPr="00EF5CA5">
        <w:rPr>
          <w:highlight w:val="yellow"/>
        </w:rPr>
        <w:t xml:space="preserve">, and ballast water </w:t>
      </w:r>
      <w:r w:rsidR="006A7E99" w:rsidRPr="00EF5CA5">
        <w:rPr>
          <w:highlight w:val="yellow"/>
        </w:rPr>
        <w:lastRenderedPageBreak/>
        <w:t>discharge volume has been shown to be ?? (see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physiological condition, </w:t>
      </w:r>
      <w:r w:rsidR="00733F1B" w:rsidRPr="00EF5CA5">
        <w:t xml:space="preserve">the voyage duration, and 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ins w:id="233" w:author="Amanda Droghini" w:date="2018-03-20T11:27:00Z">
        <w:r w:rsidR="0058344F">
          <w:t xml:space="preserve">Propagule pressure and conditions encountered during the voyage may play a greater </w:t>
        </w:r>
      </w:ins>
      <w:ins w:id="234" w:author="Amanda Droghini" w:date="2018-03-20T11:28:00Z">
        <w:r w:rsidR="0058344F">
          <w:t xml:space="preserve">role than conditions encountered </w:t>
        </w:r>
      </w:ins>
      <w:ins w:id="235" w:author="Amanda Droghini" w:date="2018-03-20T11:29:00Z">
        <w:r w:rsidR="0058344F">
          <w:t xml:space="preserve">upon arrival. Historically low propagule pressure (pre-1970) </w:t>
        </w:r>
      </w:ins>
      <w:r w:rsidR="007909FD">
        <w:t xml:space="preserve">is </w:t>
      </w:r>
      <w:ins w:id="236" w:author="Amanda Droghini" w:date="2018-03-20T11:29:00Z">
        <w:r w:rsidR="0058344F">
          <w:t>potentially a large explanation for lack of invasions in coastal Alaska</w:t>
        </w:r>
      </w:ins>
      <w:r w:rsidR="007909FD">
        <w:t xml:space="preserve">, and may be a more important component of invasion risk than environmental conditions at recipient ports </w:t>
      </w:r>
      <w:ins w:id="237" w:author="Amanda Droghini" w:date="2018-03-20T11:31:00Z">
        <w:r w:rsidR="0058344F">
          <w:t xml:space="preserve"> </w:t>
        </w:r>
      </w:ins>
      <w:ins w:id="238" w:author="Amanda Droghini" w:date="2018-03-20T11:29:00Z">
        <w:r w:rsidR="0058344F">
          <w:fldChar w:fldCharType="begin" w:fldLock="1"/>
        </w:r>
      </w:ins>
      <w:r w:rsidR="0058344F">
        <w:instrText>ADDIN CSL_CITATION { "citationItems" : [ { "id" : "ITEM-1", "itemData" : { "DOI" : "10.1146/annurev.ecolsys.31.1.481", "ISSN" : "0066-4162",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"dropping-particle" : "", "family" : "Wonham", "given" : "Marjorie J", "non-dropping-particle" : "", "parse-names" : false, "suffix" : "" }, { "dropping-particle" : "", "family" : "Hines", "given" : "Anson H", "non-dropping-particle" : "", "parse-names" : false, "suffix" : "" } ], "container-title" : "Annual Review of Ecology and Systematics", "id" : "ITEM-1", "issue" : "1", "issued" : { "date-parts" : [ [ "2000", "11" ] ] }, "page" : "481-531", "title" : "Invasion of coastal marine communities in North America: apparent patterns, processes, and biases", "type" : "article-journal", "volume" : "31" }, "uris" : [ "http://www.mendeley.com/documents/?uuid=f7d54fc2-39fb-42c0-82c1-5a956e030d04" ] } ], "mendeley" : { "formattedCitation" : "(Ruiz et al. 2000)", "plainTextFormattedCitation" : "(Ruiz et al. 2000)", "previouslyFormattedCitation" : "(Ruiz et al. 2000)" }, "properties" : {  }, "schema" : "https://github.com/citation-style-language/schema/raw/master/csl-citation.json" }</w:instrText>
      </w:r>
      <w:ins w:id="239" w:author="Amanda Droghini" w:date="2018-03-20T11:29:00Z">
        <w:r w:rsidR="0058344F">
          <w:fldChar w:fldCharType="separate"/>
        </w:r>
      </w:ins>
      <w:r w:rsidR="0058344F" w:rsidRPr="0058344F">
        <w:rPr>
          <w:noProof/>
        </w:rPr>
        <w:t>(Ruiz et al. 2000)</w:t>
      </w:r>
      <w:ins w:id="240" w:author="Amanda Droghini" w:date="2018-03-20T11:29:00Z">
        <w:r w:rsidR="0058344F">
          <w:fldChar w:fldCharType="end"/>
        </w:r>
      </w:ins>
      <w:ins w:id="241" w:author="Amanda Droghini" w:date="2018-03-20T11:31:00Z">
        <w:r w:rsidR="0058344F">
          <w:t xml:space="preserve">. </w:t>
        </w:r>
      </w:ins>
      <w:r w:rsidR="007909FD">
        <w:t>Conditions encountered during the voyage may also play a role. S</w:t>
      </w:r>
      <w:ins w:id="242" w:author="Amanda Droghini" w:date="2018-03-20T11:31:00Z">
        <w:r w:rsidR="0058344F">
          <w:t xml:space="preserve">tudies from the Canadian Arctic </w:t>
        </w:r>
      </w:ins>
      <w:r w:rsidR="007909FD">
        <w:t>suggest</w:t>
      </w:r>
      <w:ins w:id="243" w:author="Amanda Droghini" w:date="2018-03-20T11:31:00Z">
        <w:r w:rsidR="0058344F">
          <w:t xml:space="preserve"> that b</w:t>
        </w:r>
      </w:ins>
      <w:r w:rsidR="00DA3713" w:rsidRPr="00EF5CA5">
        <w:t xml:space="preserve">oth planktonic and fouling organisms have low survivorship </w:t>
      </w:r>
      <w:r w:rsidR="007909FD">
        <w:t xml:space="preserve">during the transport stage </w:t>
      </w:r>
      <w:r w:rsidR="007909FD">
        <w:fldChar w:fldCharType="begin" w:fldLock="1"/>
      </w:r>
      <w:r w:rsidR="007909FD">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2014, 2016)", "plainTextFormattedCitation" : "(Chan et al. 2014, 2016)", "previouslyFormattedCitation" : "(Chan et al. 2014, 2016)" }, "properties" : {  }, "schema" : "https://github.com/citation-style-language/schema/raw/master/csl-citation.json" }</w:instrText>
      </w:r>
      <w:r w:rsidR="007909FD">
        <w:fldChar w:fldCharType="separate"/>
      </w:r>
      <w:r w:rsidR="007909FD" w:rsidRPr="007909FD">
        <w:rPr>
          <w:noProof/>
        </w:rPr>
        <w:t>(Chan et al. 2014, 2016)</w:t>
      </w:r>
      <w:r w:rsidR="007909FD">
        <w:fldChar w:fldCharType="end"/>
      </w:r>
      <w:r w:rsidR="007909FD">
        <w:t>.</w:t>
      </w:r>
      <w:ins w:id="244" w:author="Amanda Droghini" w:date="2018-03-20T11:32:00Z">
        <w:r w:rsidR="0058344F">
          <w:t xml:space="preserve"> Chan et al. </w:t>
        </w:r>
      </w:ins>
      <w:ins w:id="245" w:author="Amanda Droghini" w:date="2018-03-20T11:34:00Z">
        <w:r w:rsidR="0058344F">
          <w:fldChar w:fldCharType="begin" w:fldLock="1"/>
        </w:r>
      </w:ins>
      <w:r w:rsidR="0058344F">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"suppress-author" : 1, "uris" : [ "http://www.mendeley.com/documents/?uuid=fe2a8f1b-97a6-44b3-bd25-7009cac205e9" ] } ], "mendeley" : { "formattedCitation" : "(2014)", "plainTextFormattedCitation" : "(2014)", "previouslyFormattedCitation" : "(2014)" }, "properties" : {  }, "schema" : "https://github.com/citation-style-language/schema/raw/master/csl-citation.json" }</w:instrText>
      </w:r>
      <w:r w:rsidR="0058344F">
        <w:fldChar w:fldCharType="separate"/>
      </w:r>
      <w:r w:rsidR="0058344F" w:rsidRPr="0058344F">
        <w:rPr>
          <w:noProof/>
        </w:rPr>
        <w:t>(2014)</w:t>
      </w:r>
      <w:ins w:id="246" w:author="Amanda Droghini" w:date="2018-03-20T11:34:00Z">
        <w:r w:rsidR="0058344F">
          <w:fldChar w:fldCharType="end"/>
        </w:r>
        <w:r w:rsidR="0058344F">
          <w:t xml:space="preserve"> found that ballast water age</w:t>
        </w:r>
      </w:ins>
      <w:ins w:id="247" w:author="Amanda Droghini" w:date="2018-03-20T11:35:00Z">
        <w:r w:rsidR="0058344F">
          <w:t xml:space="preserve"> (related to the length of the voyage) was a more important predictor of survivorship than water temperature, and suggested that voyages longer than 15 days may significantly reduce survival probability.</w:t>
        </w:r>
      </w:ins>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248" w:author="Amanda Droghini" w:date="2018-03-12T08:06:00Z">
        <w:r w:rsidRPr="00EF5CA5">
          <w:t xml:space="preserve"> </w:t>
        </w:r>
      </w:ins>
    </w:p>
    <w:p w14:paraId="36347131" w14:textId="27B8A295" w:rsidR="00475A9D" w:rsidRPr="00EF5CA5" w:rsidDel="00EF5CA5" w:rsidRDefault="00B31FD6" w:rsidP="00B31FD6">
      <w:pPr>
        <w:pStyle w:val="Heading2"/>
        <w:rPr>
          <w:del w:id="249" w:author="Amanda Droghini" w:date="2018-03-12T08:06:00Z"/>
        </w:rPr>
      </w:pPr>
      <w:r>
        <w:t>Effects of climate change on invasion risk</w:t>
      </w:r>
      <w:del w:id="250"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28BBB441" w:rsidR="002E3D84" w:rsidRDefault="00EF5CA5" w:rsidP="00EF5CA5">
      <w:pPr>
        <w:spacing w:before="200" w:line="360" w:lineRule="auto"/>
        <w:contextualSpacing/>
      </w:pPr>
      <w:r>
        <w:t xml:space="preserve">The Bering Sea is experiencing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are projected 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expansion in</w:t>
      </w:r>
      <w:r w:rsidR="00B31FD6">
        <w:t xml:space="preserve"> suitable habitat </w:t>
      </w:r>
      <w:r w:rsidR="00B31FD6" w:rsidRPr="00EF5CA5">
        <w:rPr>
          <w:highlight w:val="yellow"/>
        </w:rPr>
        <w:t>(Fig. XX)</w:t>
      </w:r>
      <w:r>
        <w:t xml:space="preserve"> that would largely favour non-native taxa that already have the capacity to survive in the southern Bering Sea</w:t>
      </w:r>
      <w:r w:rsidR="00B31FD6">
        <w:t xml:space="preserve"> </w:t>
      </w:r>
      <w:r w:rsidRPr="00EF5CA5">
        <w:rPr>
          <w:highlight w:val="yellow"/>
        </w:rPr>
        <w:t>(Table XX)</w:t>
      </w:r>
      <w:r w:rsidR="002E3D84">
        <w:t xml:space="preserve">. </w:t>
      </w:r>
      <w:r w:rsidR="00A44B6F">
        <w:t xml:space="preserve">Taxa that </w:t>
      </w:r>
      <w:r w:rsidR="00A44B6F">
        <w:lastRenderedPageBreak/>
        <w:t xml:space="preserve">do not currently have suitable year-round habitat are not projected to be able to survive, </w:t>
      </w:r>
      <w:r w:rsidR="00A44B6F" w:rsidRPr="00CA4945">
        <w:t>even under projected mid-century conditions (2030-2039)</w:t>
      </w:r>
      <w:r w:rsidR="00A44B6F">
        <w:t xml:space="preserve">. </w:t>
      </w:r>
      <w:r w:rsidR="00A96D50" w:rsidRPr="00A96D50">
        <w:rPr>
          <w:highlight w:val="yellow"/>
        </w:rPr>
        <w:t>Contextualize degree change in temp. with % change in suitable habitat.</w:t>
      </w:r>
      <w:r w:rsidR="00A96D50">
        <w:t xml:space="preserve"> </w:t>
      </w:r>
      <w:r w:rsidR="00B31FD6">
        <w:t xml:space="preserve">Northward range shifts in the Pacific Arctic have already been documented for native fish, zooplankton, and 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(e.g. Grebmeier et al. 2006b, Matsuno et al. 2011, Stabeno et al. 2012, Kotwicki and Lauth 2013)</w:t>
      </w:r>
      <w:r w:rsidR="00B31FD6">
        <w:fldChar w:fldCharType="end"/>
      </w:r>
      <w:r w:rsidR="00A44B6F">
        <w:t>, and the few studies modeling Arctic invasions have also documented a poleward expansion of suitable habitat in the future (</w:t>
      </w:r>
      <w:proofErr w:type="spellStart"/>
      <w:r w:rsidR="00A44B6F">
        <w:t>Goldsmit</w:t>
      </w:r>
      <w:proofErr w:type="spellEnd"/>
      <w:r w:rsidR="00A44B6F">
        <w:t>, Ware)</w:t>
      </w:r>
      <w:r w:rsidR="00B31FD6">
        <w:t xml:space="preserve">. </w:t>
      </w:r>
      <w:commentRangeStart w:id="251"/>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w:t>
      </w:r>
      <w:proofErr w:type="spellStart"/>
      <w:r w:rsidR="00B31FD6" w:rsidRPr="00C93C6C">
        <w:rPr>
          <w:highlight w:val="yellow"/>
        </w:rPr>
        <w:t>Crepidula</w:t>
      </w:r>
      <w:proofErr w:type="spellEnd"/>
      <w:r w:rsidR="00B31FD6" w:rsidRPr="00C93C6C">
        <w:rPr>
          <w:highlight w:val="yellow"/>
        </w:rPr>
        <w:t xml:space="preserve"> </w:t>
      </w:r>
      <w:proofErr w:type="spellStart"/>
      <w:r w:rsidR="00B31FD6" w:rsidRPr="00C93C6C">
        <w:rPr>
          <w:highlight w:val="yellow"/>
        </w:rPr>
        <w:t>fornicata</w:t>
      </w:r>
      <w:commentRangeEnd w:id="251"/>
      <w:proofErr w:type="spellEnd"/>
      <w:r w:rsidR="00B31FD6">
        <w:rPr>
          <w:rStyle w:val="CommentReference"/>
        </w:rPr>
        <w:commentReference w:id="251"/>
      </w:r>
      <w:r w:rsidR="00B31FD6">
        <w:t xml:space="preserve"> </w:t>
      </w:r>
    </w:p>
    <w:p w14:paraId="39BDA107" w14:textId="7834E117" w:rsidR="005D39C3" w:rsidRDefault="002674FC" w:rsidP="00EF5CA5">
      <w:pPr>
        <w:spacing w:before="200" w:line="360" w:lineRule="auto"/>
        <w:contextualSpacing/>
      </w:pPr>
      <w:r w:rsidRPr="002F13A8">
        <w:rPr>
          <w:highlight w:val="yellow"/>
        </w:rPr>
        <w:t xml:space="preserve">Several studies have suggested that non-native species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systems, </w:t>
      </w:r>
      <w:r w:rsidRPr="00C72753">
        <w:rPr>
          <w:highlight w:val="yellow"/>
        </w:rPr>
        <w:t xml:space="preserve">warming ocean temperatures affect the </w:t>
      </w:r>
      <w:r>
        <w:rPr>
          <w:highlight w:val="yellow"/>
        </w:rPr>
        <w:t>survival (</w:t>
      </w:r>
      <w:proofErr w:type="spellStart"/>
      <w:r>
        <w:rPr>
          <w:highlight w:val="yellow"/>
        </w:rPr>
        <w:t>Groner</w:t>
      </w:r>
      <w:proofErr w:type="spellEnd"/>
      <w:r>
        <w:rPr>
          <w:highlight w:val="yellow"/>
        </w:rPr>
        <w:t xml:space="preserve">?), </w:t>
      </w:r>
      <w:r w:rsidRPr="00C72753">
        <w:rPr>
          <w:highlight w:val="yellow"/>
        </w:rPr>
        <w:t xml:space="preserve">growth rates, reproductive output, and phenology of non-native taxa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(Stachowicz et al. 2002, Saunders and Metaxas 2007, Valdizan et al. 2011, Lord 2017)</w:t>
      </w:r>
      <w:r w:rsidRPr="00C72753">
        <w:rPr>
          <w:highlight w:val="yellow"/>
        </w:rPr>
        <w:fldChar w:fldCharType="end"/>
      </w:r>
      <w:r w:rsidRPr="00C72753">
        <w:rPr>
          <w:highlight w:val="yellow"/>
        </w:rPr>
        <w:t>.</w:t>
      </w:r>
      <w:r w:rsidR="005D39C3">
        <w:t xml:space="preserve"> </w:t>
      </w:r>
      <w:ins w:id="252" w:author="Amanda Droghini" w:date="2018-03-03T19:08:00Z">
        <w:r w:rsidR="005D39C3">
          <w:t xml:space="preserve">((future climate change)) </w:t>
        </w:r>
      </w:ins>
      <w:del w:id="253"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Warmer winter water temperatures have been linked to the earlier onset of recruitment and increased recruitment of non-native taxa</w:t>
      </w:r>
      <w:r w:rsidR="00114E82">
        <w:t xml:space="preserve"> We did not consider possible </w:t>
      </w:r>
      <w:del w:id="254"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interactions between temperature, salinity, and water chemistry, and these might be especially  important in the context of climate change as melting sea ice in the north is expected?? To lower salinities, and ocean acidification is lowering pH and causing  problems for calcareous?? Organisms.</w:t>
      </w:r>
    </w:p>
    <w:p w14:paraId="5CE8533C" w14:textId="6B0F019C" w:rsidR="00B31FD6" w:rsidRDefault="00B31FD6" w:rsidP="00B31FD6">
      <w:pPr>
        <w:spacing w:line="360" w:lineRule="auto"/>
        <w:contextualSpacing/>
      </w:pPr>
    </w:p>
    <w:p w14:paraId="1847D05C" w14:textId="14C4810F" w:rsidR="00B31FD6" w:rsidDel="004D36DB" w:rsidRDefault="00B31FD6" w:rsidP="00CE457C">
      <w:pPr>
        <w:pStyle w:val="NoSpacing"/>
        <w:spacing w:line="480" w:lineRule="auto"/>
        <w:rPr>
          <w:del w:id="255" w:author="Amanda Droghini" w:date="2018-03-21T22:32:00Z"/>
        </w:rPr>
      </w:pPr>
      <w:r>
        <w:t>The suitable temperature conditions of the southern Bering Sea are especially concerning considering the high vessel traffic in the region. T</w:t>
      </w:r>
      <w:r w:rsidRPr="00CA4945">
        <w:t xml:space="preserve">he Bering Sea </w:t>
      </w:r>
      <w:r w:rsidR="005810E2" w:rsidRPr="00E961D2">
        <w:rPr>
          <w:highlight w:val="yellow"/>
        </w:rPr>
        <w:t>is the only waterbody that is included in both NSR and northwest passage</w:t>
      </w:r>
      <w:r w:rsidR="005810E2">
        <w:t xml:space="preserve">. It </w:t>
      </w:r>
      <w:r>
        <w:t>receives</w:t>
      </w:r>
      <w:r w:rsidRPr="00CA4945">
        <w:t xml:space="preserve"> </w:t>
      </w:r>
      <w:r>
        <w:t>nearly</w:t>
      </w:r>
      <w:r w:rsidRPr="00CA4945">
        <w:t xml:space="preserve"> 50% of all traffic in the </w:t>
      </w:r>
      <w:r>
        <w:t xml:space="preserve">Arctic region, and </w:t>
      </w:r>
      <w:r w:rsidRPr="00CA4945">
        <w:t>an additional 600 to 900 vessels are expected to navigate the Bering Sea</w:t>
      </w:r>
      <w:r>
        <w:t xml:space="preserve"> by 2025</w:t>
      </w:r>
      <w:r w:rsidRPr="00CA4945">
        <w:t xml:space="preserve"> (Ellis and Brigham 2009).</w:t>
      </w:r>
      <w:ins w:id="256" w:author="Amanda Droghini" w:date="2018-03-21T22:32:00Z">
        <w:r w:rsidR="004D36DB">
          <w:rPr>
            <w:rFonts w:ascii="Times New Roman" w:hAnsi="Times New Roman" w:cs="Times New Roman"/>
            <w:sz w:val="24"/>
          </w:rPr>
          <w:t xml:space="preserve"> </w:t>
        </w:r>
      </w:ins>
    </w:p>
    <w:p w14:paraId="416CE0E2" w14:textId="77777777" w:rsidR="00B31FD6" w:rsidDel="004D36DB" w:rsidRDefault="00B31FD6" w:rsidP="00CE457C">
      <w:pPr>
        <w:pStyle w:val="NoSpacing"/>
        <w:spacing w:line="480" w:lineRule="auto"/>
        <w:rPr>
          <w:del w:id="257" w:author="Amanda Droghini" w:date="2018-03-21T22:32:00Z"/>
          <w:rFonts w:ascii="Times New Roman" w:hAnsi="Times New Roman" w:cs="Times New Roman"/>
          <w:sz w:val="24"/>
        </w:rPr>
      </w:pPr>
    </w:p>
    <w:p w14:paraId="709CCDD5" w14:textId="2B883ECE" w:rsidR="00CE457C" w:rsidRDefault="00CE457C">
      <w:pPr>
        <w:pStyle w:val="NoSpacing"/>
        <w:spacing w:line="480" w:lineRule="auto"/>
        <w:rPr>
          <w:rFonts w:ascii="Times New Roman" w:hAnsi="Times New Roman" w:cs="Times New Roman"/>
          <w:sz w:val="24"/>
          <w:szCs w:val="24"/>
        </w:rPr>
      </w:pPr>
      <w:del w:id="258" w:author="Amanda Droghini" w:date="2018-03-21T22:32:00Z">
        <w:r w:rsidRPr="00CE457C" w:rsidDel="004D36DB">
          <w:rPr>
            <w:rFonts w:ascii="Times New Roman" w:hAnsi="Times New Roman" w:cs="Times New Roman"/>
            <w:sz w:val="24"/>
          </w:rPr>
          <w:delText xml:space="preserve">As the Arctic becomes an increasingly popular shortcut between the Pacific and Atlantic, the risk of non-native species introductions into the Bering </w:delText>
        </w:r>
        <w:r w:rsidR="001D23FF" w:rsidDel="004D36DB">
          <w:rPr>
            <w:rFonts w:ascii="Times New Roman" w:hAnsi="Times New Roman" w:cs="Times New Roman"/>
            <w:sz w:val="24"/>
          </w:rPr>
          <w:delText xml:space="preserve">Sea </w:delText>
        </w:r>
        <w:r w:rsidRPr="00CE457C" w:rsidDel="004D36DB">
          <w:rPr>
            <w:rFonts w:ascii="Times New Roman" w:hAnsi="Times New Roman" w:cs="Times New Roman"/>
            <w:sz w:val="24"/>
          </w:rPr>
          <w:delText xml:space="preserve">will likely increase. </w:delText>
        </w:r>
      </w:del>
      <w:r w:rsidRPr="00CE457C">
        <w:rPr>
          <w:rFonts w:ascii="Times New Roman" w:hAnsi="Times New Roman" w:cs="Times New Roman"/>
          <w:sz w:val="24"/>
        </w:rPr>
        <w:t>Future expansions of the Arctic for shipping and oil and gas exploration may le</w:t>
      </w:r>
      <w:r w:rsidR="00D31C66">
        <w:rPr>
          <w:rFonts w:ascii="Times New Roman" w:hAnsi="Times New Roman" w:cs="Times New Roman"/>
          <w:sz w:val="24"/>
        </w:rPr>
        <w:t xml:space="preserve">ad to continued development of </w:t>
      </w:r>
      <w:r w:rsidRPr="00CE457C">
        <w:rPr>
          <w:rFonts w:ascii="Times New Roman" w:hAnsi="Times New Roman" w:cs="Times New Roman"/>
          <w:sz w:val="24"/>
        </w:rPr>
        <w:t>plans for establishing industrial scale port facilities in northern ports such as Nome, which currently receives little traffic.</w:t>
      </w:r>
      <w:r>
        <w:rPr>
          <w:rFonts w:ascii="Times New Roman" w:hAnsi="Times New Roman" w:cs="Times New Roman"/>
          <w:sz w:val="24"/>
        </w:rPr>
        <w:t xml:space="preserve"> Our current models emphasize southeastern Alaska… home to largest U.S. fishery port….. and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 xml:space="preserve">Situated at 53.9°N, this port is one of the most southerly ports in </w:t>
      </w:r>
      <w:r w:rsidR="00733F1B" w:rsidRPr="00CA4945">
        <w:rPr>
          <w:rFonts w:ascii="Times New Roman" w:hAnsi="Times New Roman" w:cs="Times New Roman"/>
          <w:sz w:val="24"/>
          <w:szCs w:val="24"/>
        </w:rPr>
        <w:lastRenderedPageBreak/>
        <w:t>the Bering Sea, is ice-free year-round, and experiences relatively warm water temperatures compared to the rest of the Bering Sea.</w:t>
      </w:r>
    </w:p>
    <w:p w14:paraId="17D8B48F" w14:textId="77777777" w:rsidR="00DB3FD2" w:rsidRPr="00CA4945" w:rsidRDefault="00DB3FD2" w:rsidP="00DB3FD2">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6F93826D" w14:textId="77777777" w:rsidR="00DB3FD2" w:rsidRPr="00CA4945" w:rsidRDefault="00DB3FD2" w:rsidP="00DB3FD2">
      <w:pPr>
        <w:spacing w:before="200" w:line="360" w:lineRule="auto"/>
        <w:contextualSpacing/>
        <w:rPr>
          <w:color w:val="FF0000"/>
          <w:highlight w:val="white"/>
        </w:rPr>
      </w:pPr>
      <w:bookmarkStart w:id="259" w:name="_j7rjor86myf4" w:colFirst="0" w:colLast="0"/>
      <w:bookmarkStart w:id="260" w:name="_wlyl2isgh4pt" w:colFirst="0" w:colLast="0"/>
      <w:bookmarkStart w:id="261" w:name="_9nos1ewn3on8" w:colFirst="0" w:colLast="0"/>
      <w:bookmarkStart w:id="262" w:name="_6eg1um4qsxm4" w:colFirst="0" w:colLast="0"/>
      <w:bookmarkEnd w:id="259"/>
      <w:bookmarkEnd w:id="260"/>
      <w:bookmarkEnd w:id="261"/>
      <w:bookmarkEnd w:id="262"/>
      <w:r w:rsidRPr="00CA4945">
        <w:rPr>
          <w:color w:val="FF0000"/>
          <w:highlight w:val="white"/>
        </w:rPr>
        <w:t>potential papers to cite:</w:t>
      </w:r>
    </w:p>
    <w:p w14:paraId="08FF7D72" w14:textId="77777777" w:rsidR="00DB3FD2" w:rsidRPr="004D5A7F" w:rsidRDefault="00DB3FD2" w:rsidP="00DB3FD2">
      <w:pPr>
        <w:spacing w:before="200" w:line="360" w:lineRule="auto"/>
        <w:contextualSpacing/>
      </w:pPr>
      <w:r w:rsidRPr="004D5A7F">
        <w:rPr>
          <w:color w:val="222222"/>
          <w:shd w:val="clear" w:color="auto" w:fill="F9CB9C"/>
        </w:rPr>
        <w:t xml:space="preserve">The risk of nonindigenous species invasion in Prince William Sound associated with oil tanker traffic and ballast water management : pilot study / presented to Regional </w:t>
      </w:r>
      <w:proofErr w:type="spellStart"/>
      <w:r w:rsidRPr="004D5A7F">
        <w:rPr>
          <w:color w:val="222222"/>
          <w:shd w:val="clear" w:color="auto" w:fill="F9CB9C"/>
        </w:rPr>
        <w:t>Citzens</w:t>
      </w:r>
      <w:proofErr w:type="spellEnd"/>
      <w:r w:rsidRPr="004D5A7F">
        <w:rPr>
          <w:color w:val="222222"/>
          <w:shd w:val="clear" w:color="auto" w:fill="F9CB9C"/>
        </w:rPr>
        <w:t>' Advisory Council of Prince William Sound ; presented by Gregory M. Ruiz and Anson H. Hines.</w:t>
      </w:r>
    </w:p>
    <w:p w14:paraId="750D3C8C" w14:textId="77777777" w:rsidR="00DB3FD2" w:rsidRPr="00DB3FD2" w:rsidRDefault="00DB3FD2" w:rsidP="00CE457C">
      <w:pPr>
        <w:pStyle w:val="NoSpacing"/>
        <w:spacing w:line="480" w:lineRule="auto"/>
        <w:rPr>
          <w:rFonts w:ascii="Times New Roman" w:hAnsi="Times New Roman" w:cs="Times New Roman"/>
          <w:sz w:val="24"/>
          <w:lang w:val="en-CA"/>
        </w:rPr>
      </w:pPr>
    </w:p>
    <w:p w14:paraId="01895C1B" w14:textId="361577AC" w:rsidR="004D5A7F" w:rsidRPr="00CA4945" w:rsidRDefault="004D5A7F" w:rsidP="00BB5655">
      <w:pPr>
        <w:pStyle w:val="Heading1"/>
      </w:pPr>
      <w:r w:rsidRPr="00CA4945">
        <w:t>Acknowledgements</w:t>
      </w:r>
    </w:p>
    <w:p w14:paraId="0D9F2AEA" w14:textId="27F14CA7"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w:t>
      </w:r>
      <w:proofErr w:type="spellStart"/>
      <w:r w:rsidRPr="00CA4945">
        <w:t>Gotthardt</w:t>
      </w:r>
      <w:proofErr w:type="spellEnd"/>
      <w:r w:rsidRPr="00CA4945">
        <w:t xml:space="preserve">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263"/>
      <w:r w:rsidRPr="00CA4945">
        <w:t xml:space="preserve">Casey Greenstein, Lindsey Flagstad, </w:t>
      </w:r>
      <w:r w:rsidR="00A41DF2">
        <w:t xml:space="preserve">Bonnie Bernard, </w:t>
      </w:r>
      <w:r w:rsidRPr="00CA4945">
        <w:t xml:space="preserve">Jaime </w:t>
      </w:r>
      <w:proofErr w:type="spellStart"/>
      <w:r w:rsidRPr="00CA4945">
        <w:t>Weltfelt</w:t>
      </w:r>
      <w:proofErr w:type="spellEnd"/>
      <w:r w:rsidRPr="00CA4945">
        <w:t xml:space="preserve">, and Curtis </w:t>
      </w:r>
      <w:proofErr w:type="spellStart"/>
      <w:r w:rsidRPr="00CA4945">
        <w:t>Whisman</w:t>
      </w:r>
      <w:proofErr w:type="spellEnd"/>
      <w:r w:rsidRPr="00CA4945">
        <w:t xml:space="preserve"> </w:t>
      </w:r>
      <w:r w:rsidR="00304FD5">
        <w:t>contributed</w:t>
      </w:r>
      <w:r w:rsidRPr="00CA4945">
        <w:t xml:space="preserve"> to the development of the ranking system and the species status reports. </w:t>
      </w:r>
      <w:commentRangeEnd w:id="263"/>
      <w:r w:rsidR="00304FD5">
        <w:rPr>
          <w:rStyle w:val="CommentReference"/>
          <w:rFonts w:ascii="Arial" w:eastAsia="Arial" w:hAnsi="Arial" w:cs="Arial"/>
          <w:color w:val="000000"/>
          <w:lang w:val="en-US" w:eastAsia="en-US"/>
        </w:rPr>
        <w:commentReference w:id="263"/>
      </w:r>
      <w:r w:rsidR="00F109AA" w:rsidRPr="00CA4945">
        <w:t>Additional thanks goes to Matt Carlson for initial feedback on this manuscript.</w:t>
      </w:r>
      <w:r w:rsidR="00F109AA">
        <w:t xml:space="preserve"> J.W. thanks</w:t>
      </w:r>
      <w:r w:rsidRPr="00CA4945">
        <w:t xml:space="preserve"> Jen </w:t>
      </w:r>
      <w:proofErr w:type="spellStart"/>
      <w:r w:rsidRPr="00CA4945">
        <w:t>Karnak</w:t>
      </w:r>
      <w:proofErr w:type="spellEnd"/>
      <w:r w:rsidRPr="00CA4945">
        <w:t xml:space="preserve">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w:t>
      </w:r>
      <w:proofErr w:type="spellStart"/>
      <w:r w:rsidR="00F109AA" w:rsidRPr="00CA4945">
        <w:rPr>
          <w:rFonts w:eastAsia="Trebuchet MS"/>
          <w:color w:val="222222"/>
          <w:highlight w:val="white"/>
        </w:rPr>
        <w:t>Bochenek</w:t>
      </w:r>
      <w:proofErr w:type="spellEnd"/>
      <w:r w:rsidR="00F109AA" w:rsidRPr="00CA4945">
        <w:rPr>
          <w:rFonts w:eastAsia="Trebuchet MS"/>
          <w:color w:val="222222"/>
          <w:highlight w:val="white"/>
        </w:rPr>
        <w:t xml:space="preserve"> and Dr. William </w:t>
      </w:r>
      <w:proofErr w:type="spellStart"/>
      <w:r w:rsidR="00F109AA" w:rsidRPr="00CA4945">
        <w:rPr>
          <w:rFonts w:eastAsia="Trebuchet MS"/>
          <w:color w:val="222222"/>
          <w:highlight w:val="white"/>
        </w:rPr>
        <w:t>Koeppen</w:t>
      </w:r>
      <w:proofErr w:type="spellEnd"/>
      <w:r w:rsidR="00F109AA" w:rsidRPr="00CA4945">
        <w:rPr>
          <w:rFonts w:eastAsia="Trebuchet MS"/>
          <w:color w:val="222222"/>
          <w:highlight w:val="white"/>
        </w:rPr>
        <w:t xml:space="preserve">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98C9B51" w14:textId="1A9A7850" w:rsidR="00723773" w:rsidRPr="00CA4945" w:rsidRDefault="00723773" w:rsidP="00DB3FD2">
      <w:pPr>
        <w:spacing w:line="360" w:lineRule="auto"/>
        <w:ind w:firstLine="0"/>
        <w:contextualSpacing/>
      </w:pPr>
    </w:p>
    <w:p w14:paraId="01FE44B6" w14:textId="77777777" w:rsidR="00DB3FD2" w:rsidRDefault="00DB3FD2">
      <w:pPr>
        <w:pBdr>
          <w:top w:val="nil"/>
          <w:left w:val="nil"/>
          <w:bottom w:val="nil"/>
          <w:right w:val="nil"/>
          <w:between w:val="nil"/>
        </w:pBdr>
        <w:spacing w:line="276" w:lineRule="auto"/>
        <w:ind w:firstLine="0"/>
        <w:rPr>
          <w:b/>
        </w:rPr>
      </w:pPr>
      <w:bookmarkStart w:id="264" w:name="_6u0eeeycv0oa" w:colFirst="0" w:colLast="0"/>
      <w:bookmarkEnd w:id="264"/>
      <w:r>
        <w:rPr>
          <w:b/>
        </w:rPr>
        <w:br w:type="page"/>
      </w:r>
    </w:p>
    <w:p w14:paraId="53B13595" w14:textId="553C365C" w:rsidR="00E719FD" w:rsidRPr="006466BF" w:rsidRDefault="00E719FD" w:rsidP="006466BF">
      <w:pPr>
        <w:widowControl w:val="0"/>
        <w:autoSpaceDE w:val="0"/>
        <w:autoSpaceDN w:val="0"/>
        <w:adjustRightInd w:val="0"/>
        <w:ind w:firstLine="0"/>
        <w:rPr>
          <w:b/>
        </w:rPr>
      </w:pPr>
      <w:r>
        <w:rPr>
          <w:b/>
        </w:rPr>
        <w:lastRenderedPageBreak/>
        <w:t>References</w:t>
      </w:r>
    </w:p>
    <w:p w14:paraId="7A5E300F" w14:textId="65D791FC" w:rsidR="00E46D10" w:rsidRPr="00E46D10" w:rsidRDefault="004D5A7F" w:rsidP="00E46D10">
      <w:pPr>
        <w:widowControl w:val="0"/>
        <w:autoSpaceDE w:val="0"/>
        <w:autoSpaceDN w:val="0"/>
        <w:adjustRightInd w:val="0"/>
        <w:ind w:left="480" w:hanging="480"/>
        <w:rPr>
          <w:noProof/>
          <w:lang w:val="en-US"/>
        </w:rPr>
      </w:pPr>
      <w:r>
        <w:fldChar w:fldCharType="begin" w:fldLock="1"/>
      </w:r>
      <w:r>
        <w:instrText xml:space="preserve">ADDIN Mendeley Bibliography CSL_BIBLIOGRAPHY </w:instrText>
      </w:r>
      <w:r>
        <w:fldChar w:fldCharType="separate"/>
      </w:r>
      <w:r w:rsidR="00E46D10" w:rsidRPr="00E46D10">
        <w:rPr>
          <w:noProof/>
          <w:lang w:val="en-US"/>
        </w:rPr>
        <w:t>Ashton, G. V., E. I. Riedlecker, and G. M. Ruiz. 2008. First non-native crustacean established in coastal waters of Alaska. Aquatic Biology 3:133–137.</w:t>
      </w:r>
    </w:p>
    <w:p w14:paraId="0A66B700"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Barry, S. C., K. R. Hayes, C. L. Hewitt, H. L. Behrens, E. Dragsund, and S. M. Bakke. 2008. Ballast water risk assessment: principles, processes, and methods. ICES Journal of Marine Science 65:121–131.</w:t>
      </w:r>
    </w:p>
    <w:p w14:paraId="21871EBE"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Blackburn, T. M., P. Pyšek, S. Bacher, J. T. Carlton, R. P. Duncan, V. Jarošík, J. R. U. Wilson, and D. M. Richardson. 2011. A proposed unified framework for biological invasions. Trends in Ecology and Evolution 26:333–339.</w:t>
      </w:r>
    </w:p>
    <w:p w14:paraId="57B32B26"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Byrne, M., M. Gall, K. Wolfe, and A. Agüera. 2016. From pole to pole: the potential for the Arctic seastar Asterias amurensis to invade a warming Southern Ocean. Global Change Biology 22:3874–3887.</w:t>
      </w:r>
    </w:p>
    <w:p w14:paraId="0F8B3FA0"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Carlton, J. T. 1996. Pattern, process, and prediction in marine invasion ecology. Biological Conservation 78:97–106.</w:t>
      </w:r>
    </w:p>
    <w:p w14:paraId="6C14A966"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Chan, F. T., E. Briski, S. A. Bailey, and H. J. MacIsaac. 2014. Richness–abundance relationships for zooplankton in ballast water: temperate versus Arctic comparisons. ICES Journal of Marine Science 71:1876–1884.</w:t>
      </w:r>
    </w:p>
    <w:p w14:paraId="6FB3AACF"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Chan, F. T., H. J. MacIsaac, and S. A. Bailey. 2016. Survival of ship biofouling assemblages during and after voyages to the Canadian Arctic. Marine Biology 163:250.</w:t>
      </w:r>
    </w:p>
    <w:p w14:paraId="5AACB1AC"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Chan, F. T., H. J. MacIsaac, S. A. Bailey, and M. Krkošek. 2015. Relative importance of vessel hull fouling and ballast water as transport vectors of nonindigenous species to the Canadian Arctic. Canadian Journal of Fisheries and Aquatic Sciences 72:1230–1242.</w:t>
      </w:r>
    </w:p>
    <w:p w14:paraId="2E28F1AC"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 xml:space="preserve">Colautti, R. I., I. A. Grigorovich, and H. J. MacIsaac. 2006. Propagule pressure: A null model for </w:t>
      </w:r>
      <w:r w:rsidRPr="00E46D10">
        <w:rPr>
          <w:noProof/>
          <w:lang w:val="en-US"/>
        </w:rPr>
        <w:lastRenderedPageBreak/>
        <w:t>biological invasions. Biological Invasions 8:1023–1037.</w:t>
      </w:r>
    </w:p>
    <w:p w14:paraId="73CC1352"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Eguíluz, V. M., J. Fernández-Gracia, X. Irigoien, and C. M. Duarte. 2016. A quantitative assessment of Arctic shipping in 2010-2014. Scientific Reports 6:3–8.</w:t>
      </w:r>
    </w:p>
    <w:p w14:paraId="770E27B2"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Fetzer, I., and W. E. Arntz. 2008. Reproductive strategies of benthic invertebrates in the Kara Sea (Russian Arctic): Adaptation of reproduction modes to cold water. Marine Ecology Progress Series 356:189–202.</w:t>
      </w:r>
    </w:p>
    <w:p w14:paraId="7515E20E"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Goldsmit, J., P. Archambault, G. Chust, E. Villarino, G. Liu, J. V. Lukovich, D. G. Barber, and K. L. Howland. 2018. Projecting present and future habitat suitability of ship-mediated aquatic invasive species in the Canadian Arctic. Biological Invasions 20:501–517.</w:t>
      </w:r>
    </w:p>
    <w:p w14:paraId="638E1FCE"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Grebmeier, J. M., L. W. Cooper, H. M. Feder, and B. I. Sirenko. 2006a. Ecosystem dynamics of the Pacific-influenced Northern Bering and Chukchi Seas in the Amerasian Arctic. Progress in Oceanography 71:331–361.</w:t>
      </w:r>
    </w:p>
    <w:p w14:paraId="5E671141"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Grebmeier, J. M., J. E. Overland, S. E. Moore, E. V Farley, E. C. Carmack, L. W. Cooper, K. E. Frey, J. H. Helle, F. A. McLaughlin, and S. L. McNutt. 2006b. A major ecosystem shift in the Northern Bering Sea. Science 311:1461–1464.</w:t>
      </w:r>
    </w:p>
    <w:p w14:paraId="330DC846"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Hermann, A. J., G. A. Gibson, N. A. Bond, E. N. Curchitser, K. Hedstrom, W. Cheng, M. Wang, E. D. Cokelet, P. J. Stabeno, and K. Aydin. 2016. Projected future biophysical states of the Bering Sea. Deep-Sea Research Part II: Topical Studies in Oceanography 134:30–47.</w:t>
      </w:r>
    </w:p>
    <w:p w14:paraId="32C90138"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64408860"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lastRenderedPageBreak/>
        <w:t>Hewitt, C. L., and K. R. Hayes. 2002. Risk assessment of marine biological invasions. Pages 456–466</w:t>
      </w:r>
      <w:r w:rsidRPr="00E46D10">
        <w:rPr>
          <w:i/>
          <w:iCs/>
          <w:noProof/>
          <w:lang w:val="en-US"/>
        </w:rPr>
        <w:t>in</w:t>
      </w:r>
      <w:r w:rsidRPr="00E46D10">
        <w:rPr>
          <w:noProof/>
          <w:lang w:val="en-US"/>
        </w:rPr>
        <w:t xml:space="preserve"> E. Leppäkoski, S. Gollasch, and S. Olenin, editors.Invasive Aquatic Species of Europe. Distribution, Impacts and Management. Springer Netherlands.</w:t>
      </w:r>
    </w:p>
    <w:p w14:paraId="1ABCAC36"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Hines, A. H., G. M. Ruiz, N. G. Hitchcock, and C. E. de Rivera. 2004. Projecting range expansion of invasive European green crabs (Carcinus maenas) to Alaska: temperature and salinity tolerance of larvae. Edgewater, MD.</w:t>
      </w:r>
    </w:p>
    <w:p w14:paraId="53274538"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Huang, X., S. Li, P. Ni, Y. Gao, J. Bei, Z. Zhou, and A. Zhan. 2017. Rapid response to changing environments during biological invasions: DNA methylation perspectives. Molecular Ecology 12:3218–3221.</w:t>
      </w:r>
    </w:p>
    <w:p w14:paraId="249758A0"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Kassahn, K. S., R. H. Crozier, H. O. Pörtner, and M. J. Caley. 2009. Animal performance and stress: Responses and tolerance limits at different levels of biological organisation. Biological Reviews 84:277–292.</w:t>
      </w:r>
    </w:p>
    <w:p w14:paraId="5D2FBF73"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Kotwicki, S., and R. R. Lauth. 2013. Detecting temporal trends and environmentally-driven changes in the spatial distribution of bottom fishes and crabs on the eastern Bering Sea shelf. Deep-Sea Research Part II: Topical Studies in Oceanography 94:231–243.</w:t>
      </w:r>
    </w:p>
    <w:p w14:paraId="0BD08A01"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Lemke, P., J. Ren, R. B. Alley, I. Allison, J. Carrasco, G. Flato, Y. Fujii, G. Kaser, P. Mote, R. H. Thomas, and T. Zhang. 2007. Observations: Changes in snow, ice and frozen ground. Pages 337–383</w:t>
      </w:r>
      <w:r w:rsidRPr="00E46D10">
        <w:rPr>
          <w:i/>
          <w:iCs/>
          <w:noProof/>
          <w:lang w:val="en-US"/>
        </w:rPr>
        <w:t>in</w:t>
      </w:r>
      <w:r w:rsidRPr="00E46D10">
        <w:rPr>
          <w:noProof/>
          <w:lang w:val="en-US"/>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5A4AF911"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Lord, J. P. 2017. Impact of seawater temperature on growth and recruitment of invasive fouling species at the global scale. Marine Ecology 38:1–10.</w:t>
      </w:r>
    </w:p>
    <w:p w14:paraId="0941DD91"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lastRenderedPageBreak/>
        <w:t>Lord, J. P., J. M. Calini, and R. B. Whitlatch. 2015. Influence of seawater temperature and shipping on the spread and establishment of marine fouling species. Marine Biology 162:2481–2492.</w:t>
      </w:r>
    </w:p>
    <w:p w14:paraId="3EDDB5BA"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Matsuno, K., A. Yamaguchi, T. Hirawake, and I. Imai. 2011. Year-to-year changes of the mesozooplankton community in the Chukchi Sea during summers of 1991, 1992 and 2007, 2008. Polar Biology 34:1349–1360.</w:t>
      </w:r>
    </w:p>
    <w:p w14:paraId="5A91874C"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McGee, S., R. Piorkowski, and G. Ruiz. 2006. Analysis of recent vessel arrivals and ballast water discharge in Alaska: Toward assessing ship-mediated invasion risk. Marine Pollution Bulletin 52:1634–1645.</w:t>
      </w:r>
    </w:p>
    <w:p w14:paraId="1C004993"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Miller, A. W., and G. M. Ruiz. 2014. Arctic shipping and marine invaders. Nature Climate Change 4:413–416.</w:t>
      </w:r>
    </w:p>
    <w:p w14:paraId="52135382"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Miller, K. B. 2016. Forecasting at the edge of the niche: Didemnum vexillum in Southeast Alaska. Marine Biology 163:1–12.</w:t>
      </w:r>
    </w:p>
    <w:p w14:paraId="4A778A87"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Molnar, J. L., R. L. Gamboa, C. Revenga, and M. D. Spalding. 2008. Assessing the global threat of invasive species to marine biodiversity. Frontiers in Ecology and the Environment 6:485–492.</w:t>
      </w:r>
    </w:p>
    <w:p w14:paraId="670A30E3"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Monaco, C. J., and B. Helmuth. 2011. Tipping Points, Thresholds and the Keystone Role of Physiology in Marine Climate Change Research. Page Advances in Marine Biology.</w:t>
      </w:r>
    </w:p>
    <w:p w14:paraId="0D02581F"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Mueter, F. J., and M. A. Litzow. 2008. Sea ice retreat alters the biogeography of the Bering Sea continental shelf. Ecological Applications 18:309–320.</w:t>
      </w:r>
    </w:p>
    <w:p w14:paraId="2DFB6711"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 xml:space="preserve">Nakićenović, N., J. Alcamo, G. Davis, B. de Vries, J. Fenhann, S. Gaffin, and K. Gregory. 2000. IPCC Special Report on Emissions Scenarios: A special report of Working Group III of the Intergovernmental Panel on Climate Change. Page Emissions Scenarios. Cambridge </w:t>
      </w:r>
      <w:r w:rsidRPr="00E46D10">
        <w:rPr>
          <w:noProof/>
          <w:lang w:val="en-US"/>
        </w:rPr>
        <w:lastRenderedPageBreak/>
        <w:t>University Press, Cambridge, UK.</w:t>
      </w:r>
    </w:p>
    <w:p w14:paraId="20ADCDCC"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Pörtner, H. 2001. Climate change and temperature-dependent biogeography: Oxygen limitation of thermal tolerance in animals. Naturwissenschaften 88:137–146.</w:t>
      </w:r>
    </w:p>
    <w:p w14:paraId="46BCBDB0"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Powers, S. P., M. A. Bishop, J. H. Grabowski, and C. H. Peterson. 2006. Distribution of the invasive bivalve Mya arenaria L. on intertidal flats of southcentral Alaska. Journal of Sea Research 55:207–216.</w:t>
      </w:r>
    </w:p>
    <w:p w14:paraId="51C5D3B7"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2D57F7F6"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Renaud, P. E., M. K. Sejr, B. A. Bluhm, B. Sirenko, and I. H. Ellingsen. 2015. The future of Arctic benthos: Expansion, invasion, and biodiversity. Progress in Oceanography 139:244–257.</w:t>
      </w:r>
    </w:p>
    <w:p w14:paraId="22D06219"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de Rivera, C. E., N. G. Hitchcock, S. J. Teck, B. P. Steves, A. H. Hines, and G. M. Ruiz. 2007. Larval development rate predicts range expansion of an introduced crab. Marine Biology 150:1275–1288.</w:t>
      </w:r>
    </w:p>
    <w:p w14:paraId="2F5028BB"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de Rivera, C. E., B. P. Steves, P. W. Fofonoff, A. H. Hines, and G. M. Ruiz. 2011. Potential for high-latitude marine invasions along western North America. Diversity and Distributions 17:1198–1209.</w:t>
      </w:r>
    </w:p>
    <w:p w14:paraId="31376AFF"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Ruiz, G. M., J. T. Carlton, E. D. Grosholz, and A. H. Hines. 1997. Global invasions of marine and estuarine habitats by non-indigenous species: Mechanisms, extent, and consequences. American Zoologist 37:621–632.</w:t>
      </w:r>
    </w:p>
    <w:p w14:paraId="3610830B"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 xml:space="preserve">Ruiz, G. M., P. W. Fofonoff, and J. T. Carlton. 2015. Invasion history and vector dynamics in </w:t>
      </w:r>
      <w:r w:rsidRPr="00E46D10">
        <w:rPr>
          <w:noProof/>
          <w:lang w:val="en-US"/>
        </w:rPr>
        <w:lastRenderedPageBreak/>
        <w:t>coastal marine ecosystems: a North American perspective. Aquatic Ecosystem Health &amp; Management 18:299–311.</w:t>
      </w:r>
    </w:p>
    <w:p w14:paraId="327FFEA2"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Ruiz, G. M., P. W. Fofonoff, J. T. Carlton, M. J. Wonham, and A. H. Hines. 2000. Invasion of coastal marine communities in North America: apparent patterns, processes, and biases. Annual Review of Ecology and Systematics 31:481–531.</w:t>
      </w:r>
    </w:p>
    <w:p w14:paraId="73586B2F"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Ruiz, G. M., and C. L. Hewitt. 2009. Latitudinal patterns of biological invasions in marine ecosystems: a polar perspective. Pages 347–358</w:t>
      </w:r>
      <w:r w:rsidRPr="00E46D10">
        <w:rPr>
          <w:i/>
          <w:iCs/>
          <w:noProof/>
          <w:lang w:val="en-US"/>
        </w:rPr>
        <w:t>in</w:t>
      </w:r>
      <w:r w:rsidRPr="00E46D10">
        <w:rPr>
          <w:noProof/>
          <w:lang w:val="en-US"/>
        </w:rPr>
        <w:t xml:space="preserve"> I. Krupnik, M. A. Lang, and S. E. Miller, editors.Smithsonian at the Poles: Contributions to International Polar Year Science. Smithsonian Institution Scholarly Press, Washington, DC.</w:t>
      </w:r>
    </w:p>
    <w:p w14:paraId="2214DE37"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Saunders, M., and A. Metaxas. 2007. Temperature explains settlement patterns of the introduced bryozoan Membranipora membranacea in Nova Scotia, Canada. Marine Ecology Progress Series 344:95–106.</w:t>
      </w:r>
    </w:p>
    <w:p w14:paraId="159DAC70"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Sorte, C. J. B. 2014. Synergies between climate change and species invasions: Evidence from marine systems. Invasive Species and Global Climate Change:101–116.</w:t>
      </w:r>
    </w:p>
    <w:p w14:paraId="5CED10F7"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Sorte, C. J. B., S. J. Jones, and L. P. Miller. 2011. Geographic variation in temperature tolerance as an indicator of potential population responses to climate change. Journal of Experimental Marine Biology and Ecology 400:209–217.</w:t>
      </w:r>
    </w:p>
    <w:p w14:paraId="0DB0AA20"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Spalding, M. D., H. E. Fox, G. R. Allen, N. Davidson, Z. A. Ferdaña, M. Finlayson, B. S. Halpern, M. A. Jorge, A. Lombana, S. A. Lourie, K. D. Martin, E. McManus, J. Molnar, C. A. Recchia, and J. Robertson. 2007. Marine ecoregions of the world: a bioregionalization of coastal and shelf areas. BioScience 57:573–583.</w:t>
      </w:r>
    </w:p>
    <w:p w14:paraId="4D7B51A9"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Stabeno, P. J., N. A. Bond, and S. A. Salo. 2007. On the recent warming of the southeastern Bering Sea shelf. Deep-Sea Research Part II: Topical Studies in Oceanography 54:2599–</w:t>
      </w:r>
      <w:r w:rsidRPr="00E46D10">
        <w:rPr>
          <w:noProof/>
          <w:lang w:val="en-US"/>
        </w:rPr>
        <w:lastRenderedPageBreak/>
        <w:t>2618.</w:t>
      </w:r>
    </w:p>
    <w:p w14:paraId="0EF8978A"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71DA461F"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Stabeno, P. J., J. D. Schumacher, and K. Ohtani. 1999. The physical oceanography of the Bering Sea. Pages 1–28</w:t>
      </w:r>
      <w:r w:rsidRPr="00E46D10">
        <w:rPr>
          <w:i/>
          <w:iCs/>
          <w:noProof/>
          <w:lang w:val="en-US"/>
        </w:rPr>
        <w:t>in</w:t>
      </w:r>
      <w:r w:rsidRPr="00E46D10">
        <w:rPr>
          <w:noProof/>
          <w:lang w:val="en-US"/>
        </w:rPr>
        <w:t xml:space="preserve"> T. R. Loughlin and K. Ohtani, editors.Dynamics of the Bering Sea. University of Alaska Sea Grant, Fairbanks, AK.</w:t>
      </w:r>
    </w:p>
    <w:p w14:paraId="5DC10DEB"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523FD78C"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Stroeve, J. C., M. C. Serreze, M. M. Holland, J. E. Kay, J. Malanik, and A. P. Barrett. 2012. The Arctic’s rapidly shrinking sea ice cover: A research synthesis. Climatic Change 110:1005–1027.</w:t>
      </w:r>
    </w:p>
    <w:p w14:paraId="763CF444"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Valdizan, A., P. G. Beninger, P. Decottignies, M. Chantrel, and B. Cognie. 2011. Evidence that rising coastal seawater temperatures increase reproductive output of the invasive gastropod Crepidula fornicata. Marine Ecology Progress Series 438:153–165.</w:t>
      </w:r>
    </w:p>
    <w:p w14:paraId="1B73CFD0"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Verling, E., G. M. Ruiz, L. D. Smith, B. Galil, A. W. Miller, and K. R. Murphy. 2005. Supply-side invasion ecology: characterizing propagule pressure in coastal ecosystems. Proceedings of the Royal Society B: Biological Sciences 272:1249–1257.</w:t>
      </w:r>
    </w:p>
    <w:p w14:paraId="44F822D2"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Verna, D., B. Harris, K. Holzer, and M. Minton. 2016. Ballast-borne marine invasive species: exploring the risk to coastal Alaska, USA. Management of Biological Invasions 7:199–211.</w:t>
      </w:r>
    </w:p>
    <w:p w14:paraId="7E5CBE55"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lastRenderedPageBreak/>
        <w:t>Wang, M., J. E. Overland, and N. A. Bond. 2010. Climate projections for selected large marine ecosystems. Journal of Marine Systems 79:258–266.</w:t>
      </w:r>
    </w:p>
    <w:p w14:paraId="46FEC03C"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Wang, M., J. E. Overland, and P. Stabeno. 2012. Future climate of the Bering and Chukchi Seas projected by global climate models. Deep-Sea Research Part II: Topical Studies in Oceanography 65–70:46–57.</w:t>
      </w:r>
    </w:p>
    <w:p w14:paraId="3621934A"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Ware, C., J. Berge, A. Jelmert, S. M. Olsen, L. Pellissier, M. Wisz, D. Kriticos, G. Semenov, S. Kwaśniewski, and I. G. Alsos. 2016. Biological introduction risks from shipping in a warming Arctic. Journal of Applied Ecology 53:340–349.</w:t>
      </w:r>
    </w:p>
    <w:p w14:paraId="411C6163"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78D0F531"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Watson, J. T., and A. C. Haynie. 2016. Using vessel monitoring system data to identify and characterize trips made by fishing vessels in the United States North Pacific. PLoS ONE 11:1–20.</w:t>
      </w:r>
    </w:p>
    <w:p w14:paraId="035B5E07"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Westerman, E. L., R. Whitlatch, J. A. Dijkstra, and L. G. Harris. 2009. Variation in brooding period masks similarities in response to changing temperatures. Marine Ecology Progress Series 391:13–19.</w:t>
      </w:r>
    </w:p>
    <w:p w14:paraId="6332E485"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Witte, S., C. Buschbaum, J. E. E. van Beusekom, and K. Reise. 2010. Does climatic warming explain why an introduced barnacle finally takes over after a lag of more than 50 years? Biological Invasions 12:3579–3589.</w:t>
      </w:r>
    </w:p>
    <w:p w14:paraId="3275A213" w14:textId="77777777" w:rsidR="00E46D10" w:rsidRPr="00E46D10" w:rsidRDefault="00E46D10" w:rsidP="00E46D10">
      <w:pPr>
        <w:widowControl w:val="0"/>
        <w:autoSpaceDE w:val="0"/>
        <w:autoSpaceDN w:val="0"/>
        <w:adjustRightInd w:val="0"/>
        <w:ind w:left="480" w:hanging="480"/>
        <w:rPr>
          <w:noProof/>
        </w:rPr>
      </w:pPr>
      <w:r w:rsidRPr="00E46D10">
        <w:rPr>
          <w:noProof/>
          <w:lang w:val="en-US"/>
        </w:rPr>
        <w:t>Wyllie-Echeverria, T., and W. S. Wooster. 1998. Year-to-year variations in Bering Sea ice cover and some consequences for fish distributions. Fisheries Oceanography 7:159–170.</w:t>
      </w:r>
    </w:p>
    <w:p w14:paraId="54B3EFE2" w14:textId="74D5A78D" w:rsidR="004D5A7F" w:rsidRDefault="004D5A7F" w:rsidP="00E46D10">
      <w:pPr>
        <w:widowControl w:val="0"/>
        <w:autoSpaceDE w:val="0"/>
        <w:autoSpaceDN w:val="0"/>
        <w:adjustRightInd w:val="0"/>
        <w:ind w:left="480" w:hanging="480"/>
      </w:pPr>
      <w:r>
        <w:lastRenderedPageBreak/>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r>
        <w:t xml:space="preserve">extra </w:t>
      </w:r>
      <w:r w:rsidR="00874591" w:rsidRPr="00CA4945">
        <w:t>References</w:t>
      </w:r>
    </w:p>
    <w:p w14:paraId="38855988" w14:textId="77777777" w:rsidR="00723773" w:rsidRPr="00CA4945" w:rsidRDefault="00874591" w:rsidP="00CA4945">
      <w:pPr>
        <w:spacing w:line="360" w:lineRule="auto"/>
        <w:ind w:left="255" w:hanging="285"/>
        <w:contextualSpacing/>
      </w:pPr>
      <w:r w:rsidRPr="00CA4945">
        <w:t>Ashton, G., Davidson, I., and Ruiz, G. [2014]. Transient small boats as a long-distance coastal vector for dispersal of biofouling organisms. Estuaries and Coasts 37(6): 1572–1581. https://doi.org/10.1007/s12237-014-9782-9</w:t>
      </w:r>
    </w:p>
    <w:p w14:paraId="6739FC5E" w14:textId="77777777" w:rsidR="00723773" w:rsidRPr="00CA4945" w:rsidRDefault="00874591" w:rsidP="00CA4945">
      <w:pPr>
        <w:spacing w:line="360" w:lineRule="auto"/>
        <w:ind w:left="255" w:hanging="285"/>
        <w:contextualSpacing/>
      </w:pPr>
      <w:proofErr w:type="spellStart"/>
      <w:r w:rsidRPr="00CA4945">
        <w:t>Floerl</w:t>
      </w:r>
      <w:proofErr w:type="spellEnd"/>
      <w:r w:rsidRPr="00CA4945">
        <w:t xml:space="preserve">, O., </w:t>
      </w:r>
      <w:proofErr w:type="spellStart"/>
      <w:r w:rsidRPr="00CA4945">
        <w:t>Inglis</w:t>
      </w:r>
      <w:proofErr w:type="spellEnd"/>
      <w:r w:rsidRPr="00CA4945">
        <w:t xml:space="preserve">, G.J., </w:t>
      </w:r>
      <w:proofErr w:type="spellStart"/>
      <w:r w:rsidRPr="00CA4945">
        <w:t>Dey</w:t>
      </w:r>
      <w:proofErr w:type="spellEnd"/>
      <w:r w:rsidRPr="00CA4945">
        <w:t>, K., and Smith, A. [2009]. The importance of transport hubs in stepping-stone invasions. Journal of Applied Ecology 46(1): 37–45. https://doi.org/10.1111/j.1365-2664.2008.01540.x</w:t>
      </w:r>
    </w:p>
    <w:p w14:paraId="12519983" w14:textId="2B3AADA1" w:rsidR="00C60A54" w:rsidRPr="00CA4945" w:rsidRDefault="00C60A54" w:rsidP="00CA4945">
      <w:pPr>
        <w:spacing w:line="360" w:lineRule="auto"/>
        <w:ind w:left="360" w:hanging="360"/>
        <w:contextualSpacing/>
      </w:pPr>
      <w:proofErr w:type="spellStart"/>
      <w:r w:rsidRPr="00CA4945">
        <w:t>Fofonoff</w:t>
      </w:r>
      <w:proofErr w:type="spellEnd"/>
      <w:r w:rsidRPr="00CA4945">
        <w:t xml:space="preserve">, P.W., G.M. Ruiz, B. </w:t>
      </w:r>
      <w:proofErr w:type="spellStart"/>
      <w:r w:rsidRPr="00CA4945">
        <w:t>Steves</w:t>
      </w:r>
      <w:proofErr w:type="spellEnd"/>
      <w:r w:rsidRPr="00CA4945">
        <w:t xml:space="preserve">, C. </w:t>
      </w:r>
      <w:proofErr w:type="spellStart"/>
      <w:r w:rsidRPr="00CA4945">
        <w:t>Simkanin</w:t>
      </w:r>
      <w:proofErr w:type="spellEnd"/>
      <w:r w:rsidRPr="00CA4945">
        <w:t>, and J.T. Carlton.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r w:rsidRPr="00CA4945">
        <w:t>Fuller, P.F., and A.J. Benson.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proofErr w:type="spellStart"/>
      <w:r w:rsidRPr="00CA4945">
        <w:rPr>
          <w:color w:val="333333"/>
          <w:highlight w:val="white"/>
        </w:rPr>
        <w:t>Gu</w:t>
      </w:r>
      <w:proofErr w:type="spellEnd"/>
      <w:r w:rsidRPr="00CA4945">
        <w:rPr>
          <w:color w:val="333333"/>
          <w:highlight w:val="white"/>
        </w:rPr>
        <w:t xml:space="preserve">, Z. (2014) </w:t>
      </w:r>
      <w:proofErr w:type="spellStart"/>
      <w:r w:rsidRPr="00CA4945">
        <w:rPr>
          <w:color w:val="333333"/>
          <w:highlight w:val="white"/>
        </w:rPr>
        <w:t>circlize</w:t>
      </w:r>
      <w:proofErr w:type="spellEnd"/>
      <w:r w:rsidRPr="00CA4945">
        <w:rPr>
          <w:color w:val="333333"/>
          <w:highlight w:val="white"/>
        </w:rPr>
        <w:t xml:space="preserve"> implements and enhances circular visualization in R. Bioinformatics. DOI: </w:t>
      </w:r>
      <w:hyperlink r:id="rId11">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R Core Team (2016). R: A language and environment for statistical computing. R Foundation for Statistical Computing, Vienna, Austria. URL https://www.R-project.org/.</w:t>
      </w:r>
    </w:p>
    <w:p w14:paraId="3BAA5E7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 xml:space="preserve">Wasson, K., </w:t>
      </w:r>
      <w:proofErr w:type="spellStart"/>
      <w:r w:rsidRPr="00CA4945">
        <w:rPr>
          <w:color w:val="222222"/>
          <w:highlight w:val="white"/>
        </w:rPr>
        <w:t>Zabin</w:t>
      </w:r>
      <w:proofErr w:type="spellEnd"/>
      <w:r w:rsidRPr="00CA4945">
        <w:rPr>
          <w:color w:val="222222"/>
          <w:highlight w:val="white"/>
        </w:rPr>
        <w:t xml:space="preserve">, C.J., </w:t>
      </w:r>
      <w:proofErr w:type="spellStart"/>
      <w:r w:rsidRPr="00CA4945">
        <w:rPr>
          <w:color w:val="222222"/>
          <w:highlight w:val="white"/>
        </w:rPr>
        <w:t>Bedinger</w:t>
      </w:r>
      <w:proofErr w:type="spellEnd"/>
      <w:r w:rsidRPr="00CA4945">
        <w:rPr>
          <w:color w:val="222222"/>
          <w:highlight w:val="white"/>
        </w:rPr>
        <w:t xml:space="preserve">, L., Cristina Diaz, M., and </w:t>
      </w:r>
      <w:proofErr w:type="spellStart"/>
      <w:r w:rsidRPr="00CA4945">
        <w:rPr>
          <w:color w:val="222222"/>
          <w:highlight w:val="white"/>
        </w:rPr>
        <w:t>Pearse</w:t>
      </w:r>
      <w:proofErr w:type="spellEnd"/>
      <w:r w:rsidRPr="00CA4945">
        <w:rPr>
          <w:color w:val="222222"/>
          <w:highlight w:val="white"/>
        </w:rPr>
        <w:t>, J.S. [2001]. Biological invasions of estuaries without international shipping: the importance of intraregional transport. Biological Conservation 102(2): 143–153. https://doi.org/10.1016/S0006-3207(01)00098-2</w:t>
      </w:r>
    </w:p>
    <w:p w14:paraId="6664889A" w14:textId="77777777" w:rsidR="00723773" w:rsidRPr="00CA4945" w:rsidRDefault="00874591" w:rsidP="00CA4945">
      <w:pPr>
        <w:spacing w:line="360" w:lineRule="auto"/>
        <w:ind w:left="255" w:hanging="285"/>
        <w:contextualSpacing/>
      </w:pPr>
      <w:r w:rsidRPr="00CA4945">
        <w:t xml:space="preserve">Whitehouse, A., and S. </w:t>
      </w:r>
      <w:proofErr w:type="spellStart"/>
      <w:r w:rsidRPr="00CA4945">
        <w:t>Zador</w:t>
      </w:r>
      <w:proofErr w:type="spellEnd"/>
      <w:r w:rsidRPr="00CA4945">
        <w:t xml:space="preserve">. (2016). Preliminary assessment of the Alaska Arctic. In: </w:t>
      </w:r>
      <w:proofErr w:type="spellStart"/>
      <w:r w:rsidRPr="00CA4945">
        <w:t>Zador</w:t>
      </w:r>
      <w:proofErr w:type="spellEnd"/>
      <w:r w:rsidRPr="00CA4945">
        <w:t xml:space="preserve">, S., and </w:t>
      </w:r>
      <w:proofErr w:type="spellStart"/>
      <w:r w:rsidRPr="00CA4945">
        <w:t>Siddon</w:t>
      </w:r>
      <w:proofErr w:type="spellEnd"/>
      <w:r w:rsidRPr="00CA4945">
        <w:t>, E, eds.. Ecosystem Considerations 2016: Status of the Eastern Bering Sea Marine Ecosystem, Stock Assessment and Fishery Evaluation Report, North Pacific Fishery Management Council, Anchorage, AK.</w:t>
      </w:r>
    </w:p>
    <w:p w14:paraId="6BE1E175" w14:textId="77777777" w:rsidR="00A85C6F" w:rsidRDefault="00A85C6F" w:rsidP="00A85C6F">
      <w:pPr>
        <w:pBdr>
          <w:top w:val="nil"/>
          <w:left w:val="nil"/>
          <w:bottom w:val="nil"/>
          <w:right w:val="nil"/>
          <w:between w:val="nil"/>
        </w:pBdr>
        <w:spacing w:line="276" w:lineRule="auto"/>
        <w:ind w:firstLine="0"/>
        <w:rPr>
          <w:b/>
          <w:highlight w:val="yellow"/>
        </w:rPr>
      </w:pPr>
      <w:bookmarkStart w:id="265" w:name="_91zzxnwcm8d4" w:colFirst="0" w:colLast="0"/>
      <w:bookmarkStart w:id="266" w:name="OLE_LINK1"/>
      <w:bookmarkStart w:id="267" w:name="OLE_LINK2"/>
      <w:bookmarkEnd w:id="265"/>
      <w:r>
        <w:rPr>
          <w:b/>
          <w:highlight w:val="yellow"/>
        </w:rPr>
        <w:br w:type="page"/>
      </w:r>
    </w:p>
    <w:p w14:paraId="53932B8E" w14:textId="77777777" w:rsidR="00A85C6F" w:rsidRDefault="00A85C6F" w:rsidP="00A85C6F">
      <w:pPr>
        <w:pBdr>
          <w:top w:val="nil"/>
          <w:left w:val="nil"/>
          <w:bottom w:val="nil"/>
          <w:right w:val="nil"/>
          <w:between w:val="nil"/>
        </w:pBdr>
        <w:spacing w:line="276" w:lineRule="auto"/>
        <w:ind w:firstLine="0"/>
      </w:pPr>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2</w:t>
      </w:r>
      <w:r w:rsidRPr="00CA4945">
        <w:rPr>
          <w:noProof/>
        </w:rPr>
        <w:fldChar w:fldCharType="end"/>
      </w:r>
      <w:r w:rsidRPr="00CA4945">
        <w:t xml:space="preserve">. </w:t>
      </w:r>
      <w:r w:rsidRPr="00CA4945">
        <w:rPr>
          <w:shd w:val="clear" w:color="auto" w:fill="FFFFFF"/>
        </w:rPr>
        <w:t xml:space="preserve">Average number of weeks </w:t>
      </w:r>
      <w:r w:rsidRPr="00CA4945">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Default="00A85C6F" w:rsidP="00A85C6F">
      <w:pPr>
        <w:pBdr>
          <w:top w:val="nil"/>
          <w:left w:val="nil"/>
          <w:bottom w:val="nil"/>
          <w:right w:val="nil"/>
          <w:between w:val="nil"/>
        </w:pBdr>
        <w:spacing w:line="276" w:lineRule="auto"/>
        <w:ind w:firstLine="0"/>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CA4945"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CA4945" w:rsidRDefault="00A85C6F" w:rsidP="000B0DC8">
            <w:pPr>
              <w:pStyle w:val="NormalWeb"/>
              <w:spacing w:before="0" w:beforeAutospacing="0" w:after="0" w:afterAutospacing="0" w:line="360" w:lineRule="auto"/>
              <w:ind w:left="75" w:firstLine="0"/>
              <w:contextualSpacing/>
              <w:rPr>
                <w:b/>
                <w:color w:val="000000"/>
              </w:rPr>
            </w:pPr>
            <w:r w:rsidRPr="00CA4945">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 xml:space="preserve">Consecutive weeks </w:t>
            </w:r>
            <w:r w:rsidRPr="00CA4945">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Number of species</w:t>
            </w:r>
          </w:p>
        </w:tc>
        <w:tc>
          <w:tcPr>
            <w:tcW w:w="1871" w:type="dxa"/>
            <w:tcBorders>
              <w:top w:val="single" w:sz="4" w:space="0" w:color="auto"/>
              <w:bottom w:val="single" w:sz="4" w:space="0" w:color="auto"/>
            </w:tcBorders>
          </w:tcPr>
          <w:p w14:paraId="366376D4" w14:textId="77777777" w:rsidR="00A85C6F" w:rsidRPr="00CA4945" w:rsidRDefault="00A85C6F" w:rsidP="000B0DC8">
            <w:pPr>
              <w:pStyle w:val="NormalWeb"/>
              <w:spacing w:before="0" w:beforeAutospacing="0" w:after="0" w:afterAutospacing="0" w:line="360" w:lineRule="auto"/>
              <w:ind w:firstLine="0"/>
              <w:contextualSpacing/>
              <w:rPr>
                <w:b/>
                <w:color w:val="000000"/>
              </w:rPr>
            </w:pPr>
            <w:r w:rsidRPr="00CA4945">
              <w:rPr>
                <w:b/>
                <w:color w:val="000000"/>
              </w:rPr>
              <w:t xml:space="preserve">Maximum temperature </w:t>
            </w:r>
            <w:r w:rsidRPr="00CA4945">
              <w:rPr>
                <w:color w:val="000000"/>
              </w:rPr>
              <w:t>(°C)</w:t>
            </w:r>
          </w:p>
        </w:tc>
      </w:tr>
      <w:tr w:rsidR="00A85C6F" w:rsidRPr="00CA4945"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Current</w:t>
            </w:r>
          </w:p>
          <w:p w14:paraId="5005DFBB"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16.26</w:t>
            </w:r>
          </w:p>
        </w:tc>
      </w:tr>
      <w:tr w:rsidR="00A85C6F" w:rsidRPr="00CA4945" w14:paraId="50F6005E" w14:textId="77777777" w:rsidTr="000B0DC8">
        <w:trPr>
          <w:trHeight w:val="233"/>
        </w:trPr>
        <w:tc>
          <w:tcPr>
            <w:tcW w:w="1871" w:type="dxa"/>
            <w:vMerge/>
            <w:tcBorders>
              <w:top w:val="nil"/>
              <w:bottom w:val="nil"/>
            </w:tcBorders>
            <w:shd w:val="clear" w:color="auto" w:fill="auto"/>
          </w:tcPr>
          <w:p w14:paraId="23C17F32"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tcPr>
          <w:p w14:paraId="28A15992"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16.95</w:t>
            </w:r>
          </w:p>
        </w:tc>
      </w:tr>
      <w:tr w:rsidR="00A85C6F" w:rsidRPr="00CA4945"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16.28</w:t>
            </w:r>
          </w:p>
        </w:tc>
      </w:tr>
      <w:tr w:rsidR="00A85C6F" w:rsidRPr="00CA4945"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Future</w:t>
            </w:r>
          </w:p>
          <w:p w14:paraId="074BC8C8"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23</w:t>
            </w:r>
          </w:p>
        </w:tc>
        <w:tc>
          <w:tcPr>
            <w:tcW w:w="1871" w:type="dxa"/>
            <w:tcBorders>
              <w:top w:val="single" w:sz="4" w:space="0" w:color="auto"/>
              <w:bottom w:val="nil"/>
            </w:tcBorders>
          </w:tcPr>
          <w:p w14:paraId="22C603E1"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16.64</w:t>
            </w:r>
          </w:p>
        </w:tc>
      </w:tr>
      <w:tr w:rsidR="00A85C6F" w:rsidRPr="00CA4945" w14:paraId="1F135FAC" w14:textId="77777777" w:rsidTr="000B0DC8">
        <w:trPr>
          <w:trHeight w:val="242"/>
        </w:trPr>
        <w:tc>
          <w:tcPr>
            <w:tcW w:w="1871" w:type="dxa"/>
            <w:vMerge/>
            <w:tcBorders>
              <w:top w:val="nil"/>
              <w:bottom w:val="nil"/>
            </w:tcBorders>
          </w:tcPr>
          <w:p w14:paraId="1B7BC2F5"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shd w:val="clear" w:color="auto" w:fill="F2F2F2" w:themeFill="background1" w:themeFillShade="F2"/>
          </w:tcPr>
          <w:p w14:paraId="6D5633F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17.15</w:t>
            </w:r>
          </w:p>
        </w:tc>
      </w:tr>
      <w:tr w:rsidR="00A85C6F" w:rsidRPr="00CA4945" w14:paraId="0E8A2398" w14:textId="77777777" w:rsidTr="000B0DC8">
        <w:trPr>
          <w:trHeight w:val="143"/>
        </w:trPr>
        <w:tc>
          <w:tcPr>
            <w:tcW w:w="1871" w:type="dxa"/>
            <w:vMerge/>
            <w:tcBorders>
              <w:top w:val="nil"/>
              <w:bottom w:val="single" w:sz="4" w:space="0" w:color="auto"/>
            </w:tcBorders>
          </w:tcPr>
          <w:p w14:paraId="454A0919"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24</w:t>
            </w:r>
          </w:p>
        </w:tc>
        <w:tc>
          <w:tcPr>
            <w:tcW w:w="1871" w:type="dxa"/>
            <w:tcBorders>
              <w:top w:val="nil"/>
              <w:bottom w:val="single" w:sz="4" w:space="0" w:color="auto"/>
            </w:tcBorders>
          </w:tcPr>
          <w:p w14:paraId="520B174F"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18.62</w:t>
            </w:r>
          </w:p>
        </w:tc>
      </w:tr>
    </w:tbl>
    <w:p w14:paraId="6484354A"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3EFD4521" w14:textId="77777777" w:rsidR="00A85C6F" w:rsidRPr="00CA4945" w:rsidRDefault="00A85C6F" w:rsidP="00A85C6F">
      <w:pPr>
        <w:spacing w:before="200" w:line="360" w:lineRule="auto"/>
        <w:ind w:firstLine="0"/>
        <w:contextualSpacing/>
        <w:rPr>
          <w:b/>
        </w:rPr>
      </w:pPr>
      <w:r w:rsidRPr="00D87C60">
        <w:rPr>
          <w:b/>
        </w:rPr>
        <w:lastRenderedPageBreak/>
        <w:t>Figures</w:t>
      </w:r>
    </w:p>
    <w:p w14:paraId="1551D663" w14:textId="77777777" w:rsidR="00A85C6F" w:rsidRPr="00CA4945" w:rsidRDefault="00A85C6F" w:rsidP="00A85C6F">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Default="00A85C6F" w:rsidP="00A85C6F">
      <w:pPr>
        <w:spacing w:before="200" w:line="360" w:lineRule="auto"/>
        <w:contextualSpacing/>
        <w:rPr>
          <w:color w:val="222222"/>
          <w:highlight w:val="white"/>
        </w:rPr>
      </w:pPr>
    </w:p>
    <w:p w14:paraId="5DA7E0BA" w14:textId="77777777" w:rsidR="00A85C6F" w:rsidRDefault="00A85C6F" w:rsidP="00A85C6F">
      <w:pPr>
        <w:spacing w:before="200" w:line="360" w:lineRule="auto"/>
        <w:ind w:firstLine="0"/>
        <w:contextualSpacing/>
        <w:rPr>
          <w:color w:val="222222"/>
          <w:highlight w:val="white"/>
        </w:rPr>
      </w:pPr>
      <w:r>
        <w:rPr>
          <w:color w:val="222222"/>
          <w:highlight w:val="white"/>
        </w:rPr>
        <w:t xml:space="preserve">Figure 1: Study area map with all place names and U.S. ports. </w:t>
      </w:r>
    </w:p>
    <w:p w14:paraId="0C653A62" w14:textId="77777777" w:rsidR="00A85C6F" w:rsidRDefault="00A85C6F" w:rsidP="00A85C6F">
      <w:pPr>
        <w:spacing w:before="200" w:line="360" w:lineRule="auto"/>
        <w:contextualSpacing/>
        <w:rPr>
          <w:color w:val="222222"/>
          <w:highlight w:val="white"/>
        </w:rPr>
      </w:pPr>
    </w:p>
    <w:p w14:paraId="227D69EA" w14:textId="101FE71E" w:rsidR="00A85C6F" w:rsidRDefault="00A85C6F" w:rsidP="00A85C6F">
      <w:pPr>
        <w:spacing w:before="200" w:line="360" w:lineRule="auto"/>
        <w:ind w:firstLine="0"/>
        <w:contextualSpacing/>
        <w:rPr>
          <w:color w:val="222222"/>
          <w:highlight w:val="white"/>
        </w:rPr>
      </w:pPr>
      <w:r w:rsidRPr="00CA4945">
        <w:rPr>
          <w:color w:val="222222"/>
          <w:highlight w:val="white"/>
        </w:rPr>
        <w:t xml:space="preserve">Figure </w:t>
      </w:r>
      <w:r>
        <w:rPr>
          <w:color w:val="222222"/>
          <w:highlight w:val="white"/>
        </w:rPr>
        <w:t>2</w:t>
      </w:r>
      <w:r w:rsidRPr="00CA4945">
        <w:rPr>
          <w:color w:val="222222"/>
          <w:highlight w:val="white"/>
        </w:rPr>
        <w:t xml:space="preserve">. </w:t>
      </w:r>
      <w:r>
        <w:rPr>
          <w:b/>
          <w:color w:val="222222"/>
          <w:highlight w:val="white"/>
        </w:rPr>
        <w:t xml:space="preserve">Ensemble mean for year-round survival. </w:t>
      </w:r>
      <w:r w:rsidRPr="00CA4945">
        <w:rPr>
          <w:color w:val="222222"/>
          <w:highlight w:val="white"/>
        </w:rPr>
        <w:t xml:space="preserve">Number of species with year-round habitat suitability under </w:t>
      </w:r>
      <w:r w:rsidR="00DB3FD2">
        <w:rPr>
          <w:color w:val="222222"/>
          <w:highlight w:val="white"/>
        </w:rPr>
        <w:t xml:space="preserve">a) current (2003-2012) and b) </w:t>
      </w:r>
      <w:r w:rsidRPr="00CA4945">
        <w:rPr>
          <w:color w:val="222222"/>
          <w:highlight w:val="white"/>
        </w:rPr>
        <w:t xml:space="preserve">future (2030-2039) climate conditions, </w:t>
      </w:r>
      <w:r w:rsidR="00DB3FD2">
        <w:rPr>
          <w:color w:val="222222"/>
          <w:highlight w:val="white"/>
        </w:rPr>
        <w:t>averaged across the</w:t>
      </w:r>
      <w:r w:rsidRPr="00CA4945">
        <w:rPr>
          <w:color w:val="222222"/>
          <w:highlight w:val="white"/>
        </w:rPr>
        <w:t xml:space="preserve"> 3 ROMS we analysed (CGCM3-t47, ECHO-G, and MIROC 3.2). </w:t>
      </w:r>
    </w:p>
    <w:p w14:paraId="40550535" w14:textId="77777777" w:rsidR="00A85C6F" w:rsidRDefault="00A85C6F" w:rsidP="00A85C6F">
      <w:pPr>
        <w:spacing w:before="200" w:line="360" w:lineRule="auto"/>
        <w:ind w:firstLine="0"/>
        <w:contextualSpacing/>
        <w:rPr>
          <w:color w:val="222222"/>
          <w:highlight w:val="white"/>
        </w:rPr>
      </w:pPr>
    </w:p>
    <w:p w14:paraId="18B59BDF" w14:textId="2062765F" w:rsidR="00A85C6F" w:rsidRDefault="00A85C6F" w:rsidP="00A85C6F">
      <w:pPr>
        <w:spacing w:before="200" w:line="360" w:lineRule="auto"/>
        <w:ind w:firstLine="0"/>
        <w:contextualSpacing/>
        <w:rPr>
          <w:color w:val="000000" w:themeColor="text1"/>
          <w:highlight w:val="white"/>
        </w:rPr>
      </w:pPr>
      <w:r>
        <w:rPr>
          <w:color w:val="000000" w:themeColor="text1"/>
          <w:highlight w:val="white"/>
        </w:rPr>
        <w:t xml:space="preserve">Figure 3. </w:t>
      </w:r>
      <w:r w:rsidR="00DB3FD2">
        <w:rPr>
          <w:b/>
          <w:color w:val="000000" w:themeColor="text1"/>
          <w:highlight w:val="white"/>
        </w:rPr>
        <w:t>Number of taxa with survival</w:t>
      </w:r>
      <w:r>
        <w:rPr>
          <w:b/>
          <w:color w:val="000000" w:themeColor="text1"/>
          <w:highlight w:val="white"/>
        </w:rPr>
        <w:t xml:space="preserve"> as a function of latitude</w:t>
      </w:r>
      <w:r w:rsidR="00DB3FD2">
        <w:rPr>
          <w:b/>
          <w:color w:val="000000" w:themeColor="text1"/>
          <w:highlight w:val="white"/>
        </w:rPr>
        <w:t xml:space="preserve"> + weeks (heat map)</w:t>
      </w:r>
      <w:r>
        <w:rPr>
          <w:b/>
          <w:color w:val="000000" w:themeColor="text1"/>
          <w:highlight w:val="white"/>
        </w:rPr>
        <w:t>.</w:t>
      </w:r>
    </w:p>
    <w:p w14:paraId="718F1775" w14:textId="7C63D627" w:rsidR="00A85C6F" w:rsidRDefault="00A85C6F" w:rsidP="00A85C6F">
      <w:pPr>
        <w:spacing w:before="200" w:line="360" w:lineRule="auto"/>
        <w:ind w:firstLine="0"/>
        <w:contextualSpacing/>
        <w:rPr>
          <w:color w:val="222222"/>
          <w:highlight w:val="white"/>
        </w:rPr>
      </w:pPr>
    </w:p>
    <w:p w14:paraId="1983E043" w14:textId="620C9C1F" w:rsidR="00A85C6F" w:rsidRPr="00A82EE4" w:rsidRDefault="00DB3FD2" w:rsidP="00A85C6F">
      <w:pPr>
        <w:spacing w:before="200" w:line="360" w:lineRule="auto"/>
        <w:ind w:firstLine="0"/>
        <w:contextualSpacing/>
        <w:rPr>
          <w:color w:val="222222"/>
          <w:highlight w:val="white"/>
        </w:rPr>
      </w:pPr>
      <w:r>
        <w:rPr>
          <w:color w:val="222222"/>
          <w:highlight w:val="white"/>
        </w:rPr>
        <w:t>Figure 4</w:t>
      </w:r>
      <w:r w:rsidR="00A85C6F">
        <w:rPr>
          <w:color w:val="222222"/>
          <w:highlight w:val="white"/>
        </w:rPr>
        <w:t xml:space="preserve">. </w:t>
      </w:r>
      <w:r w:rsidR="00A85C6F">
        <w:rPr>
          <w:b/>
          <w:color w:val="222222"/>
          <w:highlight w:val="white"/>
        </w:rPr>
        <w:t>Average number of consecutive weeks of reproduction by temperature threshold</w:t>
      </w:r>
      <w:r w:rsidR="00A85C6F">
        <w:rPr>
          <w:color w:val="222222"/>
          <w:highlight w:val="white"/>
        </w:rPr>
        <w:t>. Based on taxa tolerances</w:t>
      </w:r>
      <w:r>
        <w:rPr>
          <w:color w:val="222222"/>
          <w:highlight w:val="white"/>
        </w:rPr>
        <w:t>,</w:t>
      </w:r>
      <w:r w:rsidR="00A85C6F">
        <w:rPr>
          <w:color w:val="222222"/>
          <w:highlight w:val="white"/>
        </w:rPr>
        <w:t xml:space="preserve"> average</w:t>
      </w:r>
      <w:r>
        <w:rPr>
          <w:color w:val="222222"/>
          <w:highlight w:val="white"/>
        </w:rPr>
        <w:t>d</w:t>
      </w:r>
      <w:r w:rsidR="00A85C6F">
        <w:rPr>
          <w:color w:val="222222"/>
          <w:highlight w:val="white"/>
        </w:rPr>
        <w:t xml:space="preserve"> across models or separate out? Current is probably most interesting &amp; I don’t think things change drastically?? With future but should double-check. See below for an example.</w:t>
      </w:r>
    </w:p>
    <w:p w14:paraId="733F2E72" w14:textId="77777777" w:rsidR="00A85C6F" w:rsidRDefault="00A85C6F" w:rsidP="00A85C6F">
      <w:pPr>
        <w:spacing w:before="200" w:line="360" w:lineRule="auto"/>
        <w:ind w:firstLine="0"/>
        <w:contextualSpacing/>
        <w:rPr>
          <w:color w:val="000000" w:themeColor="text1"/>
          <w:highlight w:val="white"/>
        </w:rPr>
      </w:pPr>
    </w:p>
    <w:p w14:paraId="59E5CFE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Figure 6. Commercial + fishing vessel chord diagrams (2 figures).</w:t>
      </w:r>
    </w:p>
    <w:p w14:paraId="606516B2" w14:textId="77777777" w:rsidR="00A85C6F" w:rsidRDefault="00A85C6F" w:rsidP="00A85C6F">
      <w:pPr>
        <w:spacing w:before="200" w:line="360" w:lineRule="auto"/>
        <w:ind w:firstLine="0"/>
        <w:contextualSpacing/>
        <w:rPr>
          <w:color w:val="000000" w:themeColor="text1"/>
          <w:highlight w:val="white"/>
        </w:rPr>
      </w:pPr>
    </w:p>
    <w:p w14:paraId="2124A5B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Supplementary:</w:t>
      </w:r>
    </w:p>
    <w:p w14:paraId="4169137B" w14:textId="33BA5E6B" w:rsidR="00A85C6F" w:rsidRPr="00DB3FD2" w:rsidRDefault="00A85C6F" w:rsidP="00A85C6F">
      <w:pPr>
        <w:spacing w:before="200" w:line="360" w:lineRule="auto"/>
        <w:ind w:firstLine="0"/>
        <w:contextualSpacing/>
        <w:rPr>
          <w:color w:val="000000" w:themeColor="text1"/>
          <w:highlight w:val="white"/>
        </w:rPr>
      </w:pPr>
      <w:r>
        <w:rPr>
          <w:color w:val="000000" w:themeColor="text1"/>
          <w:highlight w:val="white"/>
        </w:rPr>
        <w:t>-ballast water discharge</w:t>
      </w:r>
    </w:p>
    <w:p w14:paraId="771D2421" w14:textId="61DE5FAB" w:rsidR="00A85C6F" w:rsidRPr="003E696D" w:rsidRDefault="00A85C6F" w:rsidP="00A85C6F">
      <w:pPr>
        <w:pBdr>
          <w:top w:val="nil"/>
          <w:left w:val="nil"/>
          <w:bottom w:val="nil"/>
          <w:right w:val="nil"/>
          <w:between w:val="nil"/>
        </w:pBdr>
        <w:spacing w:line="276" w:lineRule="auto"/>
        <w:ind w:firstLine="0"/>
        <w:rPr>
          <w:color w:val="38761D"/>
          <w:highlight w:val="white"/>
        </w:rPr>
      </w:pPr>
      <w:r>
        <w:rPr>
          <w:color w:val="222222"/>
          <w:highlight w:val="white"/>
        </w:rPr>
        <w:br w:type="page"/>
      </w:r>
    </w:p>
    <w:p w14:paraId="0D6BFA10" w14:textId="75F4F4F5" w:rsidR="00AB1A7E" w:rsidRDefault="00AB1A7E" w:rsidP="00A85C6F">
      <w:pPr>
        <w:ind w:firstLine="0"/>
        <w:rPr>
          <w:color w:val="222222"/>
          <w:highlight w:val="white"/>
        </w:rPr>
      </w:pPr>
      <w:r>
        <w:rPr>
          <w:noProof/>
          <w:lang w:val="en-US" w:eastAsia="en-US"/>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3815"/>
                    </a:xfrm>
                    <a:prstGeom prst="rect">
                      <a:avLst/>
                    </a:prstGeom>
                  </pic:spPr>
                </pic:pic>
              </a:graphicData>
            </a:graphic>
          </wp:inline>
        </w:drawing>
      </w:r>
    </w:p>
    <w:p w14:paraId="34000D03" w14:textId="0FC82CD1" w:rsidR="00AB1A7E" w:rsidRDefault="00A85C6F" w:rsidP="00A85C6F">
      <w:pPr>
        <w:ind w:firstLine="0"/>
        <w:rPr>
          <w:color w:val="222222"/>
          <w:highlight w:val="white"/>
        </w:rPr>
      </w:pPr>
      <w:r>
        <w:rPr>
          <w:color w:val="222222"/>
          <w:highlight w:val="white"/>
        </w:rPr>
        <w:t xml:space="preserve">Figure 5. </w:t>
      </w:r>
      <w:r>
        <w:rPr>
          <w:b/>
          <w:color w:val="222222"/>
          <w:highlight w:val="white"/>
        </w:rPr>
        <w:t>Average number of consecutive weeks of reproduction by temperature threshold</w:t>
      </w:r>
      <w:r>
        <w:rPr>
          <w:color w:val="222222"/>
          <w:highlight w:val="white"/>
        </w:rPr>
        <w:t>.</w:t>
      </w:r>
    </w:p>
    <w:p w14:paraId="7563C6A2" w14:textId="77777777" w:rsidR="00AB1A7E" w:rsidRDefault="00AB1A7E">
      <w:pPr>
        <w:pBdr>
          <w:top w:val="nil"/>
          <w:left w:val="nil"/>
          <w:bottom w:val="nil"/>
          <w:right w:val="nil"/>
          <w:between w:val="nil"/>
        </w:pBdr>
        <w:spacing w:line="276" w:lineRule="auto"/>
        <w:ind w:firstLine="0"/>
        <w:rPr>
          <w:color w:val="222222"/>
          <w:highlight w:val="white"/>
        </w:rPr>
      </w:pPr>
      <w:r>
        <w:rPr>
          <w:color w:val="222222"/>
          <w:highlight w:val="white"/>
        </w:rPr>
        <w:br w:type="page"/>
      </w:r>
    </w:p>
    <w:p w14:paraId="17DC617E" w14:textId="77777777" w:rsidR="00A85C6F" w:rsidRPr="00DF72AE" w:rsidRDefault="00A85C6F" w:rsidP="00A85C6F">
      <w:pPr>
        <w:ind w:firstLine="0"/>
        <w:rPr>
          <w:color w:val="222222"/>
          <w:highlight w:val="white"/>
        </w:rPr>
      </w:pPr>
    </w:p>
    <w:p w14:paraId="00FFEBDC" w14:textId="77777777" w:rsidR="00A85C6F" w:rsidRPr="00DF72AE" w:rsidRDefault="00A85C6F" w:rsidP="00A85C6F">
      <w:pPr>
        <w:tabs>
          <w:tab w:val="left" w:pos="1041"/>
        </w:tabs>
        <w:spacing w:before="200" w:line="360" w:lineRule="auto"/>
        <w:ind w:firstLine="0"/>
        <w:contextualSpacing/>
        <w:rPr>
          <w:color w:val="38761D"/>
          <w:highlight w:val="white"/>
        </w:rPr>
      </w:pPr>
    </w:p>
    <w:p w14:paraId="7507FA23" w14:textId="77777777" w:rsidR="00A85C6F" w:rsidRPr="00CA4945" w:rsidRDefault="00A85C6F" w:rsidP="00A85C6F">
      <w:pPr>
        <w:spacing w:before="200" w:line="360" w:lineRule="auto"/>
        <w:ind w:firstLine="0"/>
        <w:contextualSpacing/>
        <w:rPr>
          <w:color w:val="222222"/>
          <w:highlight w:val="white"/>
        </w:rPr>
      </w:pPr>
    </w:p>
    <w:p w14:paraId="4E13F8CA"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770237" cy="6716713"/>
                    </a:xfrm>
                    <a:prstGeom prst="rect">
                      <a:avLst/>
                    </a:prstGeom>
                    <a:ln/>
                  </pic:spPr>
                </pic:pic>
              </a:graphicData>
            </a:graphic>
          </wp:inline>
        </w:drawing>
      </w:r>
    </w:p>
    <w:p w14:paraId="6F3C4E4C" w14:textId="77777777" w:rsidR="00A85C6F" w:rsidRPr="00CA4945" w:rsidRDefault="00A85C6F" w:rsidP="00A85C6F">
      <w:pPr>
        <w:spacing w:before="200" w:line="360" w:lineRule="auto"/>
        <w:contextualSpacing/>
        <w:rPr>
          <w:color w:val="222222"/>
          <w:highlight w:val="white"/>
        </w:rPr>
      </w:pPr>
      <w:r w:rsidRPr="00CA4945">
        <w:rPr>
          <w:rFonts w:eastAsia="Arial Unicode MS"/>
          <w:color w:val="222222"/>
          <w:highlight w:val="white"/>
        </w:rPr>
        <w:t xml:space="preserve">Figure newX2. Illustration of vessel transit origins (below dashed line) outside of the Bering Sea and their Bering Sea destination (bold text, above dashed line), 2014 - 2016. </w:t>
      </w:r>
      <w:r w:rsidRPr="00CA4945">
        <w:rPr>
          <w:rFonts w:eastAsia="Arial Unicode MS"/>
          <w:color w:val="222222"/>
          <w:highlight w:val="white"/>
        </w:rPr>
        <w:lastRenderedPageBreak/>
        <w:t xml:space="preserve">Numbers in parentheses indicate numbers of records for a given port. (Top) Data from arrival records in the National Ballast Information Clearinghouse. “Other” includes ports with ≤ 5 transits. (Bottom) Fishing vessel data from vessel monitoring systems. Connections with fewer than three vessels have been excluded to retain confidentiality. </w:t>
      </w:r>
    </w:p>
    <w:p w14:paraId="7794AF8B"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711700"/>
                    </a:xfrm>
                    <a:prstGeom prst="rect">
                      <a:avLst/>
                    </a:prstGeom>
                    <a:ln/>
                  </pic:spPr>
                </pic:pic>
              </a:graphicData>
            </a:graphic>
          </wp:inline>
        </w:drawing>
      </w:r>
    </w:p>
    <w:p w14:paraId="1E1F641B" w14:textId="77777777" w:rsidR="00A85C6F" w:rsidRPr="00CA4945" w:rsidRDefault="00A85C6F" w:rsidP="00A85C6F">
      <w:pPr>
        <w:spacing w:before="200" w:line="360" w:lineRule="auto"/>
        <w:contextualSpacing/>
        <w:rPr>
          <w:color w:val="222222"/>
          <w:highlight w:val="white"/>
        </w:rPr>
      </w:pPr>
      <w:commentRangeStart w:id="268"/>
      <w:r w:rsidRPr="00CA4945">
        <w:rPr>
          <w:color w:val="222222"/>
          <w:highlight w:val="white"/>
        </w:rPr>
        <w:t xml:space="preserve">Figure </w:t>
      </w:r>
      <w:proofErr w:type="spellStart"/>
      <w:r w:rsidRPr="00CA4945">
        <w:rPr>
          <w:color w:val="222222"/>
          <w:highlight w:val="white"/>
        </w:rPr>
        <w:t>XXBallast</w:t>
      </w:r>
      <w:proofErr w:type="spellEnd"/>
      <w:r w:rsidRPr="00CA4945">
        <w:rPr>
          <w:color w:val="222222"/>
          <w:highlight w:val="white"/>
        </w:rPr>
        <w:t>. Amounts of ballast water (</w:t>
      </w:r>
      <w:proofErr w:type="spellStart"/>
      <w:r w:rsidRPr="00CA4945">
        <w:rPr>
          <w:color w:val="222222"/>
          <w:highlight w:val="white"/>
        </w:rPr>
        <w:t>mt</w:t>
      </w:r>
      <w:proofErr w:type="spellEnd"/>
      <w:r w:rsidRPr="00CA4945">
        <w:rPr>
          <w:color w:val="222222"/>
          <w:highlight w:val="white"/>
        </w:rPr>
        <w:t>) transported to the Bering Sea (bolded ports, above dashed line) and their regions of origin (</w:t>
      </w:r>
      <w:proofErr w:type="spellStart"/>
      <w:r w:rsidRPr="00CA4945">
        <w:rPr>
          <w:color w:val="222222"/>
          <w:highlight w:val="white"/>
        </w:rPr>
        <w:t>unbolded</w:t>
      </w:r>
      <w:proofErr w:type="spellEnd"/>
      <w:r w:rsidRPr="00CA4945">
        <w:rPr>
          <w:color w:val="222222"/>
          <w:highlight w:val="white"/>
        </w:rPr>
        <w:t xml:space="preserve">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268"/>
      <w:r w:rsidRPr="00CA4945">
        <w:commentReference w:id="268"/>
      </w:r>
      <w:bookmarkEnd w:id="266"/>
      <w:bookmarkEnd w:id="267"/>
    </w:p>
    <w:p w14:paraId="77F37D91" w14:textId="77777777" w:rsidR="00723773" w:rsidRPr="00CA4945" w:rsidRDefault="00723773" w:rsidP="00A85C6F">
      <w:pPr>
        <w:spacing w:before="200" w:line="360" w:lineRule="auto"/>
        <w:ind w:firstLine="0"/>
        <w:contextualSpacing/>
        <w:rPr>
          <w:b/>
          <w:color w:val="222222"/>
          <w:highlight w:val="white"/>
        </w:rPr>
      </w:pPr>
    </w:p>
    <w:p w14:paraId="53252693" w14:textId="05A0AEFA" w:rsidR="00723773" w:rsidRPr="00CA4945" w:rsidRDefault="00723773" w:rsidP="00CA4945">
      <w:pPr>
        <w:spacing w:before="200" w:line="360" w:lineRule="auto"/>
        <w:contextualSpacing/>
        <w:rPr>
          <w:b/>
          <w:color w:val="222222"/>
          <w:highlight w:val="white"/>
        </w:rPr>
      </w:pPr>
    </w:p>
    <w:sectPr w:rsidR="00723773" w:rsidRPr="00CA4945">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manda Droghini" w:date="2017-10-19T16:53:00Z" w:initials="">
    <w:p w14:paraId="21F1014E" w14:textId="77777777" w:rsidR="005810E2" w:rsidRDefault="005810E2">
      <w:pPr>
        <w:widowControl w:val="0"/>
      </w:pPr>
      <w:r>
        <w:t>Preferences?</w:t>
      </w:r>
    </w:p>
  </w:comment>
  <w:comment w:id="2" w:author="Amanda Droghini" w:date="2018-03-21T07:42:00Z" w:initials="AD">
    <w:p w14:paraId="37676222" w14:textId="72AFBCD0" w:rsidR="005810E2" w:rsidRDefault="005810E2">
      <w:pPr>
        <w:pStyle w:val="CommentText"/>
      </w:pPr>
      <w:r>
        <w:rPr>
          <w:rStyle w:val="CommentReference"/>
        </w:rPr>
        <w:annotationRef/>
      </w:r>
      <w:r>
        <w:t>Across a strong latitudinal gradient?</w:t>
      </w:r>
    </w:p>
  </w:comment>
  <w:comment w:id="3" w:author="Amanda Droghini" w:date="2017-10-19T16:50:00Z" w:initials="">
    <w:p w14:paraId="4B7A938A" w14:textId="77777777" w:rsidR="005810E2" w:rsidRDefault="005810E2">
      <w:pPr>
        <w:widowControl w:val="0"/>
      </w:pPr>
      <w:r>
        <w:t>Other authors on this? Author order?</w:t>
      </w:r>
    </w:p>
  </w:comment>
  <w:comment w:id="4" w:author="Amanda Droghini" w:date="2018-03-16T09:17:00Z" w:initials="AD">
    <w:p w14:paraId="12C77586" w14:textId="5C8BCC2E" w:rsidR="005810E2" w:rsidRDefault="005810E2">
      <w:pPr>
        <w:pStyle w:val="CommentText"/>
      </w:pPr>
      <w:r>
        <w:rPr>
          <w:rStyle w:val="CommentReference"/>
        </w:rPr>
        <w:annotationRef/>
      </w:r>
      <w:r>
        <w:t>ASF: Can we fill out a formal contributions section as is done in JWM or PLOS?</w:t>
      </w:r>
    </w:p>
  </w:comment>
  <w:comment w:id="9" w:author="Amanda Droghini" w:date="2018-02-10T09:27:00Z" w:initials="AD">
    <w:p w14:paraId="40E74B83" w14:textId="7D6291C8" w:rsidR="005810E2" w:rsidRDefault="005810E2">
      <w:pPr>
        <w:pStyle w:val="CommentText"/>
      </w:pPr>
      <w:r>
        <w:rPr>
          <w:rStyle w:val="CommentReference"/>
        </w:rPr>
        <w:annotationRef/>
      </w:r>
      <w:r>
        <w:t>Word count: 266</w:t>
      </w:r>
    </w:p>
  </w:comment>
  <w:comment w:id="66" w:author="Amanda Droghini" w:date="2018-03-17T18:36:00Z" w:initials="AD">
    <w:p w14:paraId="690DF08D" w14:textId="5A67B1E3" w:rsidR="005810E2" w:rsidRDefault="005810E2">
      <w:pPr>
        <w:pStyle w:val="CommentText"/>
      </w:pPr>
      <w:r>
        <w:rPr>
          <w:rStyle w:val="CommentReference"/>
        </w:rPr>
        <w:annotationRef/>
      </w:r>
      <w:r>
        <w:t>Standardize entire text to read “NIS”</w:t>
      </w:r>
    </w:p>
  </w:comment>
  <w:comment w:id="68" w:author="Amanda Droghini" w:date="2018-03-14T07:16:00Z" w:initials="AD">
    <w:p w14:paraId="62A1653D" w14:textId="119C79CC" w:rsidR="005810E2" w:rsidRDefault="005810E2">
      <w:pPr>
        <w:pStyle w:val="CommentText"/>
      </w:pPr>
      <w:r>
        <w:rPr>
          <w:rStyle w:val="CommentReference"/>
        </w:rPr>
        <w:annotationRef/>
      </w:r>
      <w:r>
        <w:t>Need to fix citations for entire paragraph</w:t>
      </w:r>
    </w:p>
  </w:comment>
  <w:comment w:id="70" w:author="Amanda Droghini" w:date="2018-03-07T07:55:00Z" w:initials="AD">
    <w:p w14:paraId="031AF4C5" w14:textId="7D007620" w:rsidR="005810E2" w:rsidRDefault="005810E2">
      <w:pPr>
        <w:pStyle w:val="CommentText"/>
      </w:pPr>
      <w:r>
        <w:rPr>
          <w:rStyle w:val="CommentReference"/>
        </w:rPr>
        <w:annotationRef/>
      </w:r>
      <w:r>
        <w:t>Need more citations</w:t>
      </w:r>
    </w:p>
  </w:comment>
  <w:comment w:id="71" w:author="Amanda Droghini" w:date="2018-03-16T09:36:00Z" w:initials="AD">
    <w:p w14:paraId="476ED5EF" w14:textId="61A8C5C4" w:rsidR="005810E2" w:rsidRDefault="005810E2">
      <w:pPr>
        <w:pStyle w:val="CommentText"/>
      </w:pPr>
      <w:r>
        <w:rPr>
          <w:rStyle w:val="CommentReference"/>
        </w:rPr>
        <w:annotationRef/>
      </w:r>
      <w:r>
        <w:t>ASF: Why, does de Rivera not generally address these statements?</w:t>
      </w:r>
    </w:p>
  </w:comment>
  <w:comment w:id="72" w:author="Amanda Droghini" w:date="2018-02-19T06:57:00Z" w:initials="AD">
    <w:p w14:paraId="0194CAA3" w14:textId="2B6FC23F" w:rsidR="005810E2" w:rsidRDefault="005810E2">
      <w:pPr>
        <w:pStyle w:val="CommentText"/>
      </w:pPr>
      <w:r>
        <w:rPr>
          <w:rStyle w:val="CommentReference"/>
        </w:rPr>
        <w:annotationRef/>
      </w:r>
      <w:r>
        <w:t>Need citations for this whole section</w:t>
      </w:r>
    </w:p>
  </w:comment>
  <w:comment w:id="79" w:author="Amanda Droghini" w:date="2018-03-21T21:48:00Z" w:initials="AD">
    <w:p w14:paraId="505DEBC7" w14:textId="3F56F213" w:rsidR="005810E2" w:rsidRDefault="005810E2">
      <w:pPr>
        <w:pStyle w:val="CommentText"/>
      </w:pPr>
      <w:r>
        <w:rPr>
          <w:rStyle w:val="CommentReference"/>
        </w:rPr>
        <w:annotationRef/>
      </w:r>
      <w:r>
        <w:t>What do these 3 papers conclude about temperature?</w:t>
      </w:r>
    </w:p>
  </w:comment>
  <w:comment w:id="82" w:author="Amanda Droghini" w:date="2018-03-16T09:52:00Z" w:initials="AD">
    <w:p w14:paraId="1A495C67" w14:textId="66AAD34B" w:rsidR="005810E2" w:rsidRDefault="005810E2">
      <w:pPr>
        <w:pStyle w:val="CommentText"/>
      </w:pPr>
      <w:r>
        <w:rPr>
          <w:rStyle w:val="CommentReference"/>
        </w:rPr>
        <w:annotationRef/>
      </w:r>
      <w:r>
        <w:t>ASF: Is this correct?</w:t>
      </w:r>
    </w:p>
    <w:p w14:paraId="5E7FC74B" w14:textId="477F555F" w:rsidR="005810E2" w:rsidRDefault="005810E2">
      <w:pPr>
        <w:pStyle w:val="CommentText"/>
      </w:pPr>
      <w:r>
        <w:t>If it is actually been found here in the Bering Sea, can we still make a strong case that we are contributing new knowledge that temperatures matters for marine invasive invasions?</w:t>
      </w:r>
    </w:p>
  </w:comment>
  <w:comment w:id="83" w:author="Amanda Droghini" w:date="2018-03-17T18:30:00Z" w:initials="AD">
    <w:p w14:paraId="7A228909" w14:textId="6306A037" w:rsidR="005810E2" w:rsidRDefault="005810E2">
      <w:pPr>
        <w:pStyle w:val="CommentText"/>
      </w:pPr>
      <w:r>
        <w:rPr>
          <w:rStyle w:val="CommentReference"/>
        </w:rPr>
        <w:annotationRef/>
      </w:r>
      <w:r>
        <w:t>I should double-check these citations &amp; fix the geography. Reid et al. (2007) is from the Arctic Atlantic. I have loads of citations for northern Europe (North Sea, etc.)</w:t>
      </w:r>
    </w:p>
  </w:comment>
  <w:comment w:id="84" w:author="Amanda Droghini" w:date="2018-02-05T07:29:00Z" w:initials="AD">
    <w:p w14:paraId="57EC4D09" w14:textId="77777777" w:rsidR="005810E2" w:rsidRDefault="005810E2" w:rsidP="006244EA">
      <w:pPr>
        <w:pStyle w:val="CommentText"/>
      </w:pPr>
      <w:r>
        <w:rPr>
          <w:rStyle w:val="CommentReference"/>
        </w:rPr>
        <w:annotationRef/>
      </w:r>
      <w:r>
        <w:t>Missing reference</w:t>
      </w:r>
    </w:p>
  </w:comment>
  <w:comment w:id="85" w:author="Amanda Droghini" w:date="2018-03-16T09:56:00Z" w:initials="AD">
    <w:p w14:paraId="517531A4" w14:textId="51FF788C" w:rsidR="005810E2" w:rsidRDefault="005810E2">
      <w:pPr>
        <w:pStyle w:val="CommentText"/>
      </w:pPr>
      <w:r>
        <w:rPr>
          <w:rStyle w:val="CommentReference"/>
        </w:rPr>
        <w:annotationRef/>
      </w:r>
      <w:r>
        <w:t xml:space="preserve">ASF: Ask </w:t>
      </w:r>
      <w:proofErr w:type="spellStart"/>
      <w:r>
        <w:t>Fischbach</w:t>
      </w:r>
      <w:proofErr w:type="spellEnd"/>
      <w:r>
        <w:t xml:space="preserve"> for references on this.</w:t>
      </w:r>
    </w:p>
  </w:comment>
  <w:comment w:id="94" w:author="Amanda Droghini" w:date="2018-02-18T10:10:00Z" w:initials="AD">
    <w:p w14:paraId="2991A3C9" w14:textId="77777777" w:rsidR="005810E2" w:rsidRDefault="005810E2">
      <w:pPr>
        <w:pStyle w:val="CommentText"/>
        <w:rPr>
          <w:noProof/>
        </w:rPr>
      </w:pPr>
      <w:r>
        <w:rPr>
          <w:rStyle w:val="CommentReference"/>
        </w:rPr>
        <w:annotationRef/>
      </w:r>
      <w:r>
        <w:t xml:space="preserve">don’t think we need an entire paragraph dedicated to </w:t>
      </w:r>
      <w:r>
        <w:rPr>
          <w:noProof/>
        </w:rPr>
        <w:t>esults</w:t>
      </w:r>
    </w:p>
    <w:p w14:paraId="7575D2C0" w14:textId="333F9707" w:rsidR="005810E2" w:rsidRDefault="005810E2">
      <w:pPr>
        <w:pStyle w:val="CommentText"/>
      </w:pPr>
      <w:r>
        <w:t>methods intro?</w:t>
      </w:r>
    </w:p>
  </w:comment>
  <w:comment w:id="105" w:author="Amanda Droghini" w:date="2018-03-21T22:19:00Z" w:initials="AD">
    <w:p w14:paraId="2851A639" w14:textId="77777777" w:rsidR="003C5649" w:rsidRDefault="003C5649" w:rsidP="003C5649">
      <w:pPr>
        <w:pStyle w:val="CommentText"/>
      </w:pPr>
      <w:r>
        <w:rPr>
          <w:rStyle w:val="CommentReference"/>
        </w:rPr>
        <w:annotationRef/>
      </w:r>
      <w:r>
        <w:t>Create citation</w:t>
      </w:r>
    </w:p>
  </w:comment>
  <w:comment w:id="106" w:author="Amanda Droghini" w:date="2018-03-24T07:49:00Z" w:initials="AD">
    <w:p w14:paraId="6E6903C5" w14:textId="77628ED9" w:rsidR="003C5649" w:rsidRDefault="003C5649">
      <w:pPr>
        <w:pStyle w:val="CommentText"/>
      </w:pPr>
      <w:r>
        <w:rPr>
          <w:rStyle w:val="CommentReference"/>
        </w:rPr>
        <w:annotationRef/>
      </w:r>
      <w:r>
        <w:t>Need to be consistent</w:t>
      </w:r>
    </w:p>
  </w:comment>
  <w:comment w:id="108" w:author="Amanda Droghini" w:date="2018-01-31T07:24:00Z" w:initials="AD">
    <w:p w14:paraId="614C0580" w14:textId="77777777" w:rsidR="001C4E41" w:rsidRDefault="001C4E41" w:rsidP="001C4E41">
      <w:pPr>
        <w:pStyle w:val="CommentText"/>
      </w:pPr>
      <w:r>
        <w:rPr>
          <w:rStyle w:val="CommentReference"/>
        </w:rPr>
        <w:annotationRef/>
      </w:r>
      <w:r>
        <w:t>Tony do you prefer “mid-century”?</w:t>
      </w:r>
    </w:p>
  </w:comment>
  <w:comment w:id="111" w:author="Amanda Droghini" w:date="2018-02-17T08:32:00Z" w:initials="AD">
    <w:p w14:paraId="383BDECE" w14:textId="178ACACB" w:rsidR="005810E2" w:rsidRDefault="005810E2">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114" w:author="Amanda Droghini" w:date="2018-01-31T07:34:00Z" w:initials="AD">
    <w:p w14:paraId="7C871970" w14:textId="3D1B072D" w:rsidR="005810E2" w:rsidRDefault="005810E2">
      <w:pPr>
        <w:pStyle w:val="CommentText"/>
      </w:pPr>
      <w:r>
        <w:rPr>
          <w:rStyle w:val="CommentReference"/>
        </w:rPr>
        <w:annotationRef/>
      </w:r>
      <w:r>
        <w:t>Whether to include this sentence + the next ones depends on what figures we are included in final MS. Should we use an ensemble approach?</w:t>
      </w:r>
    </w:p>
  </w:comment>
  <w:comment w:id="117" w:author="Amanda Droghini" w:date="2018-03-21T22:21:00Z" w:initials="AD">
    <w:p w14:paraId="44361182" w14:textId="66B223C5" w:rsidR="005810E2" w:rsidRDefault="005810E2">
      <w:pPr>
        <w:pStyle w:val="CommentText"/>
      </w:pPr>
      <w:r>
        <w:rPr>
          <w:rStyle w:val="CommentReference"/>
        </w:rPr>
        <w:annotationRef/>
      </w:r>
      <w:r>
        <w:t>Need to define if getting rid of other sentence</w:t>
      </w:r>
    </w:p>
  </w:comment>
  <w:comment w:id="118" w:author="Amanda Droghini" w:date="2018-01-31T07:37:00Z" w:initials="AD">
    <w:p w14:paraId="7A0EF1F0" w14:textId="4659B9B4" w:rsidR="005810E2" w:rsidRDefault="005810E2">
      <w:pPr>
        <w:pStyle w:val="CommentText"/>
      </w:pPr>
      <w:r>
        <w:rPr>
          <w:rStyle w:val="CommentReference"/>
        </w:rPr>
        <w:annotationRef/>
      </w:r>
      <w:r>
        <w:t>Do we talk about “percent no change” in the results??</w:t>
      </w:r>
    </w:p>
  </w:comment>
  <w:comment w:id="130" w:author="Amanda Droghini" w:date="2018-02-08T21:45:00Z" w:initials="AD">
    <w:p w14:paraId="6A6279A6" w14:textId="77777777" w:rsidR="005810E2" w:rsidRDefault="005810E2"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135" w:author="Amanda Droghini" w:date="2018-03-19T12:37:00Z" w:initials="AD">
    <w:p w14:paraId="0B6EE9B7" w14:textId="77777777" w:rsidR="005810E2" w:rsidRDefault="005810E2" w:rsidP="00593EEE">
      <w:pPr>
        <w:pStyle w:val="CommentText"/>
      </w:pPr>
      <w:r>
        <w:rPr>
          <w:rStyle w:val="CommentReference"/>
        </w:rPr>
        <w:annotationRef/>
      </w:r>
      <w:r>
        <w:t>ASF: Where does this belong?  Do we want to state this, indicating how many of the 42 NIS considered are classified as having a low salt tolerance?</w:t>
      </w:r>
    </w:p>
  </w:comment>
  <w:comment w:id="136" w:author="Amanda Droghini" w:date="2018-03-19T12:45:00Z" w:initials="AD">
    <w:p w14:paraId="7BC2976E" w14:textId="697CA442" w:rsidR="005810E2" w:rsidRDefault="005810E2">
      <w:pPr>
        <w:pStyle w:val="CommentText"/>
      </w:pPr>
      <w:r>
        <w:rPr>
          <w:rStyle w:val="CommentReference"/>
        </w:rPr>
        <w:annotationRef/>
      </w:r>
      <w:r>
        <w:t>Change figure would be interesting here – shows band really nicely</w:t>
      </w:r>
    </w:p>
  </w:comment>
  <w:comment w:id="137" w:author="Amanda Droghini" w:date="2018-03-19T12:47:00Z" w:initials="AD">
    <w:p w14:paraId="404DE3CB" w14:textId="3EA71162" w:rsidR="005810E2" w:rsidRDefault="005810E2">
      <w:pPr>
        <w:pStyle w:val="CommentText"/>
      </w:pPr>
      <w:r>
        <w:rPr>
          <w:rStyle w:val="CommentReference"/>
        </w:rPr>
        <w:annotationRef/>
      </w:r>
      <w:r>
        <w:t>Need to double check this</w:t>
      </w:r>
    </w:p>
  </w:comment>
  <w:comment w:id="143" w:author="Amanda Droghini" w:date="2017-11-12T22:06:00Z" w:initials="">
    <w:p w14:paraId="045112CC" w14:textId="77777777" w:rsidR="005810E2" w:rsidRDefault="005810E2" w:rsidP="000C2CEA">
      <w:pPr>
        <w:widowControl w:val="0"/>
      </w:pPr>
      <w:r>
        <w:t>Graph of # of species x Week</w:t>
      </w:r>
    </w:p>
  </w:comment>
  <w:comment w:id="146" w:author="Amanda Droghini" w:date="2018-02-17T09:03:00Z" w:initials="AD">
    <w:p w14:paraId="0910F67F" w14:textId="1E8F6327" w:rsidR="005810E2" w:rsidRDefault="005810E2">
      <w:pPr>
        <w:pStyle w:val="CommentText"/>
      </w:pPr>
      <w:r>
        <w:rPr>
          <w:rStyle w:val="CommentReference"/>
        </w:rPr>
        <w:annotationRef/>
      </w:r>
      <w:r>
        <w:t xml:space="preserve">can you graph frequency distribution for this? # of species by # of </w:t>
      </w:r>
      <w:proofErr w:type="spellStart"/>
      <w:r>
        <w:t>consec</w:t>
      </w:r>
      <w:proofErr w:type="spellEnd"/>
      <w:r>
        <w:t xml:space="preserve"> weeks</w:t>
      </w:r>
    </w:p>
  </w:comment>
  <w:comment w:id="148" w:author="Amanda Droghini" w:date="2018-03-16T10:27:00Z" w:initials="AD">
    <w:p w14:paraId="69EB6004" w14:textId="45C69674" w:rsidR="005810E2" w:rsidRDefault="005810E2">
      <w:pPr>
        <w:pStyle w:val="CommentText"/>
      </w:pPr>
      <w:r>
        <w:rPr>
          <w:rStyle w:val="CommentReference"/>
        </w:rPr>
        <w:annotationRef/>
      </w:r>
      <w:r>
        <w:t>ASF: detail why this is not n = 42.  Was this because we only had detailed reproductive habitat tolerance information for 29 NIS under consideration?</w:t>
      </w:r>
    </w:p>
  </w:comment>
  <w:comment w:id="149" w:author="Amanda Droghini" w:date="2018-03-11T10:23:00Z" w:initials="AD">
    <w:p w14:paraId="30CF82E1" w14:textId="77777777" w:rsidR="005810E2" w:rsidRDefault="005810E2" w:rsidP="004E6C5F">
      <w:pPr>
        <w:pStyle w:val="CommentText"/>
      </w:pPr>
      <w:r>
        <w:rPr>
          <w:rStyle w:val="CommentReference"/>
        </w:rPr>
        <w:annotationRef/>
      </w:r>
      <w:r>
        <w:t>Need to flesh out results for repro. Hone in on the temperature thresholds – how many weeks if you need 10C, etc. etc.</w:t>
      </w:r>
    </w:p>
  </w:comment>
  <w:comment w:id="163" w:author="Amanda Droghini" w:date="2018-02-17T08:54:00Z" w:initials="AD">
    <w:p w14:paraId="429B70D9" w14:textId="77777777" w:rsidR="005810E2" w:rsidRDefault="005810E2"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164" w:author="Amanda Droghini" w:date="2018-02-17T08:55:00Z" w:initials="AD">
    <w:p w14:paraId="604503BB" w14:textId="77777777" w:rsidR="005810E2" w:rsidRDefault="005810E2" w:rsidP="0034065B">
      <w:pPr>
        <w:pStyle w:val="CommentText"/>
      </w:pPr>
      <w:r>
        <w:rPr>
          <w:rStyle w:val="CommentReference"/>
        </w:rPr>
        <w:annotationRef/>
      </w:r>
      <w:r>
        <w:t xml:space="preserve">do all 3 models agree on these 6? if so, say that </w:t>
      </w:r>
      <w:proofErr w:type="spellStart"/>
      <w:r>
        <w:t>insead</w:t>
      </w:r>
      <w:proofErr w:type="spellEnd"/>
      <w:r>
        <w:t>.</w:t>
      </w:r>
    </w:p>
  </w:comment>
  <w:comment w:id="170" w:author="Amanda Droghini" w:date="2017-11-12T22:38:00Z" w:initials="">
    <w:p w14:paraId="62A7E6D0" w14:textId="1A1BA0E3" w:rsidR="005810E2" w:rsidRDefault="005810E2" w:rsidP="0034065B">
      <w:pPr>
        <w:widowControl w:val="0"/>
      </w:pPr>
      <w:r>
        <w:t xml:space="preserve">Alaska or Bering Sea? </w:t>
      </w:r>
    </w:p>
  </w:comment>
  <w:comment w:id="172" w:author="Amanda Droghini" w:date="2018-02-17T09:01:00Z" w:initials="AD">
    <w:p w14:paraId="7D70480F" w14:textId="77777777" w:rsidR="005810E2" w:rsidRDefault="005810E2"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173" w:author="Amanda Droghini" w:date="2017-11-12T22:41:00Z" w:initials="">
    <w:p w14:paraId="358C5A9B" w14:textId="77777777" w:rsidR="005810E2" w:rsidRDefault="005810E2" w:rsidP="0034065B">
      <w:pPr>
        <w:widowControl w:val="0"/>
      </w:pPr>
      <w:r>
        <w:t>Chord diagram - ballast water</w:t>
      </w:r>
    </w:p>
  </w:comment>
  <w:comment w:id="174" w:author="Amanda Droghini" w:date="2017-11-12T22:20:00Z" w:initials="">
    <w:p w14:paraId="4605BA59" w14:textId="77777777" w:rsidR="005810E2" w:rsidRDefault="005810E2" w:rsidP="0034065B">
      <w:pPr>
        <w:widowControl w:val="0"/>
      </w:pPr>
      <w:r>
        <w:t>Assuming I interpreted this right?</w:t>
      </w:r>
    </w:p>
  </w:comment>
  <w:comment w:id="175" w:author="Amanda Droghini" w:date="2017-11-12T22:27:00Z" w:initials="">
    <w:p w14:paraId="64CAC5C5" w14:textId="77777777" w:rsidR="005810E2" w:rsidRDefault="005810E2" w:rsidP="0034065B">
      <w:pPr>
        <w:widowControl w:val="0"/>
      </w:pPr>
      <w:r>
        <w:t>Chord diagram - ship arrivals</w:t>
      </w:r>
    </w:p>
  </w:comment>
  <w:comment w:id="179" w:author="Amanda Droghini" w:date="2018-03-16T10:57:00Z" w:initials="AD">
    <w:p w14:paraId="14143BE2" w14:textId="39B33E99" w:rsidR="005810E2" w:rsidRDefault="005810E2">
      <w:pPr>
        <w:pStyle w:val="CommentText"/>
      </w:pPr>
      <w:r>
        <w:rPr>
          <w:rStyle w:val="CommentReference"/>
        </w:rPr>
        <w:annotationRef/>
      </w:r>
      <w:r>
        <w:t>ASF: Restructure paragraph below to support this general statement, highlighting the geographic intersection of regions with greater potential NIS habitat and greater potential propagule pressure.</w:t>
      </w:r>
    </w:p>
  </w:comment>
  <w:comment w:id="185" w:author="Amanda Droghini" w:date="2018-03-06T07:44:00Z" w:initials="AD">
    <w:p w14:paraId="72CF6DE9" w14:textId="77777777" w:rsidR="005810E2" w:rsidRDefault="005810E2" w:rsidP="00E46D10">
      <w:pPr>
        <w:pStyle w:val="CommentText"/>
      </w:pPr>
      <w:r>
        <w:rPr>
          <w:rStyle w:val="CommentReference"/>
        </w:rPr>
        <w:annotationRef/>
      </w:r>
      <w:r>
        <w:t xml:space="preserve">Not sure where to put this? </w:t>
      </w:r>
    </w:p>
  </w:comment>
  <w:comment w:id="193" w:author="Amanda Droghini" w:date="2018-03-23T07:54:00Z" w:initials="AD">
    <w:p w14:paraId="701FA173" w14:textId="1263F01F" w:rsidR="005810E2" w:rsidRDefault="005810E2">
      <w:pPr>
        <w:pStyle w:val="CommentText"/>
      </w:pPr>
      <w:r>
        <w:rPr>
          <w:rStyle w:val="CommentReference"/>
        </w:rPr>
        <w:annotationRef/>
      </w:r>
      <w:r>
        <w:t xml:space="preserve">For context – what is the resolution used by models in the other Arctic studies? </w:t>
      </w:r>
      <w:r w:rsidRPr="00186DB4">
        <w:t xml:space="preserve">    DOI10.1002/aqc.2764</w:t>
      </w:r>
    </w:p>
  </w:comment>
  <w:comment w:id="198" w:author="Amanda Droghini" w:date="2018-03-07T08:30:00Z" w:initials="AD">
    <w:p w14:paraId="6A095BF7" w14:textId="77777777" w:rsidR="005810E2" w:rsidRDefault="005810E2" w:rsidP="00072121">
      <w:pPr>
        <w:pStyle w:val="CommentText"/>
      </w:pPr>
      <w:r>
        <w:rPr>
          <w:rStyle w:val="CommentReference"/>
        </w:rPr>
        <w:annotationRef/>
      </w:r>
      <w:r>
        <w:t xml:space="preserve">as high as 19C on MODIS (2017) </w:t>
      </w:r>
      <w:r w:rsidRPr="009D2B00">
        <w:t>https://neo.sci.gsfc.nasa.gov/analysis/index.php</w:t>
      </w:r>
    </w:p>
  </w:comment>
  <w:comment w:id="199" w:author="Amanda Droghini" w:date="2018-03-07T08:20:00Z" w:initials="AD">
    <w:p w14:paraId="041A0C31" w14:textId="77777777" w:rsidR="005810E2" w:rsidRDefault="005810E2" w:rsidP="00072121">
      <w:pPr>
        <w:pStyle w:val="CommentText"/>
      </w:pPr>
      <w:r>
        <w:rPr>
          <w:rStyle w:val="CommentReference"/>
        </w:rPr>
        <w:annotationRef/>
      </w:r>
      <w:r>
        <w:t xml:space="preserve">Need to actually read </w:t>
      </w:r>
      <w:proofErr w:type="spellStart"/>
      <w:r>
        <w:t>Fetzer</w:t>
      </w:r>
      <w:proofErr w:type="spellEnd"/>
      <w:r>
        <w:t xml:space="preserve"> paper</w:t>
      </w:r>
    </w:p>
  </w:comment>
  <w:comment w:id="218" w:author="Amanda Droghini" w:date="2018-03-12T08:23:00Z" w:initials="AD">
    <w:p w14:paraId="7C1DAED8" w14:textId="44CFBCF3" w:rsidR="005810E2" w:rsidRDefault="005810E2">
      <w:pPr>
        <w:pStyle w:val="CommentText"/>
      </w:pPr>
      <w:r>
        <w:rPr>
          <w:rStyle w:val="CommentReference"/>
        </w:rPr>
        <w:annotationRef/>
      </w:r>
      <w:r>
        <w:t xml:space="preserve">Cite </w:t>
      </w:r>
      <w:proofErr w:type="spellStart"/>
      <w:r>
        <w:t>Floerl</w:t>
      </w:r>
      <w:proofErr w:type="spellEnd"/>
      <w:r>
        <w:t xml:space="preserve"> et al. 2009 </w:t>
      </w:r>
      <w:r w:rsidRPr="00CA4945">
        <w:t>The importance of transport hubs in stepping-stone invasions</w:t>
      </w:r>
    </w:p>
    <w:p w14:paraId="70908626" w14:textId="1AD73EF8" w:rsidR="005810E2" w:rsidRDefault="005810E2">
      <w:pPr>
        <w:pStyle w:val="CommentText"/>
      </w:pPr>
      <w:r>
        <w:t>Cite Wasson et a. 2001 Biological invasions of estuaries without international shipping: the importance of intraregional transport</w:t>
      </w:r>
    </w:p>
  </w:comment>
  <w:comment w:id="232" w:author="Amanda Droghini" w:date="2018-02-06T05:47:00Z" w:initials="AD">
    <w:p w14:paraId="1AEE5B5C" w14:textId="77777777" w:rsidR="005810E2" w:rsidRDefault="005810E2" w:rsidP="006A7E99">
      <w:pPr>
        <w:pStyle w:val="CommentText"/>
      </w:pPr>
      <w:r>
        <w:rPr>
          <w:rStyle w:val="CommentReference"/>
        </w:rPr>
        <w:annotationRef/>
      </w:r>
      <w:r>
        <w:t>More references needed + check that these say what you want them to say. L-R is for fouling species</w:t>
      </w:r>
    </w:p>
  </w:comment>
  <w:comment w:id="251" w:author="Amanda Droghini" w:date="2018-02-06T12:55:00Z" w:initials="AD">
    <w:p w14:paraId="57CE005C" w14:textId="77777777" w:rsidR="005810E2" w:rsidRDefault="005810E2" w:rsidP="00B31FD6">
      <w:pPr>
        <w:pStyle w:val="CommentText"/>
      </w:pPr>
      <w:r>
        <w:rPr>
          <w:rStyle w:val="CommentReference"/>
        </w:rPr>
        <w:annotationRef/>
      </w:r>
      <w:proofErr w:type="spellStart"/>
      <w:r>
        <w:t>Thieltges</w:t>
      </w:r>
      <w:proofErr w:type="spellEnd"/>
      <w:r>
        <w:t xml:space="preserve"> et al 2004 ++ see who cites them!</w:t>
      </w:r>
    </w:p>
    <w:p w14:paraId="14F0A1EA" w14:textId="77777777" w:rsidR="005810E2" w:rsidRDefault="005810E2" w:rsidP="00B31FD6">
      <w:pPr>
        <w:pStyle w:val="CommentText"/>
      </w:pPr>
    </w:p>
    <w:p w14:paraId="6E805556" w14:textId="77777777" w:rsidR="005810E2" w:rsidRDefault="005810E2"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5810E2" w:rsidRDefault="005810E2" w:rsidP="00B31FD6">
      <w:pPr>
        <w:pStyle w:val="CommentText"/>
      </w:pPr>
    </w:p>
    <w:p w14:paraId="37482056" w14:textId="77777777" w:rsidR="005810E2" w:rsidRPr="00453DA1" w:rsidRDefault="005810E2" w:rsidP="00B31FD6">
      <w:proofErr w:type="spellStart"/>
      <w:r>
        <w:t>Nehls</w:t>
      </w:r>
      <w:proofErr w:type="spellEnd"/>
      <w:r>
        <w:t xml:space="preserve"> et al. </w:t>
      </w:r>
      <w:proofErr w:type="spellStart"/>
      <w:r w:rsidRPr="00453DA1">
        <w:rPr>
          <w:b/>
          <w:bCs/>
          <w:color w:val="333333"/>
          <w:sz w:val="30"/>
          <w:szCs w:val="30"/>
          <w:shd w:val="clear" w:color="auto" w:fill="F8F8F8"/>
        </w:rPr>
        <w:t>Wadden</w:t>
      </w:r>
      <w:proofErr w:type="spellEnd"/>
      <w:r w:rsidRPr="00453DA1">
        <w:rPr>
          <w:b/>
          <w:bCs/>
          <w:color w:val="333333"/>
          <w:sz w:val="30"/>
          <w:szCs w:val="30"/>
          <w:shd w:val="clear" w:color="auto" w:fill="F8F8F8"/>
        </w:rPr>
        <w:t xml:space="preserve"> Sea mussel beds invaded by oysters and slipper limpets: competition or climate control?</w:t>
      </w:r>
    </w:p>
    <w:p w14:paraId="650D48A0" w14:textId="77777777" w:rsidR="005810E2" w:rsidRDefault="005810E2" w:rsidP="00B31FD6">
      <w:pPr>
        <w:pStyle w:val="CommentText"/>
      </w:pPr>
    </w:p>
    <w:p w14:paraId="49A8039B" w14:textId="77777777" w:rsidR="005810E2" w:rsidRPr="00453DA1" w:rsidRDefault="005810E2"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5810E2" w:rsidRDefault="005810E2" w:rsidP="00B31FD6">
      <w:pPr>
        <w:pStyle w:val="CommentText"/>
      </w:pPr>
    </w:p>
    <w:p w14:paraId="7015EDA7" w14:textId="77777777" w:rsidR="005810E2" w:rsidRPr="00DF1768" w:rsidRDefault="005810E2" w:rsidP="00B31FD6">
      <w:proofErr w:type="spellStart"/>
      <w:r>
        <w:t>Hinz</w:t>
      </w:r>
      <w:proofErr w:type="spellEnd"/>
      <w:r>
        <w:t xml:space="preserve">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5810E2" w:rsidRDefault="005810E2" w:rsidP="00B31FD6">
      <w:pPr>
        <w:pStyle w:val="CommentText"/>
      </w:pPr>
    </w:p>
    <w:p w14:paraId="1F4F3424" w14:textId="77777777" w:rsidR="005810E2" w:rsidRPr="00DF1768" w:rsidRDefault="005810E2" w:rsidP="00B31FD6">
      <w:proofErr w:type="spellStart"/>
      <w:r>
        <w:t>Valdizan</w:t>
      </w:r>
      <w:proofErr w:type="spellEnd"/>
      <w:r>
        <w:t xml:space="preserve"> et al </w:t>
      </w:r>
      <w:r w:rsidRPr="00DF1768">
        <w:rPr>
          <w:b/>
          <w:bCs/>
          <w:color w:val="333333"/>
          <w:sz w:val="30"/>
          <w:szCs w:val="30"/>
          <w:shd w:val="clear" w:color="auto" w:fill="F8F8F8"/>
        </w:rPr>
        <w:t xml:space="preserve">Evidence that rising coastal seawater temperatures increase reproductive output of the invasive gastropod </w:t>
      </w:r>
      <w:proofErr w:type="spellStart"/>
      <w:r w:rsidRPr="00DF1768">
        <w:rPr>
          <w:b/>
          <w:bCs/>
          <w:color w:val="333333"/>
          <w:sz w:val="30"/>
          <w:szCs w:val="30"/>
          <w:shd w:val="clear" w:color="auto" w:fill="F8F8F8"/>
        </w:rPr>
        <w:t>Crepidula</w:t>
      </w:r>
      <w:proofErr w:type="spellEnd"/>
      <w:r w:rsidRPr="00DF1768">
        <w:rPr>
          <w:b/>
          <w:bCs/>
          <w:color w:val="333333"/>
          <w:sz w:val="30"/>
          <w:szCs w:val="30"/>
          <w:shd w:val="clear" w:color="auto" w:fill="F8F8F8"/>
        </w:rPr>
        <w:t xml:space="preserve"> </w:t>
      </w:r>
      <w:proofErr w:type="spellStart"/>
      <w:r w:rsidRPr="00DF1768">
        <w:rPr>
          <w:b/>
          <w:bCs/>
          <w:color w:val="333333"/>
          <w:sz w:val="30"/>
          <w:szCs w:val="30"/>
          <w:shd w:val="clear" w:color="auto" w:fill="F8F8F8"/>
        </w:rPr>
        <w:t>fornicata</w:t>
      </w:r>
      <w:proofErr w:type="spellEnd"/>
    </w:p>
    <w:p w14:paraId="3C9004DF" w14:textId="77777777" w:rsidR="005810E2" w:rsidRDefault="005810E2" w:rsidP="00B31FD6">
      <w:pPr>
        <w:pStyle w:val="CommentText"/>
      </w:pPr>
    </w:p>
  </w:comment>
  <w:comment w:id="263" w:author="Amanda Droghini" w:date="2018-03-12T08:26:00Z" w:initials="AD">
    <w:p w14:paraId="326093C0" w14:textId="07DC7638" w:rsidR="005810E2" w:rsidRDefault="005810E2">
      <w:pPr>
        <w:pStyle w:val="CommentText"/>
      </w:pPr>
      <w:r>
        <w:rPr>
          <w:rStyle w:val="CommentReference"/>
        </w:rPr>
        <w:annotationRef/>
      </w:r>
      <w:r>
        <w:t>Reword to omit ranking system?</w:t>
      </w:r>
    </w:p>
  </w:comment>
  <w:comment w:id="268" w:author="Jordan Watson - NOAA Federal" w:date="2017-10-02T17:35:00Z" w:initials="">
    <w:p w14:paraId="70283FEF" w14:textId="77777777" w:rsidR="005810E2" w:rsidRDefault="005810E2"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1014E" w15:done="0"/>
  <w15:commentEx w15:paraId="37676222" w15:done="0"/>
  <w15:commentEx w15:paraId="4B7A938A" w15:done="0"/>
  <w15:commentEx w15:paraId="12C77586" w15:paraIdParent="4B7A938A" w15:done="0"/>
  <w15:commentEx w15:paraId="40E74B83" w15:done="0"/>
  <w15:commentEx w15:paraId="690DF08D" w15:done="0"/>
  <w15:commentEx w15:paraId="62A1653D" w15:done="0"/>
  <w15:commentEx w15:paraId="031AF4C5" w15:done="0"/>
  <w15:commentEx w15:paraId="476ED5EF" w15:paraIdParent="031AF4C5" w15:done="0"/>
  <w15:commentEx w15:paraId="0194CAA3" w15:done="0"/>
  <w15:commentEx w15:paraId="505DEBC7" w15:done="0"/>
  <w15:commentEx w15:paraId="5E7FC74B" w15:done="0"/>
  <w15:commentEx w15:paraId="7A228909" w15:paraIdParent="5E7FC74B" w15:done="0"/>
  <w15:commentEx w15:paraId="57EC4D09" w15:done="0"/>
  <w15:commentEx w15:paraId="517531A4" w15:paraIdParent="57EC4D09" w15:done="0"/>
  <w15:commentEx w15:paraId="7575D2C0" w15:done="0"/>
  <w15:commentEx w15:paraId="2851A639" w15:done="0"/>
  <w15:commentEx w15:paraId="6E6903C5" w15:done="0"/>
  <w15:commentEx w15:paraId="614C0580" w15:done="0"/>
  <w15:commentEx w15:paraId="383BDECE" w15:done="0"/>
  <w15:commentEx w15:paraId="7C871970" w15:done="0"/>
  <w15:commentEx w15:paraId="44361182" w15:done="0"/>
  <w15:commentEx w15:paraId="7A0EF1F0" w15:done="0"/>
  <w15:commentEx w15:paraId="6A6279A6" w15:done="0"/>
  <w15:commentEx w15:paraId="0B6EE9B7" w15:done="0"/>
  <w15:commentEx w15:paraId="7BC2976E" w15:done="0"/>
  <w15:commentEx w15:paraId="404DE3CB" w15:done="0"/>
  <w15:commentEx w15:paraId="045112CC" w15:done="0"/>
  <w15:commentEx w15:paraId="0910F67F" w15:done="0"/>
  <w15:commentEx w15:paraId="69EB6004" w15:done="0"/>
  <w15:commentEx w15:paraId="30CF82E1" w15:done="0"/>
  <w15:commentEx w15:paraId="429B70D9" w15:done="0"/>
  <w15:commentEx w15:paraId="604503BB" w15:done="0"/>
  <w15:commentEx w15:paraId="62A7E6D0" w15:done="0"/>
  <w15:commentEx w15:paraId="7D70480F" w15:done="0"/>
  <w15:commentEx w15:paraId="358C5A9B" w15:done="0"/>
  <w15:commentEx w15:paraId="4605BA59" w15:done="0"/>
  <w15:commentEx w15:paraId="64CAC5C5" w15:done="0"/>
  <w15:commentEx w15:paraId="14143BE2" w15:done="0"/>
  <w15:commentEx w15:paraId="72CF6DE9" w15:done="0"/>
  <w15:commentEx w15:paraId="701FA173" w15:done="0"/>
  <w15:commentEx w15:paraId="6A095BF7" w15:done="0"/>
  <w15:commentEx w15:paraId="041A0C31" w15:done="0"/>
  <w15:commentEx w15:paraId="70908626" w15:done="0"/>
  <w15:commentEx w15:paraId="1AEE5B5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1014E" w16cid:durableId="1E364EA6"/>
  <w16cid:commentId w16cid:paraId="37676222" w16cid:durableId="1E5C8B7C"/>
  <w16cid:commentId w16cid:paraId="4B7A938A" w16cid:durableId="1E364EA8"/>
  <w16cid:commentId w16cid:paraId="12C77586" w16cid:durableId="1E560A11"/>
  <w16cid:commentId w16cid:paraId="40E74B83" w16cid:durableId="1E364EA9"/>
  <w16cid:commentId w16cid:paraId="690DF08D" w16cid:durableId="1E57DEB0"/>
  <w16cid:commentId w16cid:paraId="031AF4C5" w16cid:durableId="1E4A1957"/>
  <w16cid:commentId w16cid:paraId="476ED5EF" w16cid:durableId="1E560E85"/>
  <w16cid:commentId w16cid:paraId="0194CAA3" w16cid:durableId="1E364EAF"/>
  <w16cid:commentId w16cid:paraId="505DEBC7" w16cid:durableId="1E5D5197"/>
  <w16cid:commentId w16cid:paraId="5E7FC74B" w16cid:durableId="1E561272"/>
  <w16cid:commentId w16cid:paraId="7A228909" w16cid:durableId="1E57DD43"/>
  <w16cid:commentId w16cid:paraId="7575D2C0" w16cid:durableId="1E364EB2"/>
  <w16cid:commentId w16cid:paraId="2851A639" w16cid:durableId="1E5D58DA"/>
  <w16cid:commentId w16cid:paraId="6E6903C5" w16cid:durableId="1E60818E"/>
  <w16cid:commentId w16cid:paraId="614C0580" w16cid:durableId="1E364EB5"/>
  <w16cid:commentId w16cid:paraId="383BDECE" w16cid:durableId="1E364EB6"/>
  <w16cid:commentId w16cid:paraId="7C871970" w16cid:durableId="1E364EB7"/>
  <w16cid:commentId w16cid:paraId="44361182" w16cid:durableId="1E5D5960"/>
  <w16cid:commentId w16cid:paraId="7A0EF1F0" w16cid:durableId="1E364EB8"/>
  <w16cid:commentId w16cid:paraId="6A6279A6" w16cid:durableId="1E364EBA"/>
  <w16cid:commentId w16cid:paraId="0B6EE9B7" w16cid:durableId="1E5C8862"/>
  <w16cid:commentId w16cid:paraId="7BC2976E" w16cid:durableId="1E5C8863"/>
  <w16cid:commentId w16cid:paraId="404DE3CB" w16cid:durableId="1E5C8864"/>
  <w16cid:commentId w16cid:paraId="045112CC" w16cid:durableId="1E364EBC"/>
  <w16cid:commentId w16cid:paraId="0910F67F" w16cid:durableId="1E364EC0"/>
  <w16cid:commentId w16cid:paraId="69EB6004" w16cid:durableId="1E561A88"/>
  <w16cid:commentId w16cid:paraId="30CF82E1" w16cid:durableId="1E4F820D"/>
  <w16cid:commentId w16cid:paraId="429B70D9" w16cid:durableId="1E364EC1"/>
  <w16cid:commentId w16cid:paraId="604503BB" w16cid:durableId="1E364EC2"/>
  <w16cid:commentId w16cid:paraId="62A7E6D0" w16cid:durableId="1E364EC3"/>
  <w16cid:commentId w16cid:paraId="7D70480F" w16cid:durableId="1E364EC7"/>
  <w16cid:commentId w16cid:paraId="358C5A9B" w16cid:durableId="1E364EC4"/>
  <w16cid:commentId w16cid:paraId="4605BA59" w16cid:durableId="1E364EC5"/>
  <w16cid:commentId w16cid:paraId="64CAC5C5" w16cid:durableId="1E364EC6"/>
  <w16cid:commentId w16cid:paraId="14143BE2" w16cid:durableId="1E5621B5"/>
  <w16cid:commentId w16cid:paraId="72CF6DE9" w16cid:durableId="1E48C558"/>
  <w16cid:commentId w16cid:paraId="701FA173" w16cid:durableId="1E5F3156"/>
  <w16cid:commentId w16cid:paraId="6A095BF7" w16cid:durableId="1E4A21B2"/>
  <w16cid:commentId w16cid:paraId="041A0C31" w16cid:durableId="1E4A1F36"/>
  <w16cid:commentId w16cid:paraId="70908626" w16cid:durableId="1E50B79C"/>
  <w16cid:commentId w16cid:paraId="1AEE5B5C" w16cid:durableId="1E364ECA"/>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C35E83" w14:textId="77777777" w:rsidR="00177A13" w:rsidRDefault="00177A13">
      <w:r>
        <w:separator/>
      </w:r>
    </w:p>
  </w:endnote>
  <w:endnote w:type="continuationSeparator" w:id="0">
    <w:p w14:paraId="6C9DDA26" w14:textId="77777777" w:rsidR="00177A13" w:rsidRDefault="00177A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AB976" w14:textId="77777777" w:rsidR="005810E2" w:rsidRDefault="005810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B34DE" w14:textId="77777777" w:rsidR="005810E2" w:rsidRDefault="005810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4BE8D" w14:textId="77777777" w:rsidR="005810E2" w:rsidRDefault="005810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A95006" w14:textId="77777777" w:rsidR="00177A13" w:rsidRDefault="00177A13">
      <w:r>
        <w:separator/>
      </w:r>
    </w:p>
  </w:footnote>
  <w:footnote w:type="continuationSeparator" w:id="0">
    <w:p w14:paraId="7EEA23BE" w14:textId="77777777" w:rsidR="00177A13" w:rsidRDefault="00177A13">
      <w:r>
        <w:continuationSeparator/>
      </w:r>
    </w:p>
  </w:footnote>
  <w:footnote w:id="1">
    <w:p w14:paraId="074BAA2A" w14:textId="27B1433F" w:rsidR="005810E2" w:rsidRPr="00E32670" w:rsidRDefault="005810E2" w:rsidP="00E32670">
      <w:pPr>
        <w:ind w:firstLine="0"/>
        <w:rPr>
          <w:rFonts w:eastAsia="Calibri"/>
          <w:sz w:val="20"/>
          <w:szCs w:val="20"/>
          <w:highlight w:val="white"/>
        </w:rPr>
      </w:pPr>
      <w:r w:rsidRPr="00E32670">
        <w:rPr>
          <w:vertAlign w:val="superscript"/>
        </w:rPr>
        <w:footnoteRef/>
      </w:r>
      <w:r w:rsidRPr="00E32670">
        <w:rPr>
          <w:sz w:val="20"/>
          <w:szCs w:val="20"/>
        </w:rPr>
        <w:t xml:space="preserve"> </w:t>
      </w:r>
      <w:r w:rsidRPr="00E32670">
        <w:rPr>
          <w:rFonts w:eastAsia="Calibri"/>
          <w:sz w:val="20"/>
          <w:szCs w:val="20"/>
          <w:highlight w:val="white"/>
        </w:rPr>
        <w:t>Discharge reports that did not include valid source locations were omitted from the analyses.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07B98" w14:textId="77777777" w:rsidR="005810E2" w:rsidRDefault="005810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6D369" w14:textId="77777777" w:rsidR="005810E2" w:rsidRDefault="005810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3D0DB" w14:textId="77777777" w:rsidR="005810E2" w:rsidRDefault="005810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11D7"/>
    <w:rsid w:val="00001DF8"/>
    <w:rsid w:val="0000414F"/>
    <w:rsid w:val="0000633C"/>
    <w:rsid w:val="0001526D"/>
    <w:rsid w:val="000200CF"/>
    <w:rsid w:val="00021CE3"/>
    <w:rsid w:val="00023EA2"/>
    <w:rsid w:val="000240A4"/>
    <w:rsid w:val="00025CF5"/>
    <w:rsid w:val="000309C9"/>
    <w:rsid w:val="000328D6"/>
    <w:rsid w:val="00041351"/>
    <w:rsid w:val="000434AA"/>
    <w:rsid w:val="000436EB"/>
    <w:rsid w:val="0004764D"/>
    <w:rsid w:val="00050A9A"/>
    <w:rsid w:val="00051D9C"/>
    <w:rsid w:val="000539BA"/>
    <w:rsid w:val="00055A58"/>
    <w:rsid w:val="00056D9D"/>
    <w:rsid w:val="00063D00"/>
    <w:rsid w:val="00064B8D"/>
    <w:rsid w:val="00072121"/>
    <w:rsid w:val="00072C07"/>
    <w:rsid w:val="00073FE7"/>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20E6"/>
    <w:rsid w:val="00122499"/>
    <w:rsid w:val="00125B66"/>
    <w:rsid w:val="0013288A"/>
    <w:rsid w:val="00136228"/>
    <w:rsid w:val="001364A9"/>
    <w:rsid w:val="001404CD"/>
    <w:rsid w:val="00145144"/>
    <w:rsid w:val="0015147A"/>
    <w:rsid w:val="001532D3"/>
    <w:rsid w:val="001564A4"/>
    <w:rsid w:val="00157A7E"/>
    <w:rsid w:val="00161A9A"/>
    <w:rsid w:val="00164C65"/>
    <w:rsid w:val="00177A13"/>
    <w:rsid w:val="0018334C"/>
    <w:rsid w:val="00186DB4"/>
    <w:rsid w:val="00187CB4"/>
    <w:rsid w:val="0019053F"/>
    <w:rsid w:val="001927F5"/>
    <w:rsid w:val="00195255"/>
    <w:rsid w:val="00196A25"/>
    <w:rsid w:val="001A349A"/>
    <w:rsid w:val="001A5234"/>
    <w:rsid w:val="001A77BE"/>
    <w:rsid w:val="001A7D7E"/>
    <w:rsid w:val="001B0CB7"/>
    <w:rsid w:val="001C0CBC"/>
    <w:rsid w:val="001C4E41"/>
    <w:rsid w:val="001C6748"/>
    <w:rsid w:val="001D152E"/>
    <w:rsid w:val="001D23FF"/>
    <w:rsid w:val="001D47D2"/>
    <w:rsid w:val="001D6B6C"/>
    <w:rsid w:val="001E7EE1"/>
    <w:rsid w:val="001F21DA"/>
    <w:rsid w:val="001F21DC"/>
    <w:rsid w:val="001F394D"/>
    <w:rsid w:val="001F4B8E"/>
    <w:rsid w:val="001F50C0"/>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40C"/>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668A"/>
    <w:rsid w:val="002A7CF1"/>
    <w:rsid w:val="002B0BC1"/>
    <w:rsid w:val="002C0847"/>
    <w:rsid w:val="002C0D16"/>
    <w:rsid w:val="002C22E2"/>
    <w:rsid w:val="002C63BF"/>
    <w:rsid w:val="002C6B2A"/>
    <w:rsid w:val="002C6F48"/>
    <w:rsid w:val="002D198B"/>
    <w:rsid w:val="002D6E7F"/>
    <w:rsid w:val="002D79CA"/>
    <w:rsid w:val="002E266D"/>
    <w:rsid w:val="002E3D84"/>
    <w:rsid w:val="002E4709"/>
    <w:rsid w:val="002F13A8"/>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B1120"/>
    <w:rsid w:val="003C502A"/>
    <w:rsid w:val="003C5649"/>
    <w:rsid w:val="003D4812"/>
    <w:rsid w:val="003D7A91"/>
    <w:rsid w:val="003E257A"/>
    <w:rsid w:val="003E2B38"/>
    <w:rsid w:val="003E3EA5"/>
    <w:rsid w:val="003E4928"/>
    <w:rsid w:val="003E6B44"/>
    <w:rsid w:val="003F406F"/>
    <w:rsid w:val="003F4971"/>
    <w:rsid w:val="003F73D7"/>
    <w:rsid w:val="003F748B"/>
    <w:rsid w:val="003F76B3"/>
    <w:rsid w:val="00403F47"/>
    <w:rsid w:val="004043B8"/>
    <w:rsid w:val="00411758"/>
    <w:rsid w:val="00412EE5"/>
    <w:rsid w:val="00417A0C"/>
    <w:rsid w:val="00420358"/>
    <w:rsid w:val="00421111"/>
    <w:rsid w:val="00424288"/>
    <w:rsid w:val="004261C9"/>
    <w:rsid w:val="00426251"/>
    <w:rsid w:val="00432C42"/>
    <w:rsid w:val="00433E19"/>
    <w:rsid w:val="004342F6"/>
    <w:rsid w:val="0043774D"/>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3AC7"/>
    <w:rsid w:val="00494297"/>
    <w:rsid w:val="004958C4"/>
    <w:rsid w:val="0049781C"/>
    <w:rsid w:val="004A259C"/>
    <w:rsid w:val="004A49E0"/>
    <w:rsid w:val="004A54A8"/>
    <w:rsid w:val="004B1228"/>
    <w:rsid w:val="004B1A2D"/>
    <w:rsid w:val="004B585F"/>
    <w:rsid w:val="004B5D5A"/>
    <w:rsid w:val="004B7925"/>
    <w:rsid w:val="004C0817"/>
    <w:rsid w:val="004C4732"/>
    <w:rsid w:val="004D0D7C"/>
    <w:rsid w:val="004D0EA5"/>
    <w:rsid w:val="004D36DB"/>
    <w:rsid w:val="004D442F"/>
    <w:rsid w:val="004D5A7F"/>
    <w:rsid w:val="004D68B2"/>
    <w:rsid w:val="004E13B4"/>
    <w:rsid w:val="004E1D0A"/>
    <w:rsid w:val="004E5AE9"/>
    <w:rsid w:val="004E6C5F"/>
    <w:rsid w:val="004F6FD9"/>
    <w:rsid w:val="00511752"/>
    <w:rsid w:val="00513CC1"/>
    <w:rsid w:val="00514A02"/>
    <w:rsid w:val="00515D8C"/>
    <w:rsid w:val="005213A8"/>
    <w:rsid w:val="00523C49"/>
    <w:rsid w:val="00530190"/>
    <w:rsid w:val="00533AAB"/>
    <w:rsid w:val="00533C35"/>
    <w:rsid w:val="00535E2F"/>
    <w:rsid w:val="00536169"/>
    <w:rsid w:val="00536FE6"/>
    <w:rsid w:val="00541F5A"/>
    <w:rsid w:val="005515DE"/>
    <w:rsid w:val="00552912"/>
    <w:rsid w:val="00552F17"/>
    <w:rsid w:val="0055678F"/>
    <w:rsid w:val="00560419"/>
    <w:rsid w:val="00571CAF"/>
    <w:rsid w:val="00573D3C"/>
    <w:rsid w:val="0057401D"/>
    <w:rsid w:val="005767A4"/>
    <w:rsid w:val="005803B1"/>
    <w:rsid w:val="005810E2"/>
    <w:rsid w:val="00582D22"/>
    <w:rsid w:val="0058344F"/>
    <w:rsid w:val="00583530"/>
    <w:rsid w:val="005859D3"/>
    <w:rsid w:val="00590D8C"/>
    <w:rsid w:val="00593EEE"/>
    <w:rsid w:val="00594BED"/>
    <w:rsid w:val="005B5C48"/>
    <w:rsid w:val="005B7D82"/>
    <w:rsid w:val="005C0F38"/>
    <w:rsid w:val="005C0F8E"/>
    <w:rsid w:val="005C6D70"/>
    <w:rsid w:val="005D39C3"/>
    <w:rsid w:val="005D4867"/>
    <w:rsid w:val="005D58EC"/>
    <w:rsid w:val="005D5F3A"/>
    <w:rsid w:val="005D68E8"/>
    <w:rsid w:val="005E25F6"/>
    <w:rsid w:val="005E3B17"/>
    <w:rsid w:val="005F155E"/>
    <w:rsid w:val="00605DD9"/>
    <w:rsid w:val="00607F03"/>
    <w:rsid w:val="00616D82"/>
    <w:rsid w:val="006173A1"/>
    <w:rsid w:val="0062084E"/>
    <w:rsid w:val="00621AF8"/>
    <w:rsid w:val="006244EA"/>
    <w:rsid w:val="00630A01"/>
    <w:rsid w:val="00631367"/>
    <w:rsid w:val="006344A4"/>
    <w:rsid w:val="00636605"/>
    <w:rsid w:val="00640B2B"/>
    <w:rsid w:val="00641ABE"/>
    <w:rsid w:val="0064363B"/>
    <w:rsid w:val="00643DE0"/>
    <w:rsid w:val="0064468A"/>
    <w:rsid w:val="00646038"/>
    <w:rsid w:val="006466BF"/>
    <w:rsid w:val="006506EF"/>
    <w:rsid w:val="00652AE1"/>
    <w:rsid w:val="00653028"/>
    <w:rsid w:val="006635C9"/>
    <w:rsid w:val="00664006"/>
    <w:rsid w:val="00665095"/>
    <w:rsid w:val="006660B7"/>
    <w:rsid w:val="00666D29"/>
    <w:rsid w:val="00670AC1"/>
    <w:rsid w:val="0067135B"/>
    <w:rsid w:val="0067231A"/>
    <w:rsid w:val="0067391E"/>
    <w:rsid w:val="00673D74"/>
    <w:rsid w:val="006754F0"/>
    <w:rsid w:val="00684C61"/>
    <w:rsid w:val="0069134C"/>
    <w:rsid w:val="006914F3"/>
    <w:rsid w:val="0069782D"/>
    <w:rsid w:val="006A7E99"/>
    <w:rsid w:val="006A7F55"/>
    <w:rsid w:val="006B471D"/>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0874"/>
    <w:rsid w:val="00742A0C"/>
    <w:rsid w:val="007437AB"/>
    <w:rsid w:val="00752FCF"/>
    <w:rsid w:val="007535BA"/>
    <w:rsid w:val="00754182"/>
    <w:rsid w:val="00755D12"/>
    <w:rsid w:val="00756904"/>
    <w:rsid w:val="00757DB6"/>
    <w:rsid w:val="007652B7"/>
    <w:rsid w:val="00767A1D"/>
    <w:rsid w:val="00772381"/>
    <w:rsid w:val="0077242A"/>
    <w:rsid w:val="00775293"/>
    <w:rsid w:val="007766F9"/>
    <w:rsid w:val="0077738C"/>
    <w:rsid w:val="00781DE5"/>
    <w:rsid w:val="00782669"/>
    <w:rsid w:val="00782C85"/>
    <w:rsid w:val="00784D3F"/>
    <w:rsid w:val="00786E0A"/>
    <w:rsid w:val="00787DC1"/>
    <w:rsid w:val="007909FD"/>
    <w:rsid w:val="00790F30"/>
    <w:rsid w:val="00794004"/>
    <w:rsid w:val="00794A46"/>
    <w:rsid w:val="007B1D53"/>
    <w:rsid w:val="007B2C89"/>
    <w:rsid w:val="007B4533"/>
    <w:rsid w:val="007B56BF"/>
    <w:rsid w:val="007C7BB9"/>
    <w:rsid w:val="007C7CAD"/>
    <w:rsid w:val="007D01E0"/>
    <w:rsid w:val="007D06A2"/>
    <w:rsid w:val="007E07D5"/>
    <w:rsid w:val="007E29FE"/>
    <w:rsid w:val="007E4A99"/>
    <w:rsid w:val="007F1753"/>
    <w:rsid w:val="007F6F26"/>
    <w:rsid w:val="008000A1"/>
    <w:rsid w:val="00801098"/>
    <w:rsid w:val="00807F98"/>
    <w:rsid w:val="008151A5"/>
    <w:rsid w:val="00816CE9"/>
    <w:rsid w:val="00816E00"/>
    <w:rsid w:val="0082239D"/>
    <w:rsid w:val="00830F64"/>
    <w:rsid w:val="00832D93"/>
    <w:rsid w:val="00833FB3"/>
    <w:rsid w:val="00834120"/>
    <w:rsid w:val="00854D23"/>
    <w:rsid w:val="00860024"/>
    <w:rsid w:val="00860C2B"/>
    <w:rsid w:val="00860FA2"/>
    <w:rsid w:val="0086791D"/>
    <w:rsid w:val="00870B02"/>
    <w:rsid w:val="00874591"/>
    <w:rsid w:val="00882E74"/>
    <w:rsid w:val="0088341A"/>
    <w:rsid w:val="00884B5E"/>
    <w:rsid w:val="008876C2"/>
    <w:rsid w:val="00893CA2"/>
    <w:rsid w:val="00895F4F"/>
    <w:rsid w:val="008A4770"/>
    <w:rsid w:val="008A5823"/>
    <w:rsid w:val="008A6F2B"/>
    <w:rsid w:val="008A7393"/>
    <w:rsid w:val="008B4029"/>
    <w:rsid w:val="008B55CA"/>
    <w:rsid w:val="008B7E7F"/>
    <w:rsid w:val="008C2D70"/>
    <w:rsid w:val="008C40EA"/>
    <w:rsid w:val="008C5BFA"/>
    <w:rsid w:val="008C61BC"/>
    <w:rsid w:val="008C7427"/>
    <w:rsid w:val="008D10E9"/>
    <w:rsid w:val="008D29CF"/>
    <w:rsid w:val="008D7766"/>
    <w:rsid w:val="008E48CA"/>
    <w:rsid w:val="008F4E33"/>
    <w:rsid w:val="008F5B16"/>
    <w:rsid w:val="008F6374"/>
    <w:rsid w:val="008F7758"/>
    <w:rsid w:val="00901DE3"/>
    <w:rsid w:val="00912DDB"/>
    <w:rsid w:val="00920813"/>
    <w:rsid w:val="00921400"/>
    <w:rsid w:val="00932482"/>
    <w:rsid w:val="0094196D"/>
    <w:rsid w:val="00941B01"/>
    <w:rsid w:val="00953490"/>
    <w:rsid w:val="00954D9A"/>
    <w:rsid w:val="0095669A"/>
    <w:rsid w:val="00963934"/>
    <w:rsid w:val="00965299"/>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D52"/>
    <w:rsid w:val="009C5838"/>
    <w:rsid w:val="009C74B1"/>
    <w:rsid w:val="009C7A97"/>
    <w:rsid w:val="009D26F6"/>
    <w:rsid w:val="009D2B00"/>
    <w:rsid w:val="009D352C"/>
    <w:rsid w:val="009E26BA"/>
    <w:rsid w:val="009E6A03"/>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9A4"/>
    <w:rsid w:val="00A37E02"/>
    <w:rsid w:val="00A41DF2"/>
    <w:rsid w:val="00A41FC7"/>
    <w:rsid w:val="00A42D8B"/>
    <w:rsid w:val="00A42F5D"/>
    <w:rsid w:val="00A430E8"/>
    <w:rsid w:val="00A430F8"/>
    <w:rsid w:val="00A431FA"/>
    <w:rsid w:val="00A44B6F"/>
    <w:rsid w:val="00A51E49"/>
    <w:rsid w:val="00A53CE0"/>
    <w:rsid w:val="00A60002"/>
    <w:rsid w:val="00A605D0"/>
    <w:rsid w:val="00A64CFB"/>
    <w:rsid w:val="00A76D27"/>
    <w:rsid w:val="00A84A54"/>
    <w:rsid w:val="00A85C6F"/>
    <w:rsid w:val="00A86D06"/>
    <w:rsid w:val="00A86F2C"/>
    <w:rsid w:val="00A93919"/>
    <w:rsid w:val="00A94BAC"/>
    <w:rsid w:val="00A9669C"/>
    <w:rsid w:val="00A96D50"/>
    <w:rsid w:val="00AB1A7E"/>
    <w:rsid w:val="00AB3956"/>
    <w:rsid w:val="00AC2995"/>
    <w:rsid w:val="00AC39F9"/>
    <w:rsid w:val="00AD0B6C"/>
    <w:rsid w:val="00AD715F"/>
    <w:rsid w:val="00AE0872"/>
    <w:rsid w:val="00AE4D8E"/>
    <w:rsid w:val="00AE625C"/>
    <w:rsid w:val="00AF06DF"/>
    <w:rsid w:val="00AF36F2"/>
    <w:rsid w:val="00AF3FE2"/>
    <w:rsid w:val="00AF4943"/>
    <w:rsid w:val="00AF567E"/>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B71F3"/>
    <w:rsid w:val="00BC1DC4"/>
    <w:rsid w:val="00BC306E"/>
    <w:rsid w:val="00BD0880"/>
    <w:rsid w:val="00BD0C30"/>
    <w:rsid w:val="00BD23E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5378F"/>
    <w:rsid w:val="00C547A1"/>
    <w:rsid w:val="00C55379"/>
    <w:rsid w:val="00C60A54"/>
    <w:rsid w:val="00C63F4C"/>
    <w:rsid w:val="00C64054"/>
    <w:rsid w:val="00C72753"/>
    <w:rsid w:val="00C72BF0"/>
    <w:rsid w:val="00C73D93"/>
    <w:rsid w:val="00C76A33"/>
    <w:rsid w:val="00C85BB3"/>
    <w:rsid w:val="00C86802"/>
    <w:rsid w:val="00C90B04"/>
    <w:rsid w:val="00C93C6C"/>
    <w:rsid w:val="00CA2894"/>
    <w:rsid w:val="00CA4945"/>
    <w:rsid w:val="00CA7A4E"/>
    <w:rsid w:val="00CB2DA7"/>
    <w:rsid w:val="00CB32EA"/>
    <w:rsid w:val="00CB43A8"/>
    <w:rsid w:val="00CC2A23"/>
    <w:rsid w:val="00CD0C6B"/>
    <w:rsid w:val="00CD3939"/>
    <w:rsid w:val="00CD46F7"/>
    <w:rsid w:val="00CD4B25"/>
    <w:rsid w:val="00CE457C"/>
    <w:rsid w:val="00CE54A0"/>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5E42"/>
    <w:rsid w:val="00D56125"/>
    <w:rsid w:val="00D578B2"/>
    <w:rsid w:val="00D63B8D"/>
    <w:rsid w:val="00D63D8F"/>
    <w:rsid w:val="00D655FC"/>
    <w:rsid w:val="00D6773C"/>
    <w:rsid w:val="00D70AAA"/>
    <w:rsid w:val="00D75529"/>
    <w:rsid w:val="00D8384C"/>
    <w:rsid w:val="00D87C60"/>
    <w:rsid w:val="00D95A52"/>
    <w:rsid w:val="00D96044"/>
    <w:rsid w:val="00D9788D"/>
    <w:rsid w:val="00DA0128"/>
    <w:rsid w:val="00DA017D"/>
    <w:rsid w:val="00DA3713"/>
    <w:rsid w:val="00DA38DE"/>
    <w:rsid w:val="00DA3A4A"/>
    <w:rsid w:val="00DA4A1A"/>
    <w:rsid w:val="00DA6BD5"/>
    <w:rsid w:val="00DB1341"/>
    <w:rsid w:val="00DB1BC2"/>
    <w:rsid w:val="00DB2412"/>
    <w:rsid w:val="00DB339D"/>
    <w:rsid w:val="00DB3FD2"/>
    <w:rsid w:val="00DB745F"/>
    <w:rsid w:val="00DC7539"/>
    <w:rsid w:val="00DC7E4C"/>
    <w:rsid w:val="00DD1D1C"/>
    <w:rsid w:val="00DD3EDE"/>
    <w:rsid w:val="00DD53F4"/>
    <w:rsid w:val="00DD6600"/>
    <w:rsid w:val="00DE0EDD"/>
    <w:rsid w:val="00DE385F"/>
    <w:rsid w:val="00DE6141"/>
    <w:rsid w:val="00DE764D"/>
    <w:rsid w:val="00DF0749"/>
    <w:rsid w:val="00DF1768"/>
    <w:rsid w:val="00DF5E73"/>
    <w:rsid w:val="00E016D1"/>
    <w:rsid w:val="00E04028"/>
    <w:rsid w:val="00E05BC2"/>
    <w:rsid w:val="00E10DB0"/>
    <w:rsid w:val="00E1580F"/>
    <w:rsid w:val="00E1598F"/>
    <w:rsid w:val="00E15D6A"/>
    <w:rsid w:val="00E23A01"/>
    <w:rsid w:val="00E24DC6"/>
    <w:rsid w:val="00E2546C"/>
    <w:rsid w:val="00E25C44"/>
    <w:rsid w:val="00E261EE"/>
    <w:rsid w:val="00E27BBF"/>
    <w:rsid w:val="00E30B47"/>
    <w:rsid w:val="00E31E78"/>
    <w:rsid w:val="00E32670"/>
    <w:rsid w:val="00E33ADB"/>
    <w:rsid w:val="00E35792"/>
    <w:rsid w:val="00E40410"/>
    <w:rsid w:val="00E46898"/>
    <w:rsid w:val="00E46B5D"/>
    <w:rsid w:val="00E46D10"/>
    <w:rsid w:val="00E52D10"/>
    <w:rsid w:val="00E6648B"/>
    <w:rsid w:val="00E670A9"/>
    <w:rsid w:val="00E719FD"/>
    <w:rsid w:val="00E72724"/>
    <w:rsid w:val="00E829E5"/>
    <w:rsid w:val="00E848FF"/>
    <w:rsid w:val="00E85FCC"/>
    <w:rsid w:val="00E86E0B"/>
    <w:rsid w:val="00E92D50"/>
    <w:rsid w:val="00E961D2"/>
    <w:rsid w:val="00EA565A"/>
    <w:rsid w:val="00EB0D18"/>
    <w:rsid w:val="00EB6EAA"/>
    <w:rsid w:val="00EC58C3"/>
    <w:rsid w:val="00ED16CA"/>
    <w:rsid w:val="00ED5179"/>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2EC1"/>
    <w:rsid w:val="00F24EA9"/>
    <w:rsid w:val="00F25BE1"/>
    <w:rsid w:val="00F26EDC"/>
    <w:rsid w:val="00F36BD7"/>
    <w:rsid w:val="00F40F50"/>
    <w:rsid w:val="00F44D82"/>
    <w:rsid w:val="00F5590F"/>
    <w:rsid w:val="00F57583"/>
    <w:rsid w:val="00F61131"/>
    <w:rsid w:val="00F62A45"/>
    <w:rsid w:val="00F63567"/>
    <w:rsid w:val="00F65059"/>
    <w:rsid w:val="00F71DB3"/>
    <w:rsid w:val="00F7502E"/>
    <w:rsid w:val="00F753FC"/>
    <w:rsid w:val="00F80632"/>
    <w:rsid w:val="00F843E2"/>
    <w:rsid w:val="00F84B86"/>
    <w:rsid w:val="00F8746F"/>
    <w:rsid w:val="00F93C4A"/>
    <w:rsid w:val="00F9449F"/>
    <w:rsid w:val="00F9619F"/>
    <w:rsid w:val="00F970C5"/>
    <w:rsid w:val="00FA27FD"/>
    <w:rsid w:val="00FA5756"/>
    <w:rsid w:val="00FA6ABB"/>
    <w:rsid w:val="00FB727D"/>
    <w:rsid w:val="00FB7E55"/>
    <w:rsid w:val="00FC3DCC"/>
    <w:rsid w:val="00FD159C"/>
    <w:rsid w:val="00FD5BBA"/>
    <w:rsid w:val="00FE07CC"/>
    <w:rsid w:val="00FE742F"/>
    <w:rsid w:val="00FF15DD"/>
    <w:rsid w:val="00FF40BC"/>
    <w:rsid w:val="00FF5E52"/>
    <w:rsid w:val="00FF6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13E3F7AF-E699-7940-BAD3-56C6EDE1E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1">
    <w:name w:val="Unresolved Mention1"/>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660085690">
      <w:bodyDiv w:val="1"/>
      <w:marLeft w:val="0"/>
      <w:marRight w:val="0"/>
      <w:marTop w:val="0"/>
      <w:marBottom w:val="0"/>
      <w:divBdr>
        <w:top w:val="none" w:sz="0" w:space="0" w:color="auto"/>
        <w:left w:val="none" w:sz="0" w:space="0" w:color="auto"/>
        <w:bottom w:val="none" w:sz="0" w:space="0" w:color="auto"/>
        <w:right w:val="none" w:sz="0" w:space="0" w:color="auto"/>
      </w:divBdr>
      <w:divsChild>
        <w:div w:id="1581519714">
          <w:marLeft w:val="0"/>
          <w:marRight w:val="0"/>
          <w:marTop w:val="0"/>
          <w:marBottom w:val="0"/>
          <w:divBdr>
            <w:top w:val="none" w:sz="0" w:space="0" w:color="auto"/>
            <w:left w:val="none" w:sz="0" w:space="0" w:color="auto"/>
            <w:bottom w:val="none" w:sz="0" w:space="0" w:color="auto"/>
            <w:right w:val="none" w:sz="0" w:space="0" w:color="auto"/>
          </w:divBdr>
          <w:divsChild>
            <w:div w:id="4095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067922549">
      <w:bodyDiv w:val="1"/>
      <w:marLeft w:val="0"/>
      <w:marRight w:val="0"/>
      <w:marTop w:val="0"/>
      <w:marBottom w:val="0"/>
      <w:divBdr>
        <w:top w:val="none" w:sz="0" w:space="0" w:color="auto"/>
        <w:left w:val="none" w:sz="0" w:space="0" w:color="auto"/>
        <w:bottom w:val="none" w:sz="0" w:space="0" w:color="auto"/>
        <w:right w:val="none" w:sz="0" w:space="0" w:color="auto"/>
      </w:divBdr>
      <w:divsChild>
        <w:div w:id="232544407">
          <w:marLeft w:val="0"/>
          <w:marRight w:val="0"/>
          <w:marTop w:val="0"/>
          <w:marBottom w:val="0"/>
          <w:divBdr>
            <w:top w:val="none" w:sz="0" w:space="0" w:color="auto"/>
            <w:left w:val="none" w:sz="0" w:space="0" w:color="auto"/>
            <w:bottom w:val="none" w:sz="0" w:space="0" w:color="auto"/>
            <w:right w:val="none" w:sz="0" w:space="0" w:color="auto"/>
          </w:divBdr>
          <w:divsChild>
            <w:div w:id="16414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520045491">
      <w:bodyDiv w:val="1"/>
      <w:marLeft w:val="0"/>
      <w:marRight w:val="0"/>
      <w:marTop w:val="0"/>
      <w:marBottom w:val="0"/>
      <w:divBdr>
        <w:top w:val="none" w:sz="0" w:space="0" w:color="auto"/>
        <w:left w:val="none" w:sz="0" w:space="0" w:color="auto"/>
        <w:bottom w:val="none" w:sz="0" w:space="0" w:color="auto"/>
        <w:right w:val="none" w:sz="0" w:space="0" w:color="auto"/>
      </w:divBdr>
      <w:divsChild>
        <w:div w:id="1401830116">
          <w:marLeft w:val="0"/>
          <w:marRight w:val="0"/>
          <w:marTop w:val="0"/>
          <w:marBottom w:val="0"/>
          <w:divBdr>
            <w:top w:val="none" w:sz="0" w:space="0" w:color="auto"/>
            <w:left w:val="none" w:sz="0" w:space="0" w:color="auto"/>
            <w:bottom w:val="none" w:sz="0" w:space="0" w:color="auto"/>
            <w:right w:val="none" w:sz="0" w:space="0" w:color="auto"/>
          </w:divBdr>
          <w:divsChild>
            <w:div w:id="14163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 w:id="2131631514">
      <w:bodyDiv w:val="1"/>
      <w:marLeft w:val="0"/>
      <w:marRight w:val="0"/>
      <w:marTop w:val="0"/>
      <w:marBottom w:val="0"/>
      <w:divBdr>
        <w:top w:val="none" w:sz="0" w:space="0" w:color="auto"/>
        <w:left w:val="none" w:sz="0" w:space="0" w:color="auto"/>
        <w:bottom w:val="none" w:sz="0" w:space="0" w:color="auto"/>
        <w:right w:val="none" w:sz="0" w:space="0" w:color="auto"/>
      </w:divBdr>
      <w:divsChild>
        <w:div w:id="15116802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CD37837-5947-9E4E-B4C3-4C984C4FD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34</Pages>
  <Words>44430</Words>
  <Characters>253256</Characters>
  <Application>Microsoft Office Word</Application>
  <DocSecurity>0</DocSecurity>
  <Lines>2110</Lines>
  <Paragraphs>594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92</cp:revision>
  <dcterms:created xsi:type="dcterms:W3CDTF">2018-03-08T01:35:00Z</dcterms:created>
  <dcterms:modified xsi:type="dcterms:W3CDTF">2018-03-24T16:12:00Z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y fmtid="{D5CDD505-2E9C-101B-9397-08002B2CF9AE}" pid="5" name="Mendeley Recent Style Id 0_1">
    <vt:lpwstr>http://csl.mendeley.com/styles/102720561/ADroghini-v1</vt:lpwstr>
  </property>
  <property fmtid="{D5CDD505-2E9C-101B-9397-08002B2CF9AE}" pid="6" name="Mendeley Recent Style Name 0_1">
    <vt:lpwstr>ADroghini-v1</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http://csl.mendeley.com/styles/102720561/AccessDB</vt:lpwstr>
  </property>
  <property fmtid="{D5CDD505-2E9C-101B-9397-08002B2CF9AE}" pid="10" name="Mendeley Recent Style Name 2_1">
    <vt:lpwstr>American Psychological Association 6th edition - Amanda Droghini</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http://csl.mendeley.com/styles/102720561/ecology</vt:lpwstr>
  </property>
  <property fmtid="{D5CDD505-2E9C-101B-9397-08002B2CF9AE}" pid="14" name="Mendeley Recent Style Name 4_1">
    <vt:lpwstr>Ecology - Amanda Droghini</vt:lpwstr>
  </property>
  <property fmtid="{D5CDD505-2E9C-101B-9397-08002B2CF9AE}" pid="15" name="Mendeley Recent Style Id 5_1">
    <vt:lpwstr>http://csl.mendeley.com/styles/102720561/ecology-AD</vt:lpwstr>
  </property>
  <property fmtid="{D5CDD505-2E9C-101B-9397-08002B2CF9AE}" pid="16" name="Mendeley Recent Style Name 5_1">
    <vt:lpwstr>Ecology - Amanda Droghini</vt:lpwstr>
  </property>
  <property fmtid="{D5CDD505-2E9C-101B-9397-08002B2CF9AE}" pid="17" name="Mendeley Recent Style Id 6_1">
    <vt:lpwstr>http://www.zotero.org/styles/marine-biology</vt:lpwstr>
  </property>
  <property fmtid="{D5CDD505-2E9C-101B-9397-08002B2CF9AE}" pid="18" name="Mendeley Recent Style Name 6_1">
    <vt:lpwstr>Marine Biology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