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7809B2">
        <w:rPr>
          <w:highlight w:val="cyan"/>
          <w:rPrChange w:id="7"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8"/>
      <w:r w:rsidRPr="00A70B6E">
        <w:t>Bering Sea</w:t>
      </w:r>
      <w:commentRangeEnd w:id="8"/>
      <w:r w:rsidR="00A41FC7" w:rsidRPr="00A70B6E">
        <w:rPr>
          <w:rStyle w:val="CommentReference"/>
          <w:rFonts w:ascii="Arial" w:hAnsi="Arial" w:cs="Arial"/>
          <w:b w:val="0"/>
        </w:rPr>
        <w:commentReference w:id="8"/>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9"/>
      <w:commentRangeStart w:id="10"/>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9"/>
      <w:r w:rsidRPr="00A70B6E">
        <w:rPr>
          <w:lang w:val="en-US"/>
        </w:rPr>
        <w:commentReference w:id="9"/>
      </w:r>
      <w:commentRangeEnd w:id="10"/>
      <w:r w:rsidR="000B0DC8" w:rsidRPr="00A70B6E">
        <w:rPr>
          <w:rStyle w:val="CommentReference"/>
          <w:rFonts w:ascii="Arial" w:eastAsia="Arial" w:hAnsi="Arial" w:cs="Arial"/>
          <w:color w:val="000000"/>
          <w:lang w:val="en-US" w:eastAsia="en-US"/>
        </w:rPr>
        <w:commentReference w:id="10"/>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1" w:name="_avmfvmnpzhi4" w:colFirst="0" w:colLast="0"/>
      <w:bookmarkEnd w:id="11"/>
    </w:p>
    <w:p w14:paraId="3DE406CC" w14:textId="77777777" w:rsidR="00723773" w:rsidRPr="00A70B6E" w:rsidRDefault="00874591" w:rsidP="00BB5655">
      <w:pPr>
        <w:pStyle w:val="Heading1"/>
      </w:pPr>
      <w:bookmarkStart w:id="12" w:name="_u7a6acf52prm" w:colFirst="0" w:colLast="0"/>
      <w:bookmarkEnd w:id="12"/>
      <w:r w:rsidRPr="00A70B6E">
        <w:br w:type="page"/>
      </w:r>
    </w:p>
    <w:p w14:paraId="27DD2D73" w14:textId="77777777" w:rsidR="00475A9D" w:rsidRPr="00A70B6E" w:rsidRDefault="00475A9D" w:rsidP="00001DF8">
      <w:pPr>
        <w:pStyle w:val="Heading1"/>
      </w:pPr>
      <w:bookmarkStart w:id="13" w:name="_apau72l7trnn" w:colFirst="0" w:colLast="0"/>
      <w:bookmarkStart w:id="14" w:name="_l1pptop6d6ld" w:colFirst="0" w:colLast="0"/>
      <w:bookmarkEnd w:id="13"/>
      <w:bookmarkEnd w:id="14"/>
      <w:commentRangeStart w:id="15"/>
      <w:r w:rsidRPr="00A70B6E">
        <w:lastRenderedPageBreak/>
        <w:t>Abstract</w:t>
      </w:r>
      <w:commentRangeEnd w:id="15"/>
      <w:r w:rsidR="00346BFB" w:rsidRPr="00A70B6E">
        <w:rPr>
          <w:rStyle w:val="CommentReference"/>
          <w:rFonts w:ascii="Arial" w:hAnsi="Arial" w:cs="Arial"/>
          <w:b w:val="0"/>
        </w:rPr>
        <w:commentReference w:id="15"/>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 xml:space="preserve">Suitable reproductive </w:t>
      </w:r>
      <w:proofErr w:type="gramStart"/>
      <w:r w:rsidR="00E31CFA">
        <w:rPr>
          <w:lang w:val="en-US"/>
        </w:rPr>
        <w:t>habitat</w:t>
      </w:r>
      <w:r w:rsidR="002A54CF" w:rsidRPr="00A70B6E">
        <w:rPr>
          <w:lang w:val="en-US"/>
        </w:rPr>
        <w:t xml:space="preserve"> also exist</w:t>
      </w:r>
      <w:proofErr w:type="gramEnd"/>
      <w:r w:rsidR="002A54CF" w:rsidRPr="00A70B6E">
        <w:rPr>
          <w:lang w:val="en-US"/>
        </w:rPr>
        <w:t xml:space="preserve">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w:t>
      </w:r>
      <w:proofErr w:type="gramStart"/>
      <w:r w:rsidR="00F266D4">
        <w:rPr>
          <w:lang w:val="en-US"/>
        </w:rPr>
        <w:t>around</w:t>
      </w:r>
      <w:proofErr w:type="gramEnd"/>
      <w:r w:rsidR="00F266D4">
        <w:rPr>
          <w:lang w:val="en-US"/>
        </w:rPr>
        <w:t xml:space="preserve">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 xml:space="preserve">The southeastern Bering </w:t>
      </w:r>
      <w:proofErr w:type="gramStart"/>
      <w:r w:rsidR="001F394D" w:rsidRPr="00A70B6E">
        <w:rPr>
          <w:lang w:val="en-US"/>
        </w:rPr>
        <w:t>Sea,</w:t>
      </w:r>
      <w:proofErr w:type="gramEnd"/>
      <w:r w:rsidR="001F394D" w:rsidRPr="00A70B6E">
        <w:rPr>
          <w:lang w:val="en-US"/>
        </w:rPr>
        <w:t xml:space="preserve">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6" w:name="_pbl1j7mdidxp" w:colFirst="0" w:colLast="0"/>
      <w:bookmarkStart w:id="17" w:name="_voybw5xrckbg" w:colFirst="0" w:colLast="0"/>
      <w:bookmarkEnd w:id="16"/>
      <w:bookmarkEnd w:id="17"/>
      <w:commentRangeStart w:id="18"/>
      <w:r w:rsidRPr="00A70B6E">
        <w:lastRenderedPageBreak/>
        <w:t>Introduction</w:t>
      </w:r>
      <w:commentRangeEnd w:id="18"/>
      <w:r w:rsidR="006466BF" w:rsidRPr="00A70B6E">
        <w:rPr>
          <w:rStyle w:val="CommentReference"/>
          <w:rFonts w:ascii="Arial" w:hAnsi="Arial" w:cs="Arial"/>
          <w:b w:val="0"/>
        </w:rPr>
        <w:commentReference w:id="18"/>
      </w:r>
    </w:p>
    <w:p w14:paraId="6CF7C39A" w14:textId="4FE3D231" w:rsidR="000200CF" w:rsidRPr="009E18C9" w:rsidRDefault="00465026" w:rsidP="00CD491E">
      <w:pPr>
        <w:spacing w:line="360" w:lineRule="auto"/>
        <w:rPr>
          <w:lang w:val="en-US"/>
        </w:rPr>
      </w:pPr>
      <w:bookmarkStart w:id="19" w:name="_bfvbetu0f9fx" w:colFirst="0" w:colLast="0"/>
      <w:bookmarkEnd w:id="19"/>
      <w:r>
        <w:rPr>
          <w:lang w:val="en-US"/>
        </w:rPr>
        <w:t>I</w:t>
      </w:r>
      <w:r w:rsidR="00C46202" w:rsidRPr="00A70B6E">
        <w:rPr>
          <w:lang w:val="en-US"/>
        </w:rPr>
        <w:t xml:space="preserve">n today’s warming, hyper-connected oceans, </w:t>
      </w:r>
      <w:r w:rsidR="00695373">
        <w:rPr>
          <w:lang w:val="en-US"/>
        </w:rPr>
        <w:t>non-indigenous</w:t>
      </w:r>
      <w:r w:rsidR="00F551E2" w:rsidRPr="00A70B6E">
        <w:rPr>
          <w:lang w:val="en-US"/>
        </w:rPr>
        <w:t xml:space="preserve"> species </w:t>
      </w:r>
      <w:r w:rsidR="00695373">
        <w:rPr>
          <w:lang w:val="en-US"/>
        </w:rPr>
        <w:t xml:space="preserve">(NIS) </w:t>
      </w:r>
      <w:r w:rsidR="00850DE2">
        <w:rPr>
          <w:lang w:val="en-US"/>
        </w:rPr>
        <w:t>are expanding</w:t>
      </w:r>
      <w:r w:rsidR="00F551E2" w:rsidRPr="00A70B6E">
        <w:rPr>
          <w:lang w:val="en-US"/>
        </w:rPr>
        <w:t xml:space="preserve"> </w:t>
      </w:r>
      <w:r w:rsidR="00850DE2">
        <w:rPr>
          <w:lang w:val="en-US"/>
        </w:rPr>
        <w:t xml:space="preserve">their range </w:t>
      </w:r>
      <w:r w:rsidR="00F551E2" w:rsidRPr="00A70B6E">
        <w:rPr>
          <w:lang w:val="en-US"/>
        </w:rPr>
        <w:t>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152B34">
        <w:rPr>
          <w:lang w:val="en-US"/>
        </w:rPr>
        <w:fldChar w:fldCharType="begin" w:fldLock="1"/>
      </w:r>
      <w:r w:rsidR="00152B34">
        <w:rPr>
          <w:lang w:val="en-US"/>
        </w:rPr>
        <w:instrText>ADDIN CSL_CITATION { "citationItems" : [ { "id" : "ITEM-1",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"ITEM-1", "issue" : "6", "issued" : { "date-parts" : [ [ "1997" ] ] }, "page" : "621-632", "title" : "Global invasions of marine and estuarine habitats by non-indigenous species: Mechanisms, extent, and consequences", "type" : "article-journal", "volume" : "37" }, "uris" : [ "http://www.mendeley.com/documents/?uuid=3877df5c-76ac-485f-8089-e9a58b7f3d09" ] }, { "id" : "ITEM-2",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"ITEM-2", "issue" : "9", "issued" : { "date-parts" : [ [ "2008" ] ] }, "page" : "485-492", "title" : "Assessing the global threat of invasive species to marine biodiversity", "type" : "article-journal", "volume" : "6" }, "uris" : [ "http://www.mendeley.com/documents/?uuid=5d669fda-dc5a-43ae-aba8-b2943815d4e2"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152B34">
        <w:rPr>
          <w:lang w:val="en-US"/>
        </w:rPr>
        <w:fldChar w:fldCharType="separate"/>
      </w:r>
      <w:r w:rsidR="00152B34" w:rsidRPr="00152B34">
        <w:rPr>
          <w:noProof/>
          <w:lang w:val="en-US"/>
        </w:rPr>
        <w:t>(Ruiz et al. 1997, Molnar et al. 2008)</w:t>
      </w:r>
      <w:r w:rsidR="00152B34">
        <w:rPr>
          <w:lang w:val="en-US"/>
        </w:rPr>
        <w:fldChar w:fldCharType="end"/>
      </w:r>
      <w:r w:rsidR="00850DE2">
        <w:rPr>
          <w:lang w:val="en-US"/>
        </w:rPr>
        <w:t>; as a result,</w:t>
      </w:r>
      <w:r>
        <w:rPr>
          <w:lang w:val="en-US"/>
        </w:rPr>
        <w:t xml:space="preserve">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w:t>
      </w:r>
      <w:r>
        <w:rPr>
          <w:lang w:val="en-US"/>
        </w:rPr>
        <w:t xml:space="preserve">often </w:t>
      </w:r>
      <w:r w:rsidR="00850DE2">
        <w:rPr>
          <w:lang w:val="en-US"/>
        </w:rPr>
        <w:t>have</w:t>
      </w:r>
      <w:r w:rsidR="00DB2412" w:rsidRPr="00A70B6E">
        <w:rPr>
          <w:lang w:val="en-US"/>
        </w:rPr>
        <w:t xml:space="preserve"> </w:t>
      </w:r>
      <w:r w:rsidR="00850DE2">
        <w:rPr>
          <w:lang w:val="en-US"/>
        </w:rPr>
        <w:t>more</w:t>
      </w:r>
      <w:r>
        <w:rPr>
          <w:lang w:val="en-US"/>
        </w:rPr>
        <w:t xml:space="preserve"> NIS </w:t>
      </w:r>
      <w:r w:rsidR="00F551E2" w:rsidRPr="00A70B6E">
        <w:rPr>
          <w:lang w:val="en-US"/>
        </w:rPr>
        <w:t xml:space="preserve">than </w:t>
      </w:r>
      <w:r w:rsidR="00850DE2">
        <w:rPr>
          <w:lang w:val="en-US"/>
        </w:rPr>
        <w:t>ports</w:t>
      </w:r>
      <w:r w:rsidR="00000FAA">
        <w:rPr>
          <w:lang w:val="en-US"/>
        </w:rPr>
        <w:t xml:space="preserve"> that receive little </w:t>
      </w:r>
      <w:r w:rsidR="00DB2412" w:rsidRPr="00A70B6E">
        <w:rPr>
          <w:lang w:val="en-US"/>
        </w:rPr>
        <w:t xml:space="preserve">traffic </w:t>
      </w:r>
      <w:r w:rsidR="00152B34">
        <w:rPr>
          <w:lang w:val="en-US"/>
        </w:rPr>
        <w:fldChar w:fldCharType="begin" w:fldLock="1"/>
      </w:r>
      <w:r w:rsidR="00152B34">
        <w:rPr>
          <w:lang w:val="en-US"/>
        </w:rPr>
        <w:instrText>ADDIN CSL_CITATION { "citationItems" : [ { "id" : "ITEM-1", "itemData" : { "DOI" : "10.1111/ele.12111", "ISSN" : "1461023X", "author" : [ { "dropping-particle" : "", "family" : "Seebens", "given" : "H.", "non-dropping-particle" : "", "parse-names" : false, "suffix" : "" }, { "dropping-particle" : "", "family" : "Gastner", "given" : "M. T.", "non-dropping-particle" : "", "parse-names" : false, "suffix" : "" }, { "dropping-particle" : "", "family" : "Blasius", "given" : "B.", "non-dropping-particle" : "", "parse-names" : false, "suffix" : "" } ], "container-title" : "Ecology Letters", "editor" : [ { "dropping-particle" : "", "family" : "Franck Courchamp", "given" : "", "non-dropping-particle" : "", "parse-names" : false, "suffix" : "" } ], "id" : "ITEM-1", "issue" : "6", "issued" : { "date-parts" : [ [ "2013", "6" ] ] }, "page" : "782-790", "title" : "The risk of marine bioinvasion caused by global shipping", "type" : "article-journal", "volume" : "16" }, "uris" : [ "http://www.mendeley.com/documents/?uuid=417103fa-a643-3898-98ab-dc3952974032" ] }, { "id" : "ITEM-2",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"ITEM-2",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"(Seebens et al. 2013, Lord et al. 2015)", "plainTextFormattedCitation" : "(Seebens et al. 2013, Lord et al. 2015)", "previouslyFormattedCitation" : "(Seebens et al. 2013, Lord et al. 2015)" }, "properties" : {  }, "schema" : "https://github.com/citation-style-language/schema/raw/master/csl-citation.json" }</w:instrText>
      </w:r>
      <w:r w:rsidR="00152B34">
        <w:rPr>
          <w:lang w:val="en-US"/>
        </w:rPr>
        <w:fldChar w:fldCharType="separate"/>
      </w:r>
      <w:r w:rsidR="00152B34" w:rsidRPr="00152B34">
        <w:rPr>
          <w:noProof/>
          <w:lang w:val="en-US"/>
        </w:rPr>
        <w:t>(Seebens et al. 2013, Lord et al. 2015)</w:t>
      </w:r>
      <w:r w:rsidR="00152B34">
        <w:rPr>
          <w:lang w:val="en-US"/>
        </w:rPr>
        <w:fldChar w:fldCharType="end"/>
      </w:r>
      <w:r w:rsidR="00152B34">
        <w:rPr>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w:t>
      </w:r>
      <w:r w:rsidR="00850DE2">
        <w:rPr>
          <w:lang w:val="en-US"/>
        </w:rPr>
        <w:t xml:space="preserve">introduction </w:t>
      </w:r>
      <w:r w:rsidR="00000FAA" w:rsidRPr="00A70B6E">
        <w:rPr>
          <w:lang w:val="en-US"/>
        </w:rPr>
        <w:t xml:space="preserve">events or organism numbers, increase the probability of NIS </w:t>
      </w:r>
      <w:r w:rsidR="00000FAA">
        <w:rPr>
          <w:lang w:val="en-US"/>
        </w:rPr>
        <w:t xml:space="preserve">arriving </w:t>
      </w:r>
      <w:r w:rsidR="00000FAA" w:rsidRPr="00A70B6E">
        <w:rPr>
          <w:lang w:val="en-US"/>
        </w:rPr>
        <w:t>and establis</w:t>
      </w:r>
      <w:r w:rsidR="00000FAA">
        <w:rPr>
          <w:lang w:val="en-US"/>
        </w:rPr>
        <w:t xml:space="preserve">hing </w:t>
      </w:r>
      <w:r w:rsidR="00850DE2">
        <w:rPr>
          <w:lang w:val="en-US"/>
        </w:rPr>
        <w:t>i</w:t>
      </w:r>
      <w:r w:rsidR="00000FAA">
        <w:rPr>
          <w:lang w:val="en-US"/>
        </w:rPr>
        <w:t>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r w:rsidR="00850DE2">
        <w:rPr>
          <w:lang w:val="en-US"/>
        </w:rPr>
        <w:t xml:space="preserve">The </w:t>
      </w:r>
      <w:del w:id="20" w:author="Amanda Droghini" w:date="2018-04-23T10:34:00Z">
        <w:r w:rsidR="00000FAA" w:rsidRPr="00A70B6E" w:rsidDel="00000FAA">
          <w:rPr>
            <w:lang w:val="en-US"/>
          </w:rPr>
          <w:delText>Factors such as</w:delText>
        </w:r>
        <w:r w:rsidR="00000FAA" w:rsidDel="00000FAA">
          <w:rPr>
            <w:lang w:val="en-US"/>
          </w:rPr>
          <w:delText xml:space="preserve"> </w:delText>
        </w:r>
        <w:r w:rsidR="00000FAA" w:rsidRPr="00A70B6E" w:rsidDel="00000FAA">
          <w:rPr>
            <w:lang w:val="en-US"/>
          </w:rPr>
          <w:delText xml:space="preserve">the </w:delText>
        </w:r>
        <w:r w:rsidR="00000FAA" w:rsidDel="00000FAA">
          <w:rPr>
            <w:lang w:val="en-US"/>
          </w:rPr>
          <w:delText xml:space="preserve">port of origin, </w:delText>
        </w:r>
        <w:r w:rsidR="00000FAA" w:rsidRPr="00A70B6E" w:rsidDel="00000FAA">
          <w:rPr>
            <w:lang w:val="en-US"/>
          </w:rPr>
          <w:delText xml:space="preserve">duration of the voyage, the type </w:delText>
        </w:r>
        <w:r w:rsidR="00000FAA" w:rsidDel="00000FAA">
          <w:rPr>
            <w:lang w:val="en-US"/>
          </w:rPr>
          <w:delText xml:space="preserve">and speed </w:delText>
        </w:r>
        <w:r w:rsidR="00000FAA" w:rsidRPr="00A70B6E" w:rsidDel="00000FAA">
          <w:rPr>
            <w:lang w:val="en-US"/>
          </w:rPr>
          <w:delText xml:space="preserve">of </w:delText>
        </w:r>
        <w:r w:rsidR="00000FAA" w:rsidDel="00000FAA">
          <w:rPr>
            <w:lang w:val="en-US"/>
          </w:rPr>
          <w:delText xml:space="preserve">the </w:delText>
        </w:r>
        <w:r w:rsidR="00000FAA" w:rsidRPr="00A70B6E" w:rsidDel="00000FAA">
          <w:rPr>
            <w:lang w:val="en-US"/>
          </w:rPr>
          <w:delText xml:space="preserve">ship, and the difference in environmental conditions between origin and recipient ports, collectively influence the diversity, number, and success of these introductions </w:delText>
        </w:r>
        <w:r w:rsidR="00000FAA" w:rsidRPr="00A70B6E" w:rsidDel="00000FAA">
          <w:rPr>
            <w:lang w:val="en-US"/>
          </w:rPr>
          <w:fldChar w:fldCharType="begin" w:fldLock="1"/>
        </w:r>
        <w:r w:rsidR="00000FAA" w:rsidRPr="00850DE2" w:rsidDel="00000FAA">
          <w:rPr>
            <w:lang w:val="en-US"/>
          </w:rPr>
          <w:del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delInstrText>
        </w:r>
        <w:r w:rsidR="00000FAA" w:rsidRPr="00A70B6E" w:rsidDel="00000FAA">
          <w:rPr>
            <w:lang w:val="en-US"/>
          </w:rPr>
          <w:fldChar w:fldCharType="separate"/>
        </w:r>
        <w:r w:rsidR="00000FAA" w:rsidRPr="00A70B6E" w:rsidDel="00000FAA">
          <w:rPr>
            <w:noProof/>
            <w:lang w:val="en-US"/>
          </w:rPr>
          <w:delText>(Verling et al. 2005, Colautti et al. 2006, Miller and Ruiz 2014)</w:delText>
        </w:r>
        <w:r w:rsidR="00000FAA" w:rsidRPr="00A70B6E" w:rsidDel="00000FAA">
          <w:rPr>
            <w:lang w:val="en-US"/>
          </w:rPr>
          <w:fldChar w:fldCharType="end"/>
        </w:r>
        <w:r w:rsidR="00000FAA" w:rsidRPr="00A70B6E" w:rsidDel="00000FAA">
          <w:rPr>
            <w:lang w:val="en-US"/>
          </w:rPr>
          <w:delText xml:space="preserve">. </w:delText>
        </w:r>
      </w:del>
      <w:r w:rsidR="00850DE2">
        <w:rPr>
          <w:lang w:val="en-US"/>
        </w:rPr>
        <w:t>s</w:t>
      </w:r>
      <w:r w:rsidR="00000FAA">
        <w:rPr>
          <w:lang w:val="en-US"/>
        </w:rPr>
        <w:t>urvival</w:t>
      </w:r>
      <w:r w:rsidR="00A25227" w:rsidRPr="00A70B6E">
        <w:rPr>
          <w:lang w:val="en-US"/>
        </w:rPr>
        <w:t xml:space="preserve"> and establishment </w:t>
      </w:r>
      <w:r w:rsidR="00850DE2">
        <w:rPr>
          <w:lang w:val="en-US"/>
        </w:rPr>
        <w:t xml:space="preserve">of NIS </w:t>
      </w:r>
      <w:r w:rsidR="00000FAA">
        <w:rPr>
          <w:lang w:val="en-US"/>
        </w:rPr>
        <w:t>are</w:t>
      </w:r>
      <w:r w:rsidR="00A25227">
        <w:rPr>
          <w:lang w:val="en-US"/>
        </w:rPr>
        <w:t xml:space="preserve"> </w:t>
      </w:r>
      <w:r w:rsidR="00CD491E">
        <w:rPr>
          <w:lang w:val="en-US"/>
        </w:rPr>
        <w:t xml:space="preserve">also </w:t>
      </w:r>
      <w:r w:rsidR="00A25227">
        <w:rPr>
          <w:lang w:val="en-US"/>
        </w:rPr>
        <w:t xml:space="preserve">strongly determined by </w:t>
      </w:r>
      <w:r w:rsidR="00850DE2">
        <w:rPr>
          <w:lang w:val="en-US"/>
        </w:rPr>
        <w:t>their</w:t>
      </w:r>
      <w:r w:rsidR="00000FAA">
        <w:rPr>
          <w:lang w:val="en-US"/>
        </w:rPr>
        <w:t xml:space="preserve"> ability to tolerate the </w:t>
      </w:r>
      <w:r w:rsidR="00C219FB" w:rsidRPr="00A70B6E">
        <w:rPr>
          <w:lang w:val="en-US"/>
        </w:rPr>
        <w:t>w</w:t>
      </w:r>
      <w:r w:rsidR="00F753FC" w:rsidRPr="00A70B6E">
        <w:rPr>
          <w:lang w:val="en-US"/>
        </w:rPr>
        <w:t>ater temperatures</w:t>
      </w:r>
      <w:r w:rsidR="00850DE2">
        <w:rPr>
          <w:lang w:val="en-US"/>
        </w:rPr>
        <w:t xml:space="preserve"> and salinity they encounter, both during t</w:t>
      </w:r>
      <w:r w:rsidR="00CD491E">
        <w:rPr>
          <w:lang w:val="en-US"/>
        </w:rPr>
        <w:t>he voyage and at the</w:t>
      </w:r>
      <w:r w:rsidR="00850DE2">
        <w:rPr>
          <w:lang w:val="en-US"/>
        </w:rPr>
        <w:t xml:space="preserve"> port of arrival. </w:t>
      </w:r>
      <w:r w:rsidR="00CD491E" w:rsidRPr="00A70B6E">
        <w:rPr>
          <w:lang w:val="en-US"/>
        </w:rPr>
        <w:t xml:space="preserve">Water temperatures </w:t>
      </w:r>
      <w:r w:rsidR="00CD491E">
        <w:rPr>
          <w:lang w:val="en-US"/>
        </w:rPr>
        <w:t xml:space="preserve">and salinities </w:t>
      </w:r>
      <w:r w:rsidR="00CD491E" w:rsidRPr="00A70B6E">
        <w:rPr>
          <w:lang w:val="en-US"/>
        </w:rPr>
        <w:t>above or below optimal thresholds negative</w:t>
      </w:r>
      <w:r w:rsidR="00CD491E">
        <w:rPr>
          <w:lang w:val="en-US"/>
        </w:rPr>
        <w:t>ly</w:t>
      </w:r>
      <w:r w:rsidR="00CD491E" w:rsidRPr="00A70B6E">
        <w:rPr>
          <w:lang w:val="en-US"/>
        </w:rPr>
        <w:t xml:space="preserve"> </w:t>
      </w:r>
      <w:r w:rsidR="00CD491E">
        <w:rPr>
          <w:lang w:val="en-US"/>
        </w:rPr>
        <w:t>a</w:t>
      </w:r>
      <w:r w:rsidR="00152B34">
        <w:rPr>
          <w:lang w:val="en-US"/>
        </w:rPr>
        <w:t>ffect behavio</w:t>
      </w:r>
      <w:r w:rsidR="00CD491E" w:rsidRPr="00A70B6E">
        <w:rPr>
          <w:lang w:val="en-US"/>
        </w:rPr>
        <w:t>ral, met</w:t>
      </w:r>
      <w:r w:rsidR="00CD491E">
        <w:rPr>
          <w:lang w:val="en-US"/>
        </w:rPr>
        <w:t>abolic, and cellular processes, and when</w:t>
      </w:r>
      <w:r w:rsidR="00CD491E" w:rsidRPr="00A70B6E">
        <w:rPr>
          <w:lang w:val="en-US"/>
        </w:rPr>
        <w:t xml:space="preserve"> temperatures exceed a critical threshold, mortality ensues </w:t>
      </w:r>
      <w:r w:rsidR="00CD491E" w:rsidRPr="00A70B6E">
        <w:rPr>
          <w:lang w:val="en-US"/>
        </w:rPr>
        <w:fldChar w:fldCharType="begin" w:fldLock="1"/>
      </w:r>
      <w:r w:rsidR="00CD491E">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CD491E" w:rsidRPr="00A70B6E">
        <w:rPr>
          <w:lang w:val="en-US"/>
        </w:rPr>
        <w:fldChar w:fldCharType="separate"/>
      </w:r>
      <w:r w:rsidR="00CD491E" w:rsidRPr="00A70B6E">
        <w:rPr>
          <w:noProof/>
          <w:lang w:val="en-US"/>
        </w:rPr>
        <w:t>(Pörtner 2001, Kassahn et al. 2009)</w:t>
      </w:r>
      <w:r w:rsidR="00CD491E" w:rsidRPr="00A70B6E">
        <w:rPr>
          <w:lang w:val="en-US"/>
        </w:rPr>
        <w:fldChar w:fldCharType="end"/>
      </w:r>
      <w:r w:rsidR="00CD491E" w:rsidRPr="00A70B6E">
        <w:rPr>
          <w:lang w:val="en-US"/>
        </w:rPr>
        <w:t xml:space="preserve">. </w:t>
      </w:r>
      <w:r w:rsidR="00CD491E" w:rsidRPr="008265CB">
        <w:rPr>
          <w:lang w:val="en-US"/>
        </w:rPr>
        <w:t xml:space="preserve">Even </w:t>
      </w:r>
      <w:r w:rsidR="00CD491E">
        <w:rPr>
          <w:lang w:val="en-US"/>
        </w:rPr>
        <w:t xml:space="preserve">those </w:t>
      </w:r>
      <w:r w:rsidR="00CD491E" w:rsidRPr="008265CB">
        <w:rPr>
          <w:lang w:val="en-US"/>
        </w:rPr>
        <w:t xml:space="preserve">species that can survive </w:t>
      </w:r>
      <w:r w:rsidR="00CD491E" w:rsidRPr="00A70B6E">
        <w:rPr>
          <w:lang w:val="en-US"/>
        </w:rPr>
        <w:t xml:space="preserve">may not be able to establish a self-sustaining population, as </w:t>
      </w:r>
      <w:r w:rsidR="00CD491E" w:rsidRPr="00524D75">
        <w:rPr>
          <w:lang w:val="en-US"/>
        </w:rPr>
        <w:t>reproduction, development, and growth often</w:t>
      </w:r>
      <w:r w:rsidR="00CD491E">
        <w:rPr>
          <w:lang w:val="en-US"/>
        </w:rPr>
        <w:t xml:space="preserve"> have narrower optimal </w:t>
      </w:r>
      <w:r w:rsidR="00CD491E" w:rsidRPr="00524D75">
        <w:rPr>
          <w:lang w:val="en-US"/>
        </w:rPr>
        <w:t xml:space="preserve">ranges than survival </w:t>
      </w:r>
      <w:r w:rsidR="00CD491E" w:rsidRPr="00524D75">
        <w:rPr>
          <w:lang w:val="en-US"/>
        </w:rPr>
        <w:fldChar w:fldCharType="begin" w:fldLock="1"/>
      </w:r>
      <w:r w:rsidR="004B094B">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CD491E" w:rsidRPr="00524D75">
        <w:rPr>
          <w:lang w:val="en-US"/>
        </w:rPr>
        <w:fldChar w:fldCharType="separate"/>
      </w:r>
      <w:r w:rsidR="00CD491E" w:rsidRPr="00524D75">
        <w:rPr>
          <w:noProof/>
          <w:lang w:val="en-US"/>
        </w:rPr>
        <w:t>(Woodin et al. 2013)</w:t>
      </w:r>
      <w:r w:rsidR="00CD491E" w:rsidRPr="00524D75">
        <w:rPr>
          <w:lang w:val="en-US"/>
        </w:rPr>
        <w:fldChar w:fldCharType="end"/>
      </w:r>
      <w:r w:rsidR="00CD491E" w:rsidRPr="00524D75">
        <w:t>.</w:t>
      </w:r>
      <w:r w:rsidR="00CD491E">
        <w:rPr>
          <w:lang w:val="en-US"/>
        </w:rPr>
        <w:t xml:space="preserve"> </w:t>
      </w:r>
      <w:r w:rsidR="00850DE2">
        <w:rPr>
          <w:lang w:val="en-US"/>
        </w:rPr>
        <w:t>Th</w:t>
      </w:r>
      <w:r w:rsidR="00CD491E">
        <w:rPr>
          <w:lang w:val="en-US"/>
        </w:rPr>
        <w:t>e importance of these factors</w:t>
      </w:r>
      <w:r w:rsidR="00850DE2">
        <w:rPr>
          <w:lang w:val="en-US"/>
        </w:rPr>
        <w:t xml:space="preserve"> </w:t>
      </w:r>
      <w:r w:rsidR="00CD491E">
        <w:rPr>
          <w:lang w:val="en-US"/>
        </w:rPr>
        <w:t xml:space="preserve">in dictating NIS establishment </w:t>
      </w:r>
      <w:r w:rsidR="00000FAA">
        <w:rPr>
          <w:lang w:val="en-US"/>
        </w:rPr>
        <w:t>is</w:t>
      </w:r>
      <w:r w:rsidR="00D55E42" w:rsidRPr="00A70B6E">
        <w:rPr>
          <w:lang w:val="en-US"/>
        </w:rPr>
        <w:t xml:space="preserve"> </w:t>
      </w:r>
      <w:r w:rsidR="00152B34">
        <w:rPr>
          <w:lang w:val="en-US"/>
        </w:rPr>
        <w:t>expected to be greate</w:t>
      </w:r>
      <w:r w:rsidR="004862EE">
        <w:rPr>
          <w:lang w:val="en-US"/>
        </w:rPr>
        <w:t>st</w:t>
      </w:r>
      <w:r w:rsidR="00152B34">
        <w:rPr>
          <w:lang w:val="en-US"/>
        </w:rPr>
        <w:t xml:space="preserve"> when there is a large difference between environmental conditions at the port of arrival and at the port of origin</w:t>
      </w:r>
      <w:r w:rsidR="00850DE2">
        <w:rPr>
          <w:lang w:val="en-US"/>
        </w:rPr>
        <w:t xml:space="preserve">, such as marine NIS being transported to freshwater ports, or warm-temperate species making their way to the </w:t>
      </w:r>
      <w:r w:rsidR="004862EE">
        <w:rPr>
          <w:lang w:val="en-US"/>
        </w:rPr>
        <w:t xml:space="preserve">Arctic </w:t>
      </w:r>
      <w:r w:rsidR="004862EE">
        <w:rPr>
          <w:lang w:val="en-US"/>
        </w:rPr>
        <w:fldChar w:fldCharType="begin" w:fldLock="1"/>
      </w:r>
      <w:r w:rsidR="004862EE">
        <w:rPr>
          <w:lang w:val="en-US"/>
        </w:rPr>
        <w:instrText>ADDIN CSL_CITATION { "citationItems" : [ { "id" : "ITEM-1", "itemData" : { "DOI" : "10.1890/14-0545.1", "ISSN" : "1051-0761", "abstract" : "Invasive alien species (IAS) can cause substantive ecological impacts, and the role of temperature in mediating these impacts may become increasingly significant in a changing climate. Habitat conditions and physiological optima offer predictive information for IAS impacts in novel environments. Here, using meta-analysis and laboratory experiments, we tested the hypothesis that the impacts of IAS in the field are inversely correlated with the difference in their ambient and optimal temperatures. A meta-analysis of 29 studies of consumptive impacts of IAS in inland waters revealed that the impacts of fishes and crustaceans are higher at temperatures that more closely match their thermal growth optima. In particular, the maximum impact potential was constrained by increased differences between ambient and optimal temperatures, as indicated by the steeper slope of a quantile regression on the upper 25th percentile of impact data compared to that of a weighted linear regression on all data with measured variances. We complemented this study with an experimental analysis of the functional response (the relationship between predation rate and prey supply) of two invasive predators (freshwater mysid shrimp, Hemimysis anomala and Mysis diluviana) across relevant temperature gradients; both of these species have previously been found to exert strong community-level impacts that are corroborated by their functional responses to different prey items. The functional response experiments showed that maximum feeding rates of H. anomala and M. diluviana have distinct peaks near their respective thermal optima. Although variation in impacts may be caused by numerous abiotic or biotic habitat characteristics, both our analyses point to temperature as a key mediator of IAS impact levels in inland waters and suggest that IAS management should prioritize habitats in the invaded range that more closely match the thermal optima of targeted invaders.", "author" : [ { "dropping-particle" : "", "family" : "Iacarella", "given" : "Josephine C.", "non-dropping-particle" : "", "parse-names" : false, "suffix" : "" }, { "dropping-particle" : "", "family" : "Dick", "given" : "Jaimie T.A.", "non-dropping-particle" : "", "parse-names" : false, "suffix" : "" }, { "dropping-particle" : "", "family" : "Alexander", "given" : "Mhairi E.", "non-dropping-particle" : "", "parse-names" : false, "suffix" : "" }, { "dropping-particle" : "", "family" : "Ricciardi", "given" : "Anthony", "non-dropping-particle" : "", "parse-names" : false, "suffix" : "" } ], "container-title" : "Ecological Applications", "id" : "ITEM-1", "issue" : "3", "issued" : { "date-parts" : [ [ "2015" ] ] }, "page" : "706-716", "title" : "Ecological impacts of invasive alien species along temperature gradients : testing the role of environmental matching", "type" : "article-journal", "volume" : "25" }, "uris" : [ "http://www.mendeley.com/documents/?uuid=9e1b5e4d-654e-4883-ab64-8e3166dc99a5" ] }, { "id" : "ITEM-2", "itemData" : { "author" : [ { "dropping-particle" : "", "family" : "Herborg", "given" : "Leif-Matthias", "non-dropping-particle" : "", "parse-names" : false, "suffix" : "" }, { "dropping-particle" : "", "family" : "Jerde", "given" : "Christopher L.", "non-dropping-particle" : "", "parse-names" : false, "suffix" : "" }, { "dropping-particle" : "", "family" : "Lodge", "given" : "David M.", "non-dropping-particle" : "", "parse-names" : false, "suffix" : "" }, { "dropping-particle" : "", "family" : "Ruiz", "given" : "Gregory M.", "non-dropping-particle" : "", "parse-names" : false, "suffix" : "" }, { "dropping-particle" : "", "family" : "MacIsaac", "given" : "Hugh J.", "non-dropping-particle" : "", "parse-names" : false, "suffix" : "" } ], "id" : "ITEM-2", "issue" : "3", "issued" : { "date-parts" : [ [ "2007" ] ] }, "page" : "663-674", "title" : "Predicting invasion risk using measures of introduction effort and environmental niche models", "type" : "article-journal", "volume" : "17" }, "uris" : [ "http://www.mendeley.com/documents/?uuid=37340a27-e57f-4054-b8ec-b590e8fb4395" ] } ], "mendeley" : { "formattedCitation" : "(Herborg et al. 2007, Iacarella et al. 2015)", "plainTextFormattedCitation" : "(Herborg et al. 2007, Iacarella et al. 2015)", "previouslyFormattedCitation" : "(Herborg et al. 2007, Iacarella et al. 2015)" }, "properties" : {  }, "schema" : "https://github.com/citation-style-language/schema/raw/master/csl-citation.json" }</w:instrText>
      </w:r>
      <w:r w:rsidR="004862EE">
        <w:rPr>
          <w:lang w:val="en-US"/>
        </w:rPr>
        <w:fldChar w:fldCharType="separate"/>
      </w:r>
      <w:r w:rsidR="004862EE" w:rsidRPr="004862EE">
        <w:rPr>
          <w:noProof/>
          <w:lang w:val="en-US"/>
        </w:rPr>
        <w:t>(Herborg et al. 2007, Iacarella et al. 2015)</w:t>
      </w:r>
      <w:r w:rsidR="004862EE">
        <w:rPr>
          <w:lang w:val="en-US"/>
        </w:rPr>
        <w:fldChar w:fldCharType="end"/>
      </w:r>
      <w:r w:rsidR="00B37649" w:rsidRPr="00A70B6E">
        <w:rPr>
          <w:lang w:val="en-US"/>
        </w:rPr>
        <w:t xml:space="preserve">. </w:t>
      </w:r>
    </w:p>
    <w:p w14:paraId="569B7ABD" w14:textId="5FC31DB3" w:rsidR="002B0BC1" w:rsidRPr="009E18C9" w:rsidRDefault="002B0BC1" w:rsidP="00953490">
      <w:pPr>
        <w:spacing w:line="360" w:lineRule="auto"/>
        <w:contextualSpacing/>
        <w:rPr>
          <w:lang w:val="en-US"/>
        </w:rPr>
      </w:pPr>
    </w:p>
    <w:p w14:paraId="16CFFB78" w14:textId="06BCC4AC" w:rsidR="004A5892" w:rsidRPr="00A70B6E" w:rsidRDefault="00CD491E" w:rsidP="009E18C9">
      <w:pPr>
        <w:spacing w:line="360" w:lineRule="auto"/>
        <w:contextualSpacing/>
        <w:rPr>
          <w:lang w:val="en-US"/>
        </w:rPr>
      </w:pPr>
      <w:r>
        <w:t>Arctic oceans are very different from most other marine ecoregions because they receive very little v</w:t>
      </w:r>
      <w:r w:rsidR="00560C84">
        <w:t xml:space="preserve">essel traffic and </w:t>
      </w:r>
      <w:r>
        <w:t xml:space="preserve">have </w:t>
      </w:r>
      <w:r w:rsidR="00560C84">
        <w:t>cold water temperatures</w:t>
      </w:r>
      <w:r>
        <w:t xml:space="preserve"> nearly year-round. Low vessel traffic and cold temperatures </w:t>
      </w:r>
      <w:r w:rsidR="00560C84">
        <w:t>have been proposed</w:t>
      </w:r>
      <w:r w:rsidR="009E18C9">
        <w:t xml:space="preserve"> to</w:t>
      </w:r>
      <w:r w:rsidR="00F1426D">
        <w:t xml:space="preserve"> explain the low rates of intr</w:t>
      </w:r>
      <w:r>
        <w:t xml:space="preserve">oductions known from the Arctic, </w:t>
      </w:r>
      <w:r>
        <w:rPr>
          <w:lang w:val="en-US"/>
        </w:rPr>
        <w:t>but</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w:t>
      </w:r>
      <w:r>
        <w:rPr>
          <w:lang w:val="en-US"/>
        </w:rPr>
        <w:t>ctually a</w:t>
      </w:r>
      <w:r w:rsidR="009E18C9">
        <w:rPr>
          <w:lang w:val="en-US"/>
        </w:rPr>
        <w:t>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Pr>
          <w:lang w:val="en-US"/>
        </w:rPr>
        <w:t xml:space="preserve">studies have shown that </w:t>
      </w:r>
      <w:r w:rsidR="004A5892" w:rsidRPr="00A70B6E">
        <w:rPr>
          <w:lang w:val="en-US"/>
        </w:rPr>
        <w:t xml:space="preserve">NIS are 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w:t>
      </w:r>
      <w:r w:rsidR="004A5892" w:rsidRPr="00A70B6E">
        <w:rPr>
          <w:lang w:val="en-US"/>
        </w:rPr>
        <w:lastRenderedPageBreak/>
        <w:t xml:space="preserve">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w:t>
      </w:r>
      <w:r w:rsidR="004862EE">
        <w:rPr>
          <w:lang w:val="en-US"/>
        </w:rPr>
        <w:t>can establish self-sustaining populations</w:t>
      </w:r>
      <w:r w:rsidR="004A5892" w:rsidRPr="00A70B6E">
        <w:rPr>
          <w:lang w:val="en-US"/>
        </w:rPr>
        <w:t xml:space="preserve"> in Arctic waters once (or assuming) they have been successfully transported. </w:t>
      </w:r>
      <w:r w:rsidR="00560C84">
        <w:t xml:space="preserve">Because most NIS </w:t>
      </w:r>
      <w:r w:rsidR="004862EE">
        <w:t>originate</w:t>
      </w:r>
      <w:r w:rsidR="00560C84">
        <w:t xml:space="preserve"> from temperate regions </w:t>
      </w:r>
      <w:r w:rsidR="00560C84" w:rsidRPr="00560C84">
        <w:rPr>
          <w:highlight w:val="yellow"/>
        </w:rPr>
        <w:t>(cite)</w:t>
      </w:r>
      <w:proofErr w:type="gramStart"/>
      <w:r w:rsidR="00560C84">
        <w:t>,</w:t>
      </w:r>
      <w:proofErr w:type="gramEnd"/>
      <w:r w:rsidR="00560C84">
        <w:t xml:space="preserve"> they may lack the ability to survive or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w:t>
      </w:r>
      <w:r w:rsidR="004862EE">
        <w:rPr>
          <w:lang w:val="en-US"/>
        </w:rPr>
        <w:fldChar w:fldCharType="begin" w:fldLock="1"/>
      </w:r>
      <w:r w:rsidR="004862EE">
        <w:rPr>
          <w:lang w:val="en-US"/>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4862EE">
        <w:rPr>
          <w:lang w:val="en-US"/>
        </w:rPr>
        <w:fldChar w:fldCharType="separate"/>
      </w:r>
      <w:r w:rsidR="004862EE" w:rsidRPr="004862EE">
        <w:rPr>
          <w:noProof/>
          <w:lang w:val="en-US"/>
        </w:rPr>
        <w:t>(de Rivera et al. 2011)</w:t>
      </w:r>
      <w:r w:rsidR="004862EE">
        <w:rPr>
          <w:lang w:val="en-US"/>
        </w:rPr>
        <w:fldChar w:fldCharType="end"/>
      </w:r>
      <w:r w:rsidR="004A5892" w:rsidRPr="00A70B6E">
        <w:rPr>
          <w:lang w:val="en-US"/>
        </w:rPr>
        <w:t xml:space="preserve">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xml:space="preserve">. Only one study </w:t>
      </w:r>
      <w:r w:rsidR="004862EE">
        <w:rPr>
          <w:lang w:val="en-US"/>
        </w:rPr>
        <w:fldChar w:fldCharType="begin" w:fldLock="1"/>
      </w:r>
      <w:r w:rsidR="004862E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"mendeley" : { "formattedCitation" : "(Ware et al. 2016)", "plainTextFormattedCitation" : "(Ware et al. 2016)", "previouslyFormattedCitation" : "(Ware et al. 2016)" }, "properties" : {  }, "schema" : "https://github.com/citation-style-language/schema/raw/master/csl-citation.json" }</w:instrText>
      </w:r>
      <w:r w:rsidR="004862EE">
        <w:rPr>
          <w:lang w:val="en-US"/>
        </w:rPr>
        <w:fldChar w:fldCharType="separate"/>
      </w:r>
      <w:r w:rsidR="004862EE" w:rsidRPr="004862EE">
        <w:rPr>
          <w:noProof/>
          <w:lang w:val="en-US"/>
        </w:rPr>
        <w:t>(Ware et al. 2016)</w:t>
      </w:r>
      <w:r w:rsidR="004862EE">
        <w:rPr>
          <w:lang w:val="en-US"/>
        </w:rPr>
        <w:fldChar w:fldCharType="end"/>
      </w:r>
      <w:r w:rsidR="004862EE">
        <w:rPr>
          <w:lang w:val="en-US"/>
        </w:rPr>
        <w:t xml:space="preserve"> </w:t>
      </w:r>
      <w:r w:rsidR="004A5892" w:rsidRPr="00A70B6E">
        <w:rPr>
          <w:lang w:val="en-US"/>
        </w:rPr>
        <w:t>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21" w:name="_m7oo5zak2jfc" w:colFirst="0" w:colLast="0"/>
      <w:bookmarkStart w:id="22" w:name="_rq0l47zex3zr" w:colFirst="0" w:colLast="0"/>
      <w:bookmarkEnd w:id="21"/>
      <w:bookmarkEnd w:id="22"/>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3" w:name="_8ktb2c9fr4av" w:colFirst="0" w:colLast="0"/>
      <w:bookmarkEnd w:id="23"/>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w:t>
      </w:r>
      <w:r w:rsidR="00AF591D" w:rsidRPr="00A70B6E">
        <w:rPr>
          <w:lang w:val="en-US"/>
        </w:rPr>
        <w:lastRenderedPageBreak/>
        <w:t>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4" w:name="_8bc9cfv03n6p" w:colFirst="0" w:colLast="0"/>
      <w:bookmarkEnd w:id="24"/>
      <w:r w:rsidRPr="00A70B6E">
        <w:t>Methods</w:t>
      </w:r>
    </w:p>
    <w:p w14:paraId="36636D33" w14:textId="77777777" w:rsidR="00723773" w:rsidRPr="00A70B6E" w:rsidRDefault="00874591" w:rsidP="00BB5655">
      <w:pPr>
        <w:pStyle w:val="Heading2"/>
      </w:pPr>
      <w:bookmarkStart w:id="25" w:name="_kncwpiu8qj9q" w:colFirst="0" w:colLast="0"/>
      <w:bookmarkEnd w:id="25"/>
      <w:r w:rsidRPr="00A70B6E">
        <w:t>Study area</w:t>
      </w:r>
    </w:p>
    <w:p w14:paraId="11D840A4" w14:textId="40001D6F" w:rsidR="0024210F" w:rsidRDefault="00874591" w:rsidP="00CD491E">
      <w:pPr>
        <w:spacing w:before="200" w:line="360" w:lineRule="auto"/>
        <w:contextualSpacing/>
        <w:rPr>
          <w:lang w:val="en-US"/>
        </w:rPr>
      </w:pPr>
      <w:bookmarkStart w:id="26" w:name="_a71bbqx0je6i" w:colFirst="0" w:colLast="0"/>
      <w:bookmarkEnd w:id="26"/>
      <w:r w:rsidRPr="00A70B6E">
        <w:rPr>
          <w:lang w:val="en-US"/>
        </w:rPr>
        <w:t xml:space="preserve">The Bering Sea </w:t>
      </w:r>
      <w:r w:rsidR="00794004" w:rsidRPr="00A70B6E">
        <w:rPr>
          <w:lang w:val="en-US"/>
        </w:rPr>
        <w:t xml:space="preserve">lies between the </w:t>
      </w:r>
      <w:r w:rsidR="00794004" w:rsidRPr="004B094B">
        <w:rPr>
          <w:lang w:val="en-US"/>
        </w:rPr>
        <w:t>temperate North Pacific Ocean and the arctic waters of the Chukchi Sea</w:t>
      </w:r>
      <w:r w:rsidR="002C6F48" w:rsidRPr="004B094B">
        <w:rPr>
          <w:lang w:val="en-US"/>
        </w:rPr>
        <w:t xml:space="preserve">. </w:t>
      </w:r>
      <w:r w:rsidR="00AD2E98" w:rsidRPr="004B094B">
        <w:rPr>
          <w:lang w:val="en-US"/>
        </w:rPr>
        <w:t>This large, dynamic ecosystem</w:t>
      </w:r>
      <w:r w:rsidR="006E034B" w:rsidRPr="004B094B">
        <w:rPr>
          <w:lang w:val="en-US"/>
        </w:rPr>
        <w:t xml:space="preserve"> spans </w:t>
      </w:r>
      <w:r w:rsidR="00274537" w:rsidRPr="004B094B">
        <w:rPr>
          <w:lang w:val="en-US"/>
        </w:rPr>
        <w:t>1</w:t>
      </w:r>
      <w:r w:rsidR="004B094B" w:rsidRPr="004B094B">
        <w:rPr>
          <w:lang w:val="en-US"/>
        </w:rPr>
        <w:t>4</w:t>
      </w:r>
      <w:r w:rsidR="00274537" w:rsidRPr="004B094B">
        <w:rPr>
          <w:lang w:val="en-US"/>
        </w:rPr>
        <w:t xml:space="preserve"> degrees of latitude and extends</w:t>
      </w:r>
      <w:r w:rsidR="00274537" w:rsidRPr="00A70B6E">
        <w:rPr>
          <w:lang w:val="en-US"/>
        </w:rPr>
        <w:t xml:space="preserve"> more than 1,</w:t>
      </w:r>
      <w:r w:rsidR="00BF5CA0" w:rsidRPr="00A70B6E">
        <w:rPr>
          <w:lang w:val="en-US"/>
        </w:rPr>
        <w:t>5</w:t>
      </w:r>
      <w:r w:rsidR="00274537" w:rsidRPr="00A70B6E">
        <w:rPr>
          <w:lang w:val="en-US"/>
        </w:rPr>
        <w:t xml:space="preserve">00 kilometers from Alaska (USA) to </w:t>
      </w:r>
      <w:r w:rsidR="00274537" w:rsidRPr="0041283E">
        <w:rPr>
          <w:lang w:val="en-US"/>
        </w:rPr>
        <w:t>Russia (</w:t>
      </w:r>
      <w:r w:rsidR="00274537" w:rsidRPr="0041283E">
        <w:rPr>
          <w:highlight w:val="yellow"/>
          <w:lang w:val="en-US"/>
        </w:rPr>
        <w:t>Fig</w:t>
      </w:r>
      <w:r w:rsidR="009E27C5" w:rsidRPr="0041283E">
        <w:rPr>
          <w:highlight w:val="yellow"/>
          <w:lang w:val="en-US"/>
        </w:rPr>
        <w:t>ure</w:t>
      </w:r>
      <w:r w:rsidR="00274537" w:rsidRPr="0041283E">
        <w:rPr>
          <w:highlight w:val="yellow"/>
          <w:lang w:val="en-US"/>
        </w:rPr>
        <w:t xml:space="preserve"> 1</w:t>
      </w:r>
      <w:r w:rsidR="00274537" w:rsidRPr="0041283E">
        <w:rPr>
          <w:lang w:val="en-US"/>
        </w:rPr>
        <w:t xml:space="preserve">). </w:t>
      </w:r>
      <w:r w:rsidR="00AD2E98" w:rsidRPr="0041283E">
        <w:rPr>
          <w:lang w:val="en-US"/>
        </w:rPr>
        <w:t>It</w:t>
      </w:r>
      <w:r w:rsidR="00274537" w:rsidRPr="00A70B6E">
        <w:rPr>
          <w:lang w:val="en-US"/>
        </w:rPr>
        <w:t xml:space="preserve"> is comprised of a deep-water basin, an extensive eastern continental shelf, and a narrow western shelf (</w:t>
      </w:r>
      <w:r w:rsidR="00274537" w:rsidRPr="0041283E">
        <w:rPr>
          <w:highlight w:val="yellow"/>
          <w:lang w:val="en-US"/>
        </w:rPr>
        <w:t>Fig</w:t>
      </w:r>
      <w:r w:rsidR="0041283E" w:rsidRPr="0041283E">
        <w:rPr>
          <w:highlight w:val="yellow"/>
          <w:lang w:val="en-US"/>
        </w:rPr>
        <w:t>ure</w:t>
      </w:r>
      <w:r w:rsidR="00274537" w:rsidRPr="0041283E">
        <w:rPr>
          <w:highlight w:val="yellow"/>
          <w:lang w:val="en-US"/>
        </w:rPr>
        <w:t xml:space="preserve"> 1</w:t>
      </w:r>
      <w:r w:rsidR="00B971EB" w:rsidRPr="00A70B6E">
        <w:rPr>
          <w:lang w:val="en-US"/>
        </w:rPr>
        <w:t>)</w:t>
      </w:r>
      <w:r w:rsidR="00274537" w:rsidRPr="00A70B6E">
        <w:rPr>
          <w:lang w:val="en-US"/>
        </w:rPr>
        <w:t xml:space="preserve">. </w:t>
      </w:r>
      <w:r w:rsidR="00CD491E">
        <w:rPr>
          <w:lang w:val="en-US"/>
        </w:rPr>
        <w:t xml:space="preserve">The Bering Sea’s eastern shelf </w:t>
      </w:r>
      <w:r w:rsidR="00CD491E" w:rsidRPr="00A70B6E">
        <w:rPr>
          <w:lang w:val="en-US"/>
        </w:rPr>
        <w:t xml:space="preserve">boasts some of the highest level of marine productivity in the world, </w:t>
      </w:r>
      <w:r w:rsidR="00CD491E">
        <w:rPr>
          <w:lang w:val="en-US"/>
        </w:rPr>
        <w:t xml:space="preserve">supporting </w:t>
      </w:r>
      <w:r w:rsidR="00CD491E" w:rsidRPr="00A70B6E">
        <w:rPr>
          <w:lang w:val="en-US"/>
        </w:rPr>
        <w:t xml:space="preserve">a US $1 billion commercial fishery </w:t>
      </w:r>
      <w:r w:rsidR="004B094B">
        <w:rPr>
          <w:lang w:val="en-US"/>
        </w:rPr>
        <w:t>that</w:t>
      </w:r>
      <w:r w:rsidR="00CD491E">
        <w:rPr>
          <w:lang w:val="en-US"/>
        </w:rPr>
        <w:t xml:space="preserve"> </w:t>
      </w:r>
      <w:r w:rsidR="004B094B">
        <w:rPr>
          <w:lang w:val="en-US"/>
        </w:rPr>
        <w:t>provides</w:t>
      </w:r>
      <w:r w:rsidR="00CD491E" w:rsidRPr="00A70B6E">
        <w:rPr>
          <w:lang w:val="en-US"/>
        </w:rPr>
        <w:t xml:space="preserve"> the U.S. with 50% of its wild-caught seafood</w:t>
      </w:r>
      <w:r w:rsidR="00CD491E">
        <w:rPr>
          <w:lang w:val="en-US"/>
        </w:rPr>
        <w:t xml:space="preserve">. </w:t>
      </w:r>
      <w:r w:rsidR="0024210F">
        <w:rPr>
          <w:lang w:val="en-US"/>
        </w:rPr>
        <w:t>The Bering Sea is a</w:t>
      </w:r>
      <w:r w:rsidR="00CD491E">
        <w:rPr>
          <w:lang w:val="en-US"/>
        </w:rPr>
        <w:t>lso a hub for</w:t>
      </w:r>
      <w:r w:rsidR="0024210F">
        <w:rPr>
          <w:lang w:val="en-US"/>
        </w:rPr>
        <w:t xml:space="preserve"> international and regional shipping traffic</w:t>
      </w:r>
      <w:r w:rsidR="00152CDE">
        <w:rPr>
          <w:lang w:val="en-US"/>
        </w:rPr>
        <w:t xml:space="preserve"> </w:t>
      </w:r>
      <w:r w:rsidR="00152CDE">
        <w:rPr>
          <w:lang w:val="en-US"/>
        </w:rPr>
        <w:fldChar w:fldCharType="begin" w:fldLock="1"/>
      </w:r>
      <w:r w:rsidR="00152CD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"mendeley" : { "formattedCitation" : "(McGee et al. 2006)", "plainTextFormattedCitation" : "(McGee et al. 2006)", "previouslyFormattedCitation" : "(McGee et al. 2006)" }, "properties" : {  }, "schema" : "https://github.com/citation-style-language/schema/raw/master/csl-citation.json" }</w:instrText>
      </w:r>
      <w:r w:rsidR="00152CDE">
        <w:rPr>
          <w:lang w:val="en-US"/>
        </w:rPr>
        <w:fldChar w:fldCharType="separate"/>
      </w:r>
      <w:r w:rsidR="00152CDE" w:rsidRPr="00152CDE">
        <w:rPr>
          <w:noProof/>
          <w:lang w:val="en-US"/>
        </w:rPr>
        <w:t>(McGee et al. 2006)</w:t>
      </w:r>
      <w:r w:rsidR="00152CDE">
        <w:rPr>
          <w:lang w:val="en-US"/>
        </w:rPr>
        <w:fldChar w:fldCharType="end"/>
      </w:r>
      <w:r w:rsidR="00152CDE">
        <w:rPr>
          <w:lang w:val="en-US"/>
        </w:rPr>
        <w:t>.</w:t>
      </w:r>
      <w:r w:rsidR="0024210F">
        <w:rPr>
          <w:lang w:val="en-US"/>
        </w:rPr>
        <w:t xml:space="preserve"> </w:t>
      </w:r>
      <w:r w:rsidR="00CD491E">
        <w:rPr>
          <w:lang w:val="en-US"/>
        </w:rPr>
        <w:t>To date, o</w:t>
      </w:r>
      <w:r w:rsidR="0024210F" w:rsidRPr="00A70B6E">
        <w:rPr>
          <w:lang w:val="en-US"/>
        </w:rPr>
        <w:t xml:space="preserve">nly four NIS have been reported in the Bering Sea: </w:t>
      </w:r>
      <w:proofErr w:type="spellStart"/>
      <w:r w:rsidR="0024210F" w:rsidRPr="00A70B6E">
        <w:rPr>
          <w:i/>
          <w:lang w:val="en-US"/>
        </w:rPr>
        <w:t>Alosa</w:t>
      </w:r>
      <w:proofErr w:type="spellEnd"/>
      <w:r w:rsidR="0024210F" w:rsidRPr="00A70B6E">
        <w:rPr>
          <w:i/>
          <w:lang w:val="en-US"/>
        </w:rPr>
        <w:t xml:space="preserve"> </w:t>
      </w:r>
      <w:proofErr w:type="spellStart"/>
      <w:r w:rsidR="0024210F" w:rsidRPr="00A70B6E">
        <w:rPr>
          <w:i/>
          <w:lang w:val="en-US"/>
        </w:rPr>
        <w:t>sapidissima</w:t>
      </w:r>
      <w:proofErr w:type="spellEnd"/>
      <w:r w:rsidR="0024210F" w:rsidRPr="00A70B6E">
        <w:rPr>
          <w:lang w:val="en-US"/>
        </w:rPr>
        <w:t xml:space="preserve">, </w:t>
      </w:r>
      <w:proofErr w:type="spellStart"/>
      <w:r w:rsidR="0024210F" w:rsidRPr="00A70B6E">
        <w:rPr>
          <w:i/>
          <w:lang w:val="en-US"/>
        </w:rPr>
        <w:t>Caprella</w:t>
      </w:r>
      <w:proofErr w:type="spellEnd"/>
      <w:r w:rsidR="0024210F" w:rsidRPr="00A70B6E">
        <w:rPr>
          <w:i/>
          <w:lang w:val="en-US"/>
        </w:rPr>
        <w:t xml:space="preserve"> </w:t>
      </w:r>
      <w:proofErr w:type="spellStart"/>
      <w:r w:rsidR="0024210F" w:rsidRPr="00A70B6E">
        <w:rPr>
          <w:i/>
          <w:lang w:val="en-US"/>
        </w:rPr>
        <w:t>mutica</w:t>
      </w:r>
      <w:proofErr w:type="spellEnd"/>
      <w:r w:rsidR="0024210F" w:rsidRPr="00A70B6E">
        <w:rPr>
          <w:lang w:val="en-US"/>
        </w:rPr>
        <w:t xml:space="preserve">, </w:t>
      </w:r>
      <w:r w:rsidR="0024210F" w:rsidRPr="00A70B6E">
        <w:rPr>
          <w:i/>
          <w:lang w:val="en-US"/>
        </w:rPr>
        <w:t xml:space="preserve">Mya </w:t>
      </w:r>
      <w:proofErr w:type="spellStart"/>
      <w:r w:rsidR="0024210F" w:rsidRPr="00A70B6E">
        <w:rPr>
          <w:i/>
          <w:lang w:val="en-US"/>
        </w:rPr>
        <w:t>arenaria</w:t>
      </w:r>
      <w:proofErr w:type="spellEnd"/>
      <w:r w:rsidR="0024210F" w:rsidRPr="00A70B6E">
        <w:rPr>
          <w:lang w:val="en-US"/>
        </w:rPr>
        <w:t xml:space="preserve">, and </w:t>
      </w:r>
      <w:r w:rsidR="0024210F" w:rsidRPr="00A70B6E">
        <w:rPr>
          <w:i/>
          <w:lang w:val="en-US"/>
        </w:rPr>
        <w:t xml:space="preserve">Salmo </w:t>
      </w:r>
      <w:proofErr w:type="spellStart"/>
      <w:r w:rsidR="0024210F" w:rsidRPr="00A70B6E">
        <w:rPr>
          <w:i/>
          <w:lang w:val="en-US"/>
        </w:rPr>
        <w:t>salar</w:t>
      </w:r>
      <w:proofErr w:type="spellEnd"/>
      <w:r w:rsidR="0024210F" w:rsidRPr="00A70B6E">
        <w:rPr>
          <w:lang w:val="en-US"/>
        </w:rPr>
        <w:t xml:space="preserve"> (</w:t>
      </w:r>
      <w:proofErr w:type="spellStart"/>
      <w:r w:rsidR="0024210F" w:rsidRPr="00A70B6E">
        <w:rPr>
          <w:lang w:val="en-US"/>
        </w:rPr>
        <w:t>Fofonoff</w:t>
      </w:r>
      <w:proofErr w:type="spellEnd"/>
      <w:r w:rsidR="0024210F" w:rsidRPr="00A70B6E">
        <w:rPr>
          <w:lang w:val="en-US"/>
        </w:rPr>
        <w:t xml:space="preserve"> et al. 2003; see Powers et al. </w:t>
      </w:r>
      <w:r w:rsidR="0024210F" w:rsidRPr="00A70B6E">
        <w:rPr>
          <w:lang w:val="en-US"/>
        </w:rPr>
        <w:fldChar w:fldCharType="begin" w:fldLock="1"/>
      </w:r>
      <w:r w:rsidR="0024210F"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24210F" w:rsidRPr="00A70B6E">
        <w:rPr>
          <w:lang w:val="en-US"/>
        </w:rPr>
        <w:fldChar w:fldCharType="separate"/>
      </w:r>
      <w:r w:rsidR="0024210F" w:rsidRPr="00A70B6E">
        <w:rPr>
          <w:noProof/>
          <w:lang w:val="en-US"/>
        </w:rPr>
        <w:t>(2006)</w:t>
      </w:r>
      <w:r w:rsidR="0024210F" w:rsidRPr="00A70B6E">
        <w:rPr>
          <w:lang w:val="en-US"/>
        </w:rPr>
        <w:fldChar w:fldCharType="end"/>
      </w:r>
      <w:r w:rsidR="0024210F" w:rsidRPr="00A70B6E">
        <w:rPr>
          <w:lang w:val="en-US"/>
        </w:rPr>
        <w:t xml:space="preserve"> for a discussion on the history of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in Alaska). Of these, only </w:t>
      </w:r>
      <w:r w:rsidR="0024210F" w:rsidRPr="00A70B6E">
        <w:rPr>
          <w:i/>
          <w:lang w:val="en-US"/>
        </w:rPr>
        <w:t xml:space="preserve">C. </w:t>
      </w:r>
      <w:proofErr w:type="spellStart"/>
      <w:r w:rsidR="0024210F" w:rsidRPr="00A70B6E">
        <w:rPr>
          <w:i/>
          <w:lang w:val="en-US"/>
        </w:rPr>
        <w:t>mutica</w:t>
      </w:r>
      <w:proofErr w:type="spellEnd"/>
      <w:r w:rsidR="0024210F" w:rsidRPr="00A70B6E">
        <w:rPr>
          <w:i/>
          <w:lang w:val="en-US"/>
        </w:rPr>
        <w:t xml:space="preserve"> </w:t>
      </w:r>
      <w:r w:rsidR="0024210F" w:rsidRPr="00A70B6E">
        <w:rPr>
          <w:lang w:val="en-US"/>
        </w:rPr>
        <w:t xml:space="preserve">and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have established populations </w:t>
      </w:r>
      <w:r w:rsidR="0024210F" w:rsidRPr="00A70B6E">
        <w:rPr>
          <w:lang w:val="en-US"/>
        </w:rPr>
        <w:fldChar w:fldCharType="begin" w:fldLock="1"/>
      </w:r>
      <w:r w:rsidR="0024210F"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24210F" w:rsidRPr="00A70B6E">
        <w:rPr>
          <w:lang w:val="en-US"/>
        </w:rPr>
        <w:fldChar w:fldCharType="separate"/>
      </w:r>
      <w:r w:rsidR="0024210F" w:rsidRPr="00A70B6E">
        <w:rPr>
          <w:noProof/>
          <w:lang w:val="en-US"/>
        </w:rPr>
        <w:t>(Ashton et al. 2008)</w:t>
      </w:r>
      <w:r w:rsidR="0024210F" w:rsidRPr="00A70B6E">
        <w:rPr>
          <w:lang w:val="en-US"/>
        </w:rPr>
        <w:fldChar w:fldCharType="end"/>
      </w:r>
      <w:r w:rsidR="0024210F"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27" w:name="_hngxq6xkmksq" w:colFirst="0" w:colLast="0"/>
      <w:bookmarkStart w:id="28" w:name="_7quuthb2m275" w:colFirst="0" w:colLast="0"/>
      <w:bookmarkEnd w:id="27"/>
      <w:bookmarkEnd w:id="28"/>
      <w:r w:rsidRPr="00A70B6E">
        <w:t xml:space="preserve">Defining </w:t>
      </w:r>
      <w:r w:rsidR="004D0EA5" w:rsidRPr="00A70B6E">
        <w:t xml:space="preserve">taxa-specific </w:t>
      </w:r>
      <w:r w:rsidRPr="00A70B6E">
        <w:t>tolerances</w:t>
      </w:r>
    </w:p>
    <w:p w14:paraId="78B77499" w14:textId="52BC2F4C"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 xml:space="preserve">nearby marine </w:t>
      </w:r>
      <w:r w:rsidRPr="00A70B6E">
        <w:rPr>
          <w:lang w:val="en-US"/>
        </w:rPr>
        <w:lastRenderedPageBreak/>
        <w:t xml:space="preserve">ecoregions </w:t>
      </w:r>
      <w:r w:rsidR="0009338B">
        <w:rPr>
          <w:lang w:val="en-US"/>
        </w:rPr>
        <w:fldChar w:fldCharType="begin" w:fldLock="1"/>
      </w:r>
      <w:r w:rsidR="0009338B">
        <w:rPr>
          <w:lang w:val="en-US"/>
        </w:rPr>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09338B">
        <w:rPr>
          <w:lang w:val="en-US"/>
        </w:rPr>
        <w:fldChar w:fldCharType="separate"/>
      </w:r>
      <w:r w:rsidR="0009338B" w:rsidRPr="0009338B">
        <w:rPr>
          <w:noProof/>
          <w:lang w:val="en-US"/>
        </w:rPr>
        <w:t>(sensu Spalding et al. 2007)</w:t>
      </w:r>
      <w:r w:rsidR="0009338B">
        <w:rPr>
          <w:lang w:val="en-US"/>
        </w:rPr>
        <w:fldChar w:fldCharType="end"/>
      </w:r>
      <w:r w:rsidRPr="00A70B6E">
        <w:rPr>
          <w:lang w:val="en-US"/>
        </w:rPr>
        <w:t xml:space="preserve">. The taxa list was developed by downloading and digitizing occurrence records from the National Exotic Marine and Estuarine Species Information System </w:t>
      </w:r>
      <w:r w:rsidR="0009338B">
        <w:rPr>
          <w:lang w:val="en-US"/>
        </w:rPr>
        <w:fldChar w:fldCharType="begin" w:fldLock="1"/>
      </w:r>
      <w:r w:rsidR="0009338B">
        <w:rPr>
          <w:lang w:val="en-US"/>
        </w:rPr>
        <w:instrText>ADDIN CSL_CITATION { "citationItems" : [ { "id" : "ITEM-1", "itemData" : { "URL" : "http://invasions.si.edu/nemesis/", "author" : [ { "dropping-particle" : "", "family" : "Fofonoff", "given" : "P.W.", "non-dropping-particle" : "", "parse-names" : false, "suffix" : "" }, { "dropping-particle" : "", "family" : "Ruiz", "given" : "G.M.", "non-dropping-particle" : "", "parse-names" : false, "suffix" : "" }, { "dropping-particle" : "", "family" : "Steves", "given" : "B.", "non-dropping-particle" : "", "parse-names" : false, "suffix" : "" }, { "dropping-particle" : "", "family" : "Simkanin", "given" : "C.", "non-dropping-particle" : "", "parse-names" : false, "suffix" : "" }, { "dropping-particle" : "", "family" : "Carlton", "given" : "J.T.", "non-dropping-particle" : "", "parse-names" : false, "suffix" : "" } ], "id" : "ITEM-1", "issued" : { "date-parts" : [ [ "2003" ] ] }, "title" : "National Exotic Marine and Estuarine Species Information System (NEMESIS)", "type" : "webpage" }, "prefix" : "NEMESIS; ", "uris" : [ "http://www.mendeley.com/documents/?uuid=9b8fe18c-7876-496b-9778-5a6f4a6482f3" ] } ], "mendeley" : { "formattedCitation" : "(NEMESIS; Fofonoff et al. 2003)", "plainTextFormattedCitation" : "(NEMESIS; Fofonoff et al. 2003)", "previouslyFormattedCitation" : "(NEMESIS; Fofonoff et al. 2003)" }, "properties" : {  }, "schema" : "https://github.com/citation-style-language/schema/raw/master/csl-citation.json" }</w:instrText>
      </w:r>
      <w:r w:rsidR="0009338B">
        <w:rPr>
          <w:lang w:val="en-US"/>
        </w:rPr>
        <w:fldChar w:fldCharType="separate"/>
      </w:r>
      <w:r w:rsidR="0009338B" w:rsidRPr="0009338B">
        <w:rPr>
          <w:noProof/>
          <w:lang w:val="en-US"/>
        </w:rPr>
        <w:t>(NEMESIS; Fofonoff et al. 2003)</w:t>
      </w:r>
      <w:r w:rsidR="0009338B">
        <w:rPr>
          <w:lang w:val="en-US"/>
        </w:rPr>
        <w:fldChar w:fldCharType="end"/>
      </w:r>
      <w:r w:rsidR="0009338B">
        <w:rPr>
          <w:lang w:val="en-US"/>
        </w:rPr>
        <w:t xml:space="preserve"> </w:t>
      </w:r>
      <w:r w:rsidRPr="00A70B6E">
        <w:rPr>
          <w:lang w:val="en-US"/>
        </w:rPr>
        <w:t>and the Nonindigenous Aquatic Species Database</w:t>
      </w:r>
      <w:r w:rsidR="00152B34">
        <w:rPr>
          <w:lang w:val="en-US"/>
        </w:rPr>
        <w:t xml:space="preserve"> </w:t>
      </w:r>
      <w:r w:rsidR="00152B34">
        <w:rPr>
          <w:lang w:val="en-US"/>
        </w:rPr>
        <w:fldChar w:fldCharType="begin" w:fldLock="1"/>
      </w:r>
      <w:r w:rsidR="00152B34">
        <w:rPr>
          <w:lang w:val="en-US"/>
        </w:rPr>
        <w:instrText>ADDIN CSL_CITATION { "citationItems" : [ { "id" : "ITEM-1", "itemData" : { "URL" : "https://nas.er.usgs.gov/", "author" : [ { "dropping-particle" : "", "family" : "Fuller", "given" : "P. F.", "non-dropping-particle" : "", "parse-names" : false, "suffix" : "" }, { "dropping-particle" : "", "family" : "Benson", "given" : "A. J.", "non-dropping-particle" : "", "parse-names" : false, "suffix" : "" } ], "id" : "ITEM-1", "issued" : { "date-parts" : [ [ "2013" ] ] }, "title" : "Nonindigenous Aquatic Species Database (NAS)", "type" : "webpage" }, "uris" : [ "http://www.mendeley.com/documents/?uuid=49841ea7-0959-49b6-a136-586fc335ca77" ] } ], "mendeley" : { "formattedCitation" : "(Fuller and Benson 2013)", "plainTextFormattedCitation" : "(Fuller and Benson 2013)", "previouslyFormattedCitation" : "(Fuller and Benson 2013)" }, "properties" : {  }, "schema" : "https://github.com/citation-style-language/schema/raw/master/csl-citation.json" }</w:instrText>
      </w:r>
      <w:r w:rsidR="00152B34">
        <w:rPr>
          <w:lang w:val="en-US"/>
        </w:rPr>
        <w:fldChar w:fldCharType="separate"/>
      </w:r>
      <w:r w:rsidR="00152B34" w:rsidRPr="00152B34">
        <w:rPr>
          <w:noProof/>
          <w:lang w:val="en-US"/>
        </w:rPr>
        <w:t>(Fuller and Benson 2013)</w:t>
      </w:r>
      <w:r w:rsidR="00152B34">
        <w:rPr>
          <w:lang w:val="en-US"/>
        </w:rPr>
        <w:fldChar w:fldCharType="end"/>
      </w:r>
      <w:r w:rsidRPr="00A70B6E">
        <w:rPr>
          <w:lang w:val="en-US"/>
        </w:rPr>
        <w:t xml:space="preserve">. Given the time required for ranking, the list was subset to 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w:t>
      </w:r>
      <w:proofErr w:type="spellStart"/>
      <w:r w:rsidRPr="00A70B6E">
        <w:rPr>
          <w:lang w:val="en-US"/>
        </w:rPr>
        <w:t>euryhaline</w:t>
      </w:r>
      <w:proofErr w:type="spellEnd"/>
      <w:r w:rsidRPr="00A70B6E">
        <w:rPr>
          <w:lang w:val="en-US"/>
        </w:rPr>
        <w:t xml:space="preserve"> species with a minimum survival salinity tolerance ≥30 parts per trillion (ppt). The most common taxonomic groups were Crustacea (</w:t>
      </w:r>
      <w:r w:rsidR="00152B34" w:rsidRPr="004862EE">
        <w:rPr>
          <w:i/>
          <w:lang w:val="en-US"/>
        </w:rPr>
        <w:t>n</w:t>
      </w:r>
      <w:r w:rsidRPr="00A70B6E">
        <w:rPr>
          <w:lang w:val="en-US"/>
        </w:rPr>
        <w:t>=15), Mollusca (</w:t>
      </w:r>
      <w:r w:rsidR="00152B34" w:rsidRPr="004862EE">
        <w:rPr>
          <w:i/>
          <w:lang w:val="en-US"/>
        </w:rPr>
        <w:t>n</w:t>
      </w:r>
      <w:r w:rsidRPr="00A70B6E">
        <w:rPr>
          <w:lang w:val="en-US"/>
        </w:rPr>
        <w:t xml:space="preserve">=11), and </w:t>
      </w:r>
      <w:proofErr w:type="spellStart"/>
      <w:r w:rsidRPr="00A70B6E">
        <w:rPr>
          <w:lang w:val="en-US"/>
        </w:rPr>
        <w:t>Tunicata</w:t>
      </w:r>
      <w:proofErr w:type="spellEnd"/>
      <w:r w:rsidRPr="00A70B6E">
        <w:rPr>
          <w:lang w:val="en-US"/>
        </w:rPr>
        <w:t xml:space="preserve"> (</w:t>
      </w:r>
      <w:r w:rsidR="00152B34" w:rsidRPr="004862EE">
        <w:rPr>
          <w:i/>
          <w:lang w:val="en-US"/>
        </w:rPr>
        <w:t>n</w:t>
      </w:r>
      <w:r w:rsidRPr="00A70B6E">
        <w:rPr>
          <w:lang w:val="en-US"/>
        </w:rPr>
        <w:t>=8).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xml:space="preserve">). All taxa used at least one anthropogenic vector (e.g. ballast water, biofouling, intentional introductions) for transport </w:t>
      </w:r>
      <w:r w:rsidR="004862EE">
        <w:rPr>
          <w:lang w:val="en-US"/>
        </w:rPr>
        <w:fldChar w:fldCharType="begin" w:fldLock="1"/>
      </w:r>
      <w:r w:rsidR="004862EE">
        <w:rPr>
          <w:lang w:val="en-US"/>
        </w:rPr>
        <w:instrText>ADDIN CSL_CITATION { "citationItems" : [ { "id" : "ITEM-1", "itemData" : { "author" : [ { "dropping-particle" : "", "family" : "Reimer", "given" : "J. P.", "non-dropping-particle" : "", "parse-names" : false, "suffix" : "" }, { "dropping-particle" : "", "family" : "Droghini", "given" : "A.", "non-dropping-particle" : "", "parse-names" : false, "suffix" : "" }, { "dropping-particle" : "", "family" : "Fischbach", "given" : "A.", "non-dropping-particle" : "", "parse-names" : false, "suffix" : "" }, { "dropping-particle" : "", "family" : "Watson", "given" : "J. T.", "non-dropping-particle" : "", "parse-names" : false, "suffix" : "" }, { "dropping-particle" : "", "family" : "Bernard", "given" : "B.", "non-dropping-particle" : "", "parse-names" : false, "suffix" : "" }, { "dropping-particle" : "", "family" : "Poe", "given" : "A.", "non-dropping-particle" : "", "parse-names" : false, "suffix" : "" } ], "id" : "ITEM-1", "issued" : { "date-parts" : [ [ "2017" ] ] }, "publisher-place" : "Anchorage, AK", "title" : "Assessing the risk of non-native marine species in the Bering Sea", "type" : "report" }, "uris" : [ "http://www.mendeley.com/documents/?uuid=f30e26f7-6d64-4048-a94c-05139e812989" ] } ], "mendeley" : { "formattedCitation" : "(Reimer et al. 2017)", "plainTextFormattedCitation" : "(Reimer et al. 2017)", "previouslyFormattedCitation" : "(Reimer et al. 2017)" }, "properties" : {  }, "schema" : "https://github.com/citation-style-language/schema/raw/master/csl-citation.json" }</w:instrText>
      </w:r>
      <w:r w:rsidR="004862EE">
        <w:rPr>
          <w:lang w:val="en-US"/>
        </w:rPr>
        <w:fldChar w:fldCharType="separate"/>
      </w:r>
      <w:r w:rsidR="004862EE" w:rsidRPr="004862EE">
        <w:rPr>
          <w:noProof/>
          <w:lang w:val="en-US"/>
        </w:rPr>
        <w:t>(Reimer et al. 2017)</w:t>
      </w:r>
      <w:r w:rsidR="004862EE">
        <w:rPr>
          <w:lang w:val="en-US"/>
        </w:rPr>
        <w:fldChar w:fldCharType="end"/>
      </w:r>
      <w:r w:rsidRPr="00A70B6E">
        <w:rPr>
          <w:lang w:val="en-US"/>
        </w:rPr>
        <w:t>.</w:t>
      </w:r>
    </w:p>
    <w:p w14:paraId="7A58193D" w14:textId="4E4903EE"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r w:rsidRPr="00CD491E">
        <w:rPr>
          <w:lang w:val="en-US"/>
        </w:rPr>
        <w:t>reproductive tolerances</w:t>
      </w:r>
      <w:r w:rsidRPr="00A70B6E">
        <w:rPr>
          <w:lang w:val="en-US"/>
        </w:rPr>
        <w:t xml:space="preserve">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00CD491E">
        <w:rPr>
          <w:lang w:val="en-US"/>
        </w:rPr>
        <w:t>were therefore defin</w:t>
      </w:r>
      <w:r w:rsidRPr="00A70B6E">
        <w:rPr>
          <w:lang w:val="en-US"/>
        </w:rPr>
        <w:t xml:space="preserve">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CD491E">
        <w:rPr>
          <w:lang w:val="en-US"/>
        </w:rPr>
        <w:t xml:space="preserve">reproductive </w:t>
      </w:r>
      <w:r w:rsidR="007535BA" w:rsidRPr="00A70B6E">
        <w:rPr>
          <w:lang w:val="en-US"/>
        </w:rPr>
        <w:t>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29" w:name="_65lsst1yvtve" w:colFirst="0" w:colLast="0"/>
      <w:bookmarkEnd w:id="29"/>
      <w:r w:rsidRPr="00A70B6E">
        <w:lastRenderedPageBreak/>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30"/>
      <w:r w:rsidRPr="00A70B6E">
        <w:rPr>
          <w:rFonts w:eastAsia="Calibri"/>
          <w:highlight w:val="cyan"/>
          <w:lang w:val="en-US"/>
        </w:rPr>
        <w:t>future</w:t>
      </w:r>
      <w:commentRangeEnd w:id="30"/>
      <w:r w:rsidRPr="00A70B6E">
        <w:rPr>
          <w:rStyle w:val="CommentReference"/>
          <w:sz w:val="24"/>
          <w:szCs w:val="24"/>
          <w:lang w:val="en-US"/>
        </w:rPr>
        <w:commentReference w:id="30"/>
      </w:r>
      <w:r w:rsidRPr="00A70B6E">
        <w:rPr>
          <w:rFonts w:eastAsia="Calibri"/>
          <w:lang w:val="en-US"/>
        </w:rPr>
        <w:t xml:space="preserve"> (2030-2039)</w:t>
      </w:r>
      <w:bookmarkStart w:id="31" w:name="_4v4jhbwuqx9t" w:colFirst="0" w:colLast="0"/>
      <w:bookmarkEnd w:id="31"/>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2" w:name="_go101y7lehct" w:colFirst="0" w:colLast="0"/>
      <w:bookmarkEnd w:id="32"/>
    </w:p>
    <w:p w14:paraId="0D5FB968" w14:textId="7BBC13DA"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3"/>
      <w:r w:rsidRPr="00A70B6E">
        <w:rPr>
          <w:rFonts w:ascii="Times New Roman" w:hAnsi="Times New Roman" w:cs="Times New Roman"/>
          <w:sz w:val="24"/>
          <w:szCs w:val="24"/>
        </w:rPr>
        <w:t xml:space="preserve">1) year-round survival, 2) weekly survival, and 3) weekly reproduction. </w:t>
      </w:r>
      <w:commentRangeEnd w:id="33"/>
      <w:r w:rsidR="004D0EA5" w:rsidRPr="00A70B6E">
        <w:rPr>
          <w:rStyle w:val="CommentReference"/>
        </w:rPr>
        <w:commentReference w:id="33"/>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two continental </w:t>
      </w:r>
      <w:r w:rsidR="00CD491E">
        <w:rPr>
          <w:rFonts w:ascii="Times New Roman" w:hAnsi="Times New Roman" w:cs="Times New Roman"/>
          <w:sz w:val="24"/>
          <w:szCs w:val="24"/>
        </w:rPr>
        <w:t>shelves (depths &lt; 200 meters</w:t>
      </w:r>
      <w:r w:rsidR="0024210F" w:rsidRPr="0024210F">
        <w:rPr>
          <w:rFonts w:ascii="Times New Roman" w:hAnsi="Times New Roman" w:cs="Times New Roman"/>
          <w:sz w:val="24"/>
          <w:szCs w:val="24"/>
        </w:rPr>
        <w:t xml:space="preserve">) because most NIS invade near-shore habitats </w:t>
      </w:r>
      <w:r w:rsidR="0024210F" w:rsidRPr="0024210F">
        <w:rPr>
          <w:rFonts w:ascii="Times New Roman" w:hAnsi="Times New Roman" w:cs="Times New Roman"/>
          <w:sz w:val="24"/>
          <w:szCs w:val="24"/>
        </w:rPr>
        <w:fldChar w:fldCharType="begin" w:fldLock="1"/>
      </w:r>
      <w:r w:rsidR="0024210F" w:rsidRPr="0024210F">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All analyses wer</w:t>
      </w:r>
      <w:r w:rsidR="00152B34">
        <w:rPr>
          <w:rFonts w:ascii="Times New Roman" w:hAnsi="Times New Roman" w:cs="Times New Roman"/>
          <w:sz w:val="24"/>
          <w:szCs w:val="24"/>
        </w:rPr>
        <w:t xml:space="preserve">e conducted in R version 3.3.2 </w:t>
      </w:r>
      <w:r w:rsidR="00152B34">
        <w:rPr>
          <w:rFonts w:ascii="Times New Roman" w:hAnsi="Times New Roman" w:cs="Times New Roman"/>
          <w:sz w:val="24"/>
          <w:szCs w:val="24"/>
        </w:rPr>
        <w:fldChar w:fldCharType="begin" w:fldLock="1"/>
      </w:r>
      <w:r w:rsidR="00152B34">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"2016" ] ] }, "publisher" : "R Foundation for Statistical Computing", "publisher-place" : "Vienna", "title" : "R: A language and environment for statistical computing", "type" : "article" }, "uris" : [ "http://www.mendeley.com/documents/?uuid=b4b34f22-bb88-4a12-9e6f-aa1549c1bdcd" ] } ], "mendeley" : { "formattedCitation" : "(R Core Team 2016)", "plainTextFormattedCitation" : "(R Core Team 2016)", "previouslyFormattedCitation" : "(R Core Team 2016)" }, "properties" : {  }, "schema" : "https://github.com/citation-style-language/schema/raw/master/csl-citation.json" }</w:instrText>
      </w:r>
      <w:r w:rsidR="00152B34">
        <w:rPr>
          <w:rFonts w:ascii="Times New Roman" w:hAnsi="Times New Roman" w:cs="Times New Roman"/>
          <w:sz w:val="24"/>
          <w:szCs w:val="24"/>
        </w:rPr>
        <w:fldChar w:fldCharType="separate"/>
      </w:r>
      <w:r w:rsidR="00152B34" w:rsidRPr="00152B34">
        <w:rPr>
          <w:rFonts w:ascii="Times New Roman" w:hAnsi="Times New Roman" w:cs="Times New Roman"/>
          <w:noProof/>
          <w:sz w:val="24"/>
          <w:szCs w:val="24"/>
        </w:rPr>
        <w:t>(R Core Team 2016)</w:t>
      </w:r>
      <w:r w:rsidR="00152B34">
        <w:rPr>
          <w:rFonts w:ascii="Times New Roman" w:hAnsi="Times New Roman" w:cs="Times New Roman"/>
          <w:sz w:val="24"/>
          <w:szCs w:val="24"/>
        </w:rPr>
        <w:fldChar w:fldCharType="end"/>
      </w:r>
      <w:r w:rsidRPr="00A70B6E">
        <w:rPr>
          <w:rFonts w:ascii="Times New Roman" w:hAnsi="Times New Roman" w:cs="Times New Roman"/>
          <w:sz w:val="24"/>
          <w:szCs w:val="24"/>
        </w:rPr>
        <w:t xml:space="preserve"> with support </w:t>
      </w:r>
      <w:r w:rsidRPr="00A70B6E">
        <w:rPr>
          <w:rFonts w:ascii="Times New Roman" w:hAnsi="Times New Roman" w:cs="Times New Roman"/>
          <w:sz w:val="24"/>
          <w:szCs w:val="24"/>
        </w:rPr>
        <w:lastRenderedPageBreak/>
        <w:t xml:space="preserve">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4" w:name="_tsqvpqt531zu" w:colFirst="0" w:colLast="0"/>
      <w:bookmarkEnd w:id="34"/>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35"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36"/>
      <w:commentRangeStart w:id="37"/>
      <w:del w:id="38"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36"/>
        <w:r w:rsidR="002440E1" w:rsidRPr="00A70B6E" w:rsidDel="00E32670">
          <w:rPr>
            <w:rStyle w:val="CommentReference"/>
            <w:sz w:val="24"/>
            <w:szCs w:val="24"/>
            <w:lang w:val="en-US"/>
          </w:rPr>
          <w:commentReference w:id="36"/>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39"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xml:space="preserve">. Percent </w:t>
      </w:r>
      <w:proofErr w:type="gramStart"/>
      <w:r w:rsidRPr="00A70B6E">
        <w:rPr>
          <w:lang w:val="en-US"/>
        </w:rPr>
        <w:t>decrease  was</w:t>
      </w:r>
      <w:proofErr w:type="gramEnd"/>
      <w:r w:rsidRPr="00A70B6E">
        <w:rPr>
          <w:lang w:val="en-US"/>
        </w:rPr>
        <w:t xml:space="preserve"> similarly calculated.</w:t>
      </w:r>
      <w:commentRangeEnd w:id="37"/>
      <w:r w:rsidR="009E27C5" w:rsidRPr="00A70B6E">
        <w:rPr>
          <w:rStyle w:val="CommentReference"/>
          <w:rFonts w:ascii="Arial" w:eastAsia="Arial" w:hAnsi="Arial" w:cs="Arial"/>
          <w:color w:val="000000"/>
          <w:lang w:val="en-US" w:eastAsia="en-US"/>
        </w:rPr>
        <w:commentReference w:id="37"/>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40" w:name="_rop02eo1ktca" w:colFirst="0" w:colLast="0"/>
      <w:bookmarkEnd w:id="40"/>
      <w:r w:rsidRPr="00CD491E">
        <w:t>Reproduction</w:t>
      </w:r>
      <w:r w:rsidR="00874591" w:rsidRPr="00CD491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41" w:name="_3wi5gvsme5f5" w:colFirst="0" w:colLast="0"/>
      <w:bookmarkEnd w:id="41"/>
      <w:r w:rsidRPr="00A70B6E">
        <w:lastRenderedPageBreak/>
        <w:t>Vessel traffic</w:t>
      </w:r>
    </w:p>
    <w:p w14:paraId="7CE7E36F" w14:textId="1DE85AB3"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w:t>
      </w:r>
      <w:proofErr w:type="spellStart"/>
      <w:r w:rsidR="001C6748" w:rsidRPr="00A70B6E">
        <w:rPr>
          <w:rFonts w:eastAsia="Arial Unicode MS"/>
          <w:lang w:val="en-US"/>
        </w:rPr>
        <w:t>Gu</w:t>
      </w:r>
      <w:proofErr w:type="spellEnd"/>
      <w:r w:rsidR="001C6748" w:rsidRPr="00A70B6E">
        <w:rPr>
          <w:rFonts w:eastAsia="Arial Unicode MS"/>
          <w:lang w:val="en-US"/>
        </w:rPr>
        <w:t xml:space="preserve"> 2014) in R Statistical Software version 3.3.2</w:t>
      </w:r>
      <w:r w:rsidR="00152B34">
        <w:rPr>
          <w:rFonts w:eastAsia="Arial Unicode MS"/>
          <w:lang w:val="en-US"/>
        </w:rPr>
        <w:t xml:space="preserve"> </w:t>
      </w:r>
      <w:r w:rsidR="00152B34">
        <w:rPr>
          <w:rFonts w:eastAsia="Arial Unicode MS"/>
          <w:lang w:val="en-US"/>
        </w:rPr>
        <w:fldChar w:fldCharType="begin" w:fldLock="1"/>
      </w:r>
      <w:r w:rsidR="00152B34">
        <w:rPr>
          <w:rFonts w:eastAsia="Arial Unicode MS"/>
          <w:lang w:val="en-US"/>
        </w:rPr>
        <w:instrText>ADDIN CSL_CITATION { "citationItems" : [ { "id" : "ITEM-1", "itemData" : { "author" : [ { "dropping-particle" : "", "family" : "R Core Team", "given" : "", "non-dropping-particle" : "", "parse-names" : false, "suffix" : "" } ], "id" : "ITEM-1", "issued" : { "date-parts" : [ [ "2016" ] ] }, "publisher" : "R Foundation for Statistical Computing", "publisher-place" : "Vienna", "title" : "R: A language and environment for statistical computing", "type" : "article" }, "uris" : [ "http://www.mendeley.com/documents/?uuid=b4b34f22-bb88-4a12-9e6f-aa1549c1bdcd" ] } ], "mendeley" : { "formattedCitation" : "(R Core Team 2016)", "plainTextFormattedCitation" : "(R Core Team 2016)", "previouslyFormattedCitation" : "(R Core Team 2016)" }, "properties" : {  }, "schema" : "https://github.com/citation-style-language/schema/raw/master/csl-citation.json" }</w:instrText>
      </w:r>
      <w:r w:rsidR="00152B34">
        <w:rPr>
          <w:rFonts w:eastAsia="Arial Unicode MS"/>
          <w:lang w:val="en-US"/>
        </w:rPr>
        <w:fldChar w:fldCharType="separate"/>
      </w:r>
      <w:r w:rsidR="00152B34" w:rsidRPr="00152B34">
        <w:rPr>
          <w:rFonts w:eastAsia="Arial Unicode MS"/>
          <w:noProof/>
          <w:lang w:val="en-US"/>
        </w:rPr>
        <w:t>(R Core Team 2016)</w:t>
      </w:r>
      <w:r w:rsidR="00152B34">
        <w:rPr>
          <w:rFonts w:eastAsia="Arial Unicode MS"/>
          <w:lang w:val="en-US"/>
        </w:rPr>
        <w:fldChar w:fldCharType="end"/>
      </w:r>
      <w:r w:rsidR="001C6748" w:rsidRPr="00A70B6E">
        <w:rPr>
          <w:rFonts w:eastAsia="Arial Unicode MS"/>
          <w:lang w:val="en-US"/>
        </w:rPr>
        <w:t>.</w:t>
      </w:r>
    </w:p>
    <w:p w14:paraId="7BD2CAC9" w14:textId="312C6967"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152B34">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99D1829"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152B34">
        <w:rPr>
          <w:lang w:val="en-US"/>
        </w:rPr>
        <w:t>n the BSAI and the GOA</w:t>
      </w:r>
      <w:r w:rsidR="00874591" w:rsidRPr="00A70B6E">
        <w:rPr>
          <w:lang w:val="en-US"/>
        </w:rPr>
        <w:t xml:space="preserve">.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63892EEE"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 xml:space="preserve">NBIC and the VMS databases, but </w:t>
      </w:r>
      <w:proofErr w:type="gramStart"/>
      <w:r w:rsidRPr="00A70B6E">
        <w:rPr>
          <w:lang w:val="en-US"/>
        </w:rPr>
        <w:t>are</w:t>
      </w:r>
      <w:proofErr w:type="gramEnd"/>
      <w:r w:rsidRPr="00A70B6E">
        <w:rPr>
          <w:lang w:val="en-US"/>
        </w:rPr>
        <w:t xml:space="preserve"> not easily queried because ‘Fishing’ is not a vessel type category in the NBIC database. To identify </w:t>
      </w:r>
      <w:r w:rsidRPr="00A70B6E">
        <w:rPr>
          <w:lang w:val="en-US"/>
        </w:rPr>
        <w:lastRenderedPageBreak/>
        <w:t>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2" w:name="_5gdnwtfpo87" w:colFirst="0" w:colLast="0"/>
      <w:bookmarkEnd w:id="42"/>
      <w:r w:rsidRPr="00A70B6E">
        <w:t xml:space="preserve">Results </w:t>
      </w:r>
    </w:p>
    <w:p w14:paraId="4F480E20" w14:textId="4E547766" w:rsidR="00361FFE" w:rsidRPr="00421923" w:rsidRDefault="00361FFE" w:rsidP="00421923">
      <w:pPr>
        <w:rPr>
          <w:lang w:val="en-US"/>
        </w:rPr>
      </w:pPr>
      <w:r>
        <w:t>When averaged across the three ROMS, minimum (winter)</w:t>
      </w:r>
      <w:r w:rsidRPr="00361FFE">
        <w:rPr>
          <w:lang w:val="en-US"/>
        </w:rPr>
        <w:t xml:space="preserve"> </w:t>
      </w:r>
      <w:r w:rsidRPr="00361FFE">
        <w:rPr>
          <w:lang w:val="en-US"/>
        </w:rPr>
        <w:t>water</w:t>
      </w:r>
      <w:r>
        <w:t xml:space="preserve"> temperatures ranged from -2.6°C to +4.2°C</w:t>
      </w:r>
      <w:r>
        <w:t xml:space="preserve"> for the 2003-2012 time period, and m</w:t>
      </w:r>
      <w:proofErr w:type="spellStart"/>
      <w:r w:rsidRPr="00361FFE">
        <w:rPr>
          <w:lang w:val="en-US"/>
        </w:rPr>
        <w:t>aximum</w:t>
      </w:r>
      <w:proofErr w:type="spellEnd"/>
      <w:r>
        <w:rPr>
          <w:lang w:val="en-US"/>
        </w:rPr>
        <w:t xml:space="preserve"> (summer)</w:t>
      </w:r>
      <w:r w:rsidRPr="00361FFE">
        <w:rPr>
          <w:lang w:val="en-US"/>
        </w:rPr>
        <w:t xml:space="preserve"> temperatures ranged from </w:t>
      </w:r>
      <w:r>
        <w:rPr>
          <w:lang w:val="en-US"/>
        </w:rPr>
        <w:t>+</w:t>
      </w:r>
      <w:r w:rsidRPr="00361FFE">
        <w:rPr>
          <w:lang w:val="en-US"/>
        </w:rPr>
        <w:t xml:space="preserve">3.77°C to </w:t>
      </w:r>
      <w:r>
        <w:rPr>
          <w:lang w:val="en-US"/>
        </w:rPr>
        <w:t>+</w:t>
      </w:r>
      <w:r w:rsidRPr="00361FFE">
        <w:rPr>
          <w:lang w:val="en-US"/>
        </w:rPr>
        <w:t xml:space="preserve">16.27°C. Mid-century (2030-2039) models predicted </w:t>
      </w:r>
      <w:r>
        <w:rPr>
          <w:lang w:val="en-US"/>
        </w:rPr>
        <w:t xml:space="preserve">minimum </w:t>
      </w:r>
      <w:r w:rsidRPr="00361FFE">
        <w:rPr>
          <w:lang w:val="en-US"/>
        </w:rPr>
        <w:t xml:space="preserve">water temperatures between </w:t>
      </w:r>
      <w:r>
        <w:rPr>
          <w:lang w:val="en-US"/>
        </w:rPr>
        <w:t>-2.5</w:t>
      </w:r>
      <w:r w:rsidRPr="00361FFE">
        <w:rPr>
          <w:lang w:val="en-US"/>
        </w:rPr>
        <w:t>°C</w:t>
      </w:r>
      <w:r>
        <w:rPr>
          <w:lang w:val="en-US"/>
        </w:rPr>
        <w:t xml:space="preserve"> and +4.8</w:t>
      </w:r>
      <w:r w:rsidRPr="00361FFE">
        <w:rPr>
          <w:lang w:val="en-US"/>
        </w:rPr>
        <w:t>°C</w:t>
      </w:r>
      <w:r>
        <w:rPr>
          <w:lang w:val="en-US"/>
        </w:rPr>
        <w:t xml:space="preserve">, and maximum temperatures between </w:t>
      </w:r>
      <w:r w:rsidRPr="00361FFE">
        <w:rPr>
          <w:lang w:val="en-US"/>
        </w:rPr>
        <w:t>5.42°C and 18.62°C (see also Hermann et al. 2016).</w:t>
      </w:r>
      <w:r w:rsidR="00421923">
        <w:rPr>
          <w:lang w:val="en-US"/>
        </w:rPr>
        <w:t xml:space="preserve"> Meanwhile, </w:t>
      </w:r>
      <w:r w:rsidR="00421923">
        <w:t>m</w:t>
      </w:r>
      <w:r>
        <w:t>inimum survival temperatures of NIS ranged from -10°C to +10°C (</w:t>
      </w:r>
      <w:r w:rsidRPr="0020261B">
        <w:rPr>
          <w:highlight w:val="yellow"/>
        </w:rPr>
        <w:t>Appendix A</w:t>
      </w:r>
      <w:r>
        <w:t>). Nineteen of the 42 taxa we assessed (45%) had estimated minimum survival thresholds below 0°C, and 13 had minimum survival thresholds ≥1°C (</w:t>
      </w:r>
      <w:r w:rsidRPr="0020261B">
        <w:rPr>
          <w:highlight w:val="yellow"/>
        </w:rPr>
        <w:t>Appendix A</w:t>
      </w:r>
      <w:r>
        <w:t>).</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76F5D061" w:rsidR="00593EEE" w:rsidRPr="00740817" w:rsidRDefault="00593EEE" w:rsidP="00740817">
      <w:pPr>
        <w:spacing w:before="200" w:line="360" w:lineRule="auto"/>
        <w:contextualSpacing/>
        <w:rPr>
          <w:highlight w:val="white"/>
          <w:u w:val="single"/>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43"/>
      <w:r w:rsidR="00415C24" w:rsidRPr="00A70B6E">
        <w:rPr>
          <w:rFonts w:eastAsia="Calibri"/>
          <w:lang w:val="en-US"/>
        </w:rPr>
        <w:t>76.6%</w:t>
      </w:r>
      <w:commentRangeEnd w:id="43"/>
      <w:r w:rsidR="00415C24" w:rsidRPr="00A70B6E">
        <w:rPr>
          <w:rStyle w:val="CommentReference"/>
          <w:rFonts w:ascii="Arial" w:eastAsia="Arial" w:hAnsi="Arial" w:cs="Arial"/>
          <w:color w:val="000000"/>
          <w:lang w:val="en-US" w:eastAsia="en-US"/>
        </w:rPr>
        <w:commentReference w:id="43"/>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2895873C" w14:textId="57BBD331" w:rsidR="00BB5655" w:rsidRPr="00A70B6E" w:rsidRDefault="00415C24" w:rsidP="00740817">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xml:space="preserve">). </w:t>
      </w:r>
      <w:proofErr w:type="gramStart"/>
      <w:r w:rsidR="000C2CEA" w:rsidRPr="00A70B6E">
        <w:rPr>
          <w:lang w:val="en-US"/>
        </w:rPr>
        <w:t>but</w:t>
      </w:r>
      <w:proofErr w:type="gramEnd"/>
      <w:r w:rsidR="000C2CEA" w:rsidRPr="00A70B6E">
        <w:rPr>
          <w:lang w:val="en-US"/>
        </w:rPr>
        <w:t xml:space="preserve">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p>
    <w:p w14:paraId="1A555070" w14:textId="77777777" w:rsidR="00723773" w:rsidRPr="00A70B6E" w:rsidRDefault="00874591" w:rsidP="00E8006B">
      <w:pPr>
        <w:pStyle w:val="Heading2"/>
        <w:rPr>
          <w:highlight w:val="white"/>
        </w:rPr>
      </w:pPr>
      <w:r w:rsidRPr="00A70B6E">
        <w:rPr>
          <w:highlight w:val="white"/>
        </w:rPr>
        <w:t>Reproduction</w:t>
      </w:r>
    </w:p>
    <w:p w14:paraId="5C54362F" w14:textId="291BAC84" w:rsidR="00E8006B" w:rsidRPr="00A70B6E" w:rsidRDefault="00E8006B" w:rsidP="00E8006B">
      <w:pPr>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00670195">
        <w:rPr>
          <w:lang w:val="en-US"/>
        </w:rPr>
        <w:t>; t</w:t>
      </w:r>
      <w:r w:rsidR="00670195">
        <w:rPr>
          <w:lang w:val="en-US"/>
        </w:rPr>
        <w:t>h</w:t>
      </w:r>
      <w:r w:rsidR="00670195">
        <w:rPr>
          <w:lang w:val="en-US"/>
        </w:rPr>
        <w:t xml:space="preserve">is includes </w:t>
      </w:r>
      <w:r w:rsidR="00670195">
        <w:rPr>
          <w:lang w:val="en-US"/>
        </w:rPr>
        <w:t>three species that require fresh or brackish water for reproduction.</w:t>
      </w:r>
    </w:p>
    <w:p w14:paraId="25AF9CEA" w14:textId="174766DA"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r w:rsidR="00740817">
        <w:rPr>
          <w:lang w:val="en-US"/>
        </w:rPr>
        <w:t xml:space="preserve"> </w:t>
      </w:r>
    </w:p>
    <w:p w14:paraId="5B46D5BD" w14:textId="1D8C7676" w:rsidR="00723773" w:rsidRPr="00A70B6E" w:rsidRDefault="00874591" w:rsidP="00E8006B">
      <w:pPr>
        <w:pStyle w:val="Heading2"/>
        <w:rPr>
          <w:highlight w:val="white"/>
        </w:rPr>
      </w:pPr>
      <w:r w:rsidRPr="00A70B6E">
        <w:rPr>
          <w:highlight w:val="white"/>
        </w:rPr>
        <w:lastRenderedPageBreak/>
        <w:t>Vessel traffic</w:t>
      </w:r>
    </w:p>
    <w:p w14:paraId="429C303F" w14:textId="2DBF991C" w:rsidR="0034065B" w:rsidRPr="00A70B6E" w:rsidRDefault="00BC0180" w:rsidP="00DA0128">
      <w:pPr>
        <w:spacing w:before="200" w:line="360" w:lineRule="auto"/>
        <w:contextualSpacing/>
        <w:rPr>
          <w:rFonts w:eastAsia="Calibri"/>
          <w:highlight w:val="white"/>
          <w:lang w:val="en-US"/>
        </w:rPr>
      </w:pPr>
      <w:r>
        <w:rPr>
          <w:rFonts w:eastAsia="Calibri"/>
          <w:highlight w:val="white"/>
          <w:lang w:val="en-US"/>
        </w:rPr>
        <w:t>F</w:t>
      </w:r>
      <w:r w:rsidRPr="00A70B6E">
        <w:rPr>
          <w:rFonts w:eastAsia="Calibri"/>
          <w:highlight w:val="white"/>
          <w:lang w:val="en-US"/>
        </w:rPr>
        <w:t>rom 2014 to 2016</w:t>
      </w:r>
      <w:r>
        <w:rPr>
          <w:rFonts w:eastAsia="Calibri"/>
          <w:highlight w:val="white"/>
          <w:lang w:val="en-US"/>
        </w:rPr>
        <w:t>, t</w:t>
      </w:r>
      <w:r w:rsidR="00874591" w:rsidRPr="00A70B6E">
        <w:rPr>
          <w:rFonts w:eastAsia="Calibri"/>
          <w:highlight w:val="white"/>
          <w:lang w:val="en-US"/>
        </w:rPr>
        <w:t xml:space="preserve">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r w:rsidR="00874591" w:rsidRPr="00A70B6E">
        <w:rPr>
          <w:rFonts w:eastAsia="Calibri"/>
          <w:highlight w:val="white"/>
          <w:lang w:val="en-US"/>
        </w:rPr>
        <w:t>from trips originating out</w:t>
      </w:r>
      <w:r w:rsidR="0034065B" w:rsidRPr="00A70B6E">
        <w:rPr>
          <w:rFonts w:eastAsia="Calibri"/>
          <w:highlight w:val="white"/>
          <w:lang w:val="en-US"/>
        </w:rPr>
        <w:t>side of the Bering Sea</w:t>
      </w:r>
      <w:r w:rsidR="00874591" w:rsidRPr="00A70B6E">
        <w:rPr>
          <w:rFonts w:eastAsia="Calibri"/>
          <w:highlight w:val="white"/>
          <w:lang w:val="en-US"/>
        </w:rPr>
        <w:t xml:space="preserve">. </w:t>
      </w:r>
      <w:r w:rsidR="00E05BC2" w:rsidRPr="00A70B6E">
        <w:rPr>
          <w:rFonts w:eastAsia="Calibri"/>
          <w:highlight w:val="white"/>
          <w:lang w:val="en-US"/>
        </w:rPr>
        <w:t>R</w:t>
      </w:r>
      <w:commentRangeStart w:id="44"/>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 xml:space="preserve">=114), </w:t>
      </w:r>
      <w:proofErr w:type="gramStart"/>
      <w:r w:rsidR="00E05BC2" w:rsidRPr="00A70B6E">
        <w:rPr>
          <w:rFonts w:eastAsia="Calibri"/>
          <w:highlight w:val="white"/>
          <w:lang w:val="en-US"/>
        </w:rPr>
        <w:t>Other</w:t>
      </w:r>
      <w:proofErr w:type="gramEnd"/>
      <w:r w:rsidR="00E05BC2" w:rsidRPr="00A70B6E">
        <w:rPr>
          <w:rFonts w:eastAsia="Calibri"/>
          <w:highlight w:val="white"/>
          <w:lang w:val="en-US"/>
        </w:rPr>
        <w:t xml:space="preserve">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44"/>
      <w:r w:rsidR="00E05BC2" w:rsidRPr="00A70B6E">
        <w:rPr>
          <w:rStyle w:val="CommentReference"/>
          <w:lang w:val="en-US"/>
        </w:rPr>
        <w:commentReference w:id="44"/>
      </w:r>
      <w:r w:rsidR="00874591"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00874591" w:rsidRPr="00A70B6E">
        <w:rPr>
          <w:rFonts w:eastAsia="Calibri"/>
          <w:highlight w:val="white"/>
          <w:lang w:val="en-US"/>
        </w:rPr>
        <w:t xml:space="preserve">. Nome received the second highest amount of traffic for NBIC reported vessels, and </w:t>
      </w:r>
      <w:proofErr w:type="spellStart"/>
      <w:r w:rsidR="00874591" w:rsidRPr="00A70B6E">
        <w:rPr>
          <w:rFonts w:eastAsia="Calibri"/>
          <w:highlight w:val="white"/>
          <w:lang w:val="en-US"/>
        </w:rPr>
        <w:t>Akutan</w:t>
      </w:r>
      <w:proofErr w:type="spellEnd"/>
      <w:r w:rsidR="00874591"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45"/>
      <w:r w:rsidRPr="00A70B6E">
        <w:rPr>
          <w:rFonts w:eastAsia="Calibri"/>
          <w:highlight w:val="white"/>
          <w:lang w:val="en-US"/>
        </w:rPr>
        <w:t xml:space="preserve">82.7% of arrivals </w:t>
      </w:r>
      <w:commentRangeEnd w:id="45"/>
      <w:r w:rsidRPr="00A70B6E">
        <w:rPr>
          <w:lang w:val="en-US"/>
        </w:rPr>
        <w:commentReference w:id="45"/>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46" w:name="_wsrma7mknuak" w:colFirst="0" w:colLast="0"/>
      <w:bookmarkEnd w:id="46"/>
      <w:r w:rsidRPr="00A70B6E">
        <w:lastRenderedPageBreak/>
        <w:t>Discussion</w:t>
      </w:r>
    </w:p>
    <w:p w14:paraId="4F965CF2" w14:textId="4F6A0DE0"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5FC47D10" w:rsidR="007909FD" w:rsidRPr="00A70B6E" w:rsidRDefault="00E46D10" w:rsidP="00E46D10">
      <w:pPr>
        <w:spacing w:line="360" w:lineRule="auto"/>
        <w:contextualSpacing/>
        <w:rPr>
          <w:lang w:val="en-US"/>
        </w:rPr>
      </w:pPr>
      <w:r w:rsidRPr="00A70B6E">
        <w:rPr>
          <w:lang w:val="en-US"/>
        </w:rPr>
        <w:t xml:space="preserve">Of the 42 taxa we </w:t>
      </w:r>
      <w:r w:rsidRPr="00060549">
        <w:rPr>
          <w:lang w:val="en-US"/>
        </w:rPr>
        <w:t>considered, most (</w:t>
      </w:r>
      <w:r w:rsidR="00330E88" w:rsidRPr="00060549">
        <w:rPr>
          <w:i/>
          <w:lang w:val="en-US"/>
        </w:rPr>
        <w:t>n</w:t>
      </w:r>
      <w:r w:rsidRPr="00060549">
        <w:rPr>
          <w:lang w:val="en-US"/>
        </w:rPr>
        <w:t xml:space="preserve">=34) had suitable habitat for year-round survival in at least parts of the Bering Sea. </w:t>
      </w:r>
      <w:r w:rsidR="00D93C22" w:rsidRPr="00060549">
        <w:rPr>
          <w:lang w:val="en-US"/>
        </w:rPr>
        <w:t xml:space="preserve">Our findings are similar to those of de Rivera et al. (2011), </w:t>
      </w:r>
      <w:r w:rsidR="00060549">
        <w:rPr>
          <w:lang w:val="en-US"/>
        </w:rPr>
        <w:t>who found that he Bering Sea</w:t>
      </w:r>
      <w:r w:rsidR="00060549" w:rsidRPr="00060549">
        <w:rPr>
          <w:lang w:val="en-US"/>
        </w:rPr>
        <w:t xml:space="preserve"> was </w:t>
      </w:r>
      <w:r w:rsidR="00060549">
        <w:rPr>
          <w:lang w:val="en-US"/>
        </w:rPr>
        <w:t xml:space="preserve">highly </w:t>
      </w:r>
      <w:r w:rsidR="00060549" w:rsidRPr="00060549">
        <w:rPr>
          <w:lang w:val="en-US"/>
        </w:rPr>
        <w:t xml:space="preserve">suitable for </w:t>
      </w:r>
      <w:r w:rsidR="00060549">
        <w:rPr>
          <w:lang w:val="en-US"/>
        </w:rPr>
        <w:t>survival of four</w:t>
      </w:r>
      <w:r w:rsidR="00060549" w:rsidRPr="00060549">
        <w:rPr>
          <w:lang w:val="en-US"/>
        </w:rPr>
        <w:t xml:space="preserve"> NIS. However, by </w:t>
      </w:r>
      <w:r w:rsidR="00D93C22" w:rsidRPr="00060549">
        <w:rPr>
          <w:lang w:val="en-US"/>
        </w:rPr>
        <w:t>considering a much larger p</w:t>
      </w:r>
      <w:r w:rsidR="00060549" w:rsidRPr="00060549">
        <w:rPr>
          <w:lang w:val="en-US"/>
        </w:rPr>
        <w:t xml:space="preserve">ool of NIS, we revealed some interesting, community-level </w:t>
      </w:r>
      <w:r w:rsidR="00D93C22" w:rsidRPr="00060549">
        <w:rPr>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 xml:space="preserve">by the presence </w:t>
      </w:r>
      <w:r w:rsidR="00085CD3" w:rsidRPr="00A70B6E">
        <w:rPr>
          <w:lang w:val="en-US"/>
        </w:rPr>
        <w:lastRenderedPageBreak/>
        <w:t>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C29F742" w:rsidR="00C94737" w:rsidRDefault="00290135" w:rsidP="00896AF4">
      <w:pPr>
        <w:spacing w:line="360" w:lineRule="auto"/>
        <w:contextualSpacing/>
        <w:rPr>
          <w:lang w:val="en-US"/>
        </w:rPr>
      </w:pPr>
      <w:r w:rsidRPr="00060549">
        <w:rPr>
          <w:lang w:val="en-US"/>
        </w:rPr>
        <w:t>Very f</w:t>
      </w:r>
      <w:r w:rsidR="00EB74BA" w:rsidRPr="00060549">
        <w:rPr>
          <w:lang w:val="en-US"/>
        </w:rPr>
        <w:t>ew studies have modeled whether reproductive habitat for NIS exists in Arctic regions</w:t>
      </w:r>
      <w:r w:rsidR="00060549" w:rsidRPr="00060549">
        <w:rPr>
          <w:lang w:val="en-US"/>
        </w:rPr>
        <w:t>, even though in many cases</w:t>
      </w:r>
      <w:r w:rsidR="00060549">
        <w:rPr>
          <w:lang w:val="en-US"/>
        </w:rPr>
        <w:t xml:space="preserve"> successful sexual reproduction is a key component of </w:t>
      </w:r>
      <w:r w:rsidR="00060549" w:rsidRPr="00060549">
        <w:rPr>
          <w:lang w:val="en-US"/>
        </w:rPr>
        <w:t>NIS establishment</w:t>
      </w:r>
      <w:r w:rsidR="00EB74BA" w:rsidRPr="00060549">
        <w:rPr>
          <w:lang w:val="en-US"/>
        </w:rPr>
        <w:t>.</w:t>
      </w:r>
      <w:r w:rsidR="00C94737" w:rsidRPr="00060549">
        <w:rPr>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r w:rsidR="004550D2" w:rsidRPr="00A70B6E">
        <w:rPr>
          <w:lang w:val="en-US"/>
        </w:rPr>
        <w:t xml:space="preserve">Interestingly, the two NIS that are </w:t>
      </w:r>
      <w:r w:rsidR="00060549">
        <w:rPr>
          <w:lang w:val="en-US"/>
        </w:rPr>
        <w:t xml:space="preserve">currently </w:t>
      </w:r>
      <w:r w:rsidR="004550D2" w:rsidRPr="00A70B6E">
        <w:rPr>
          <w:lang w:val="en-US"/>
        </w:rPr>
        <w:t>established in the Bering Sea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require</w:t>
      </w:r>
      <w:r w:rsidR="00060549">
        <w:rPr>
          <w:lang w:val="en-US"/>
        </w:rPr>
        <w:t>d the lowest</w:t>
      </w:r>
      <w:r w:rsidR="004550D2">
        <w:rPr>
          <w:lang w:val="en-US"/>
        </w:rPr>
        <w:t xml:space="preserve"> minim</w:t>
      </w:r>
      <w:r w:rsidR="00060549">
        <w:rPr>
          <w:lang w:val="en-US"/>
        </w:rPr>
        <w:t>um reproductive temperatures (</w:t>
      </w:r>
      <w:r w:rsidR="004550D2">
        <w:rPr>
          <w:lang w:val="en-US"/>
        </w:rPr>
        <w:t>4</w:t>
      </w:r>
      <w:r w:rsidR="004550D2" w:rsidRPr="00A70B6E">
        <w:rPr>
          <w:lang w:val="en-US"/>
        </w:rPr>
        <w:t>°C</w:t>
      </w:r>
      <w:r w:rsidR="00060549">
        <w:rPr>
          <w:lang w:val="en-US"/>
        </w:rPr>
        <w:t>) of all the species we assessed</w:t>
      </w:r>
      <w:r w:rsidR="004550D2">
        <w:rPr>
          <w:lang w:val="en-US"/>
        </w:rPr>
        <w:t>,</w:t>
      </w:r>
      <w:r w:rsidR="00060549">
        <w:rPr>
          <w:lang w:val="en-US"/>
        </w:rPr>
        <w:t xml:space="preserve"> and </w:t>
      </w:r>
      <w:r w:rsidR="004550D2" w:rsidRPr="00A70B6E">
        <w:rPr>
          <w:lang w:val="en-US"/>
        </w:rPr>
        <w:t>were the two outliers in our dataset that had nearly year-round reproductive habitat (&gt;51 consecutive weeks).</w:t>
      </w:r>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47"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8F11BA"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lang w:val="en-US"/>
        </w:rPr>
      </w:pPr>
    </w:p>
    <w:p w14:paraId="01CF2888" w14:textId="1249BA58" w:rsidR="00896AF4" w:rsidRPr="00A70B6E" w:rsidRDefault="00262868" w:rsidP="002B313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w:t>
      </w:r>
      <w:r w:rsidRPr="00A70B6E">
        <w:rPr>
          <w:color w:val="000000" w:themeColor="text1"/>
          <w:lang w:val="en-US"/>
        </w:rPr>
        <w:lastRenderedPageBreak/>
        <w:t xml:space="preserve">determine whether a species can survive and reproduce in an area, only one factor is needed to 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2B3134">
        <w:rPr>
          <w:lang w:val="en-US"/>
        </w:rPr>
        <w:t>, and t</w:t>
      </w:r>
      <w:r w:rsidR="002B3134" w:rsidRPr="00A70B6E">
        <w:rPr>
          <w:lang w:val="en-US"/>
        </w:rPr>
        <w:t>he potential for intera</w:t>
      </w:r>
      <w:r w:rsidR="002B3134">
        <w:rPr>
          <w:lang w:val="en-US"/>
        </w:rPr>
        <w:t xml:space="preserve">ctions and non-linear responses, all of which may </w:t>
      </w:r>
      <w:r w:rsidR="002B3134" w:rsidRPr="00A70B6E">
        <w:rPr>
          <w:lang w:val="en-US"/>
        </w:rPr>
        <w:t xml:space="preserve">be especially important at the tail-end of species’ thermal response curves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(Monaco and Helmuth 2011, Sorte 2014, Miller 2016)</w:t>
      </w:r>
      <w:r w:rsidR="002B3134" w:rsidRPr="00A70B6E">
        <w:rPr>
          <w:lang w:val="en-US"/>
        </w:rPr>
        <w:fldChar w:fldCharType="end"/>
      </w:r>
      <w:r w:rsidR="00C94737" w:rsidRPr="00A70B6E">
        <w:rPr>
          <w:lang w:val="en-US"/>
        </w:rPr>
        <w:t xml:space="preserve">. </w:t>
      </w:r>
      <w:commentRangeStart w:id="48"/>
      <w:r w:rsidR="00896AF4" w:rsidRPr="00A70B6E">
        <w:rPr>
          <w:lang w:val="en-US"/>
        </w:rPr>
        <w:t xml:space="preserve">Given the resolution of the climate models </w:t>
      </w:r>
      <w:commentRangeEnd w:id="48"/>
      <w:r w:rsidR="00896AF4" w:rsidRPr="00A70B6E">
        <w:rPr>
          <w:rStyle w:val="CommentReference"/>
          <w:rFonts w:ascii="Arial" w:eastAsia="Arial" w:hAnsi="Arial" w:cs="Arial"/>
          <w:color w:val="000000"/>
          <w:lang w:val="en-US" w:eastAsia="en-US"/>
        </w:rPr>
        <w:commentReference w:id="48"/>
      </w:r>
      <w:r w:rsidR="00896AF4" w:rsidRPr="00A70B6E">
        <w:rPr>
          <w:lang w:val="en-US"/>
        </w:rPr>
        <w:t>we used, our habitat models may underestimate summer water temperatures near the coastlines and in shallow waters &lt; 10 m deep</w:t>
      </w:r>
      <w:ins w:id="49" w:author="Amanda Droghini" w:date="2018-03-21T22:29:00Z">
        <w:r w:rsidR="00896AF4" w:rsidRPr="00A70B6E">
          <w:rPr>
            <w:lang w:val="en-US"/>
          </w:rPr>
          <w:t>.</w:t>
        </w:r>
      </w:ins>
      <w:del w:id="50"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w:t>
      </w:r>
      <w:r w:rsidR="002B3134">
        <w:rPr>
          <w:lang w:val="en-US"/>
        </w:rPr>
        <w:t>t for the influence of l</w:t>
      </w:r>
      <w:r w:rsidR="002B3134" w:rsidRPr="00A70B6E">
        <w:rPr>
          <w:lang w:val="en-US"/>
        </w:rPr>
        <w:t xml:space="preserve">ocal dynamics such as </w:t>
      </w:r>
      <w:r w:rsidR="002B3134">
        <w:rPr>
          <w:lang w:val="en-US"/>
        </w:rPr>
        <w:t>ice scour and freshwater warming, which may</w:t>
      </w:r>
      <w:r w:rsidR="002B3134" w:rsidRPr="00A70B6E">
        <w:rPr>
          <w:lang w:val="en-US"/>
        </w:rPr>
        <w:t xml:space="preserve"> affect species’ distribution and persistence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(Fetzer and Arntz 2008, Miller 2016)</w:t>
      </w:r>
      <w:r w:rsidR="002B3134" w:rsidRPr="00A70B6E">
        <w:rPr>
          <w:lang w:val="en-US"/>
        </w:rPr>
        <w:fldChar w:fldCharType="end"/>
      </w:r>
      <w:r w:rsidR="002B3134" w:rsidRPr="00A70B6E">
        <w:rPr>
          <w:lang w:val="en-US"/>
        </w:rPr>
        <w:t xml:space="preserve">. </w:t>
      </w:r>
      <w:r w:rsidR="002B3134">
        <w:rPr>
          <w:lang w:val="en-US"/>
        </w:rPr>
        <w:t xml:space="preserve">While the ROMS do include a coarse estimate of </w:t>
      </w:r>
      <w:r w:rsidR="005A1DBB">
        <w:rPr>
          <w:lang w:val="en-US"/>
        </w:rPr>
        <w:t>freshwater runoff, it does not account for the</w:t>
      </w:r>
      <w:r w:rsidR="00896AF4" w:rsidRPr="00A70B6E">
        <w:rPr>
          <w:lang w:val="en-US"/>
        </w:rPr>
        <w:t xml:space="preserve"> </w:t>
      </w:r>
      <w:r w:rsidR="005A1DBB">
        <w:rPr>
          <w:lang w:val="en-US"/>
        </w:rPr>
        <w:t>warming of shallow, coastal waters caused by river discharge.</w:t>
      </w:r>
      <w:r w:rsidR="005A1DBB" w:rsidRPr="00A70B6E">
        <w:rPr>
          <w:lang w:val="en-US"/>
        </w:rPr>
        <w:t xml:space="preserve"> </w:t>
      </w:r>
      <w:r w:rsidR="00896AF4" w:rsidRPr="00A70B6E">
        <w:rPr>
          <w:lang w:val="en-US"/>
        </w:rPr>
        <w:t>The influence of rivers is significant in our study area given the many large rivers that drain into the Bering Sea (e.g.</w:t>
      </w:r>
      <w:r w:rsidR="005A1DBB">
        <w:rPr>
          <w:lang w:val="en-US"/>
        </w:rPr>
        <w:t xml:space="preserve"> </w:t>
      </w:r>
      <w:r w:rsidR="00384A88">
        <w:rPr>
          <w:lang w:val="en-US"/>
        </w:rPr>
        <w:t xml:space="preserve">the </w:t>
      </w:r>
      <w:r w:rsidR="005A1DBB">
        <w:rPr>
          <w:lang w:val="en-US"/>
        </w:rPr>
        <w:t xml:space="preserve">Yukon, Kuskokwim, </w:t>
      </w:r>
      <w:r w:rsidR="00384A88">
        <w:rPr>
          <w:lang w:val="en-US"/>
        </w:rPr>
        <w:t xml:space="preserve">and </w:t>
      </w:r>
      <w:proofErr w:type="spellStart"/>
      <w:r w:rsidR="00384A88">
        <w:rPr>
          <w:lang w:val="en-US"/>
        </w:rPr>
        <w:t>Nushagak</w:t>
      </w:r>
      <w:proofErr w:type="spellEnd"/>
      <w:r w:rsidR="00384A88">
        <w:rPr>
          <w:lang w:val="en-US"/>
        </w:rPr>
        <w:t xml:space="preserve"> rivers</w:t>
      </w:r>
      <w:r w:rsidR="005A1DBB">
        <w:rPr>
          <w:lang w:val="en-US"/>
        </w:rPr>
        <w:t>), and m</w:t>
      </w:r>
      <w:r w:rsidR="00896AF4" w:rsidRPr="00A70B6E">
        <w:rPr>
          <w:lang w:val="en-US"/>
        </w:rPr>
        <w:t>easurements from finer scale models have recorded temperatures as high as 19°C near the Yukon River</w:t>
      </w:r>
      <w:r w:rsidR="00060549">
        <w:rPr>
          <w:lang w:val="en-US"/>
        </w:rPr>
        <w:t xml:space="preserve"> (</w:t>
      </w:r>
      <w:r w:rsidR="005A1DBB">
        <w:rPr>
          <w:lang w:val="en-US"/>
        </w:rPr>
        <w:t>from</w:t>
      </w:r>
      <w:r w:rsidR="00060549">
        <w:rPr>
          <w:lang w:val="en-US"/>
        </w:rPr>
        <w:t xml:space="preserve"> MODIS; </w:t>
      </w:r>
      <w:hyperlink r:id="rId10" w:history="1">
        <w:r w:rsidR="005A1DBB" w:rsidRPr="00413CE8">
          <w:rPr>
            <w:rStyle w:val="Hyperlink"/>
          </w:rPr>
          <w:t>https://neo.sci.gsfc.nasa.gov/</w:t>
        </w:r>
      </w:hyperlink>
      <w:r w:rsidR="00060549">
        <w:t>)</w:t>
      </w:r>
      <w:r w:rsidR="005A1DBB">
        <w:t>, whereas our models never predicted temperatures above 16.3</w:t>
      </w:r>
      <w:r w:rsidR="005A1DBB" w:rsidRPr="00A70B6E">
        <w:rPr>
          <w:lang w:val="en-US"/>
        </w:rPr>
        <w:t>°C</w:t>
      </w:r>
      <w:r w:rsidR="00896AF4" w:rsidRPr="00A70B6E">
        <w:rPr>
          <w:lang w:val="en-US"/>
        </w:rPr>
        <w:t xml:space="preserve">. </w:t>
      </w:r>
      <w:r w:rsidR="002B3134">
        <w:rPr>
          <w:lang w:val="en-US"/>
        </w:rPr>
        <w:t xml:space="preserve">However, the warming effects of these rivers, while not fully captured by the ROMS, </w:t>
      </w:r>
      <w:commentRangeStart w:id="51"/>
      <w:r w:rsidR="002B3134">
        <w:rPr>
          <w:lang w:val="en-US"/>
        </w:rPr>
        <w:t>do not last for more than a few weeks</w:t>
      </w:r>
      <w:commentRangeEnd w:id="51"/>
      <w:r w:rsidR="002B3134">
        <w:rPr>
          <w:rStyle w:val="CommentReference"/>
          <w:rFonts w:ascii="Arial" w:eastAsia="Arial" w:hAnsi="Arial" w:cs="Arial"/>
          <w:color w:val="000000"/>
          <w:lang w:val="en-US" w:eastAsia="en-US"/>
        </w:rPr>
        <w:commentReference w:id="51"/>
      </w:r>
      <w:r w:rsidR="002B3134">
        <w:rPr>
          <w:lang w:val="en-US"/>
        </w:rPr>
        <w:t>, and do negate our</w:t>
      </w:r>
      <w:r w:rsidR="002B3134" w:rsidRPr="00A70B6E">
        <w:rPr>
          <w:lang w:val="en-US"/>
        </w:rPr>
        <w:t xml:space="preserve"> results for year-r</w:t>
      </w:r>
      <w:r w:rsidR="002B3134">
        <w:rPr>
          <w:lang w:val="en-US"/>
        </w:rPr>
        <w:t>ound survival.</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6C213C14" w:rsidR="00432C42" w:rsidRPr="00A70B6E" w:rsidRDefault="004B094B" w:rsidP="004C0817">
      <w:pPr>
        <w:rPr>
          <w:ins w:id="52" w:author="Amanda Droghini" w:date="2018-03-21T22:32:00Z"/>
          <w:lang w:val="en-US"/>
        </w:rPr>
      </w:pPr>
      <w:r>
        <w:rPr>
          <w:lang w:val="en-US"/>
        </w:rPr>
        <w:t>C</w:t>
      </w:r>
      <w:r w:rsidR="00DA6BD5" w:rsidRPr="00A70B6E">
        <w:rPr>
          <w:lang w:val="en-US"/>
        </w:rPr>
        <w:t>ommercial and fishing vessel traffic, a</w:t>
      </w:r>
      <w:r>
        <w:rPr>
          <w:lang w:val="en-US"/>
        </w:rPr>
        <w:t>s well as</w:t>
      </w:r>
      <w:r w:rsidR="00DA6BD5" w:rsidRPr="00A70B6E">
        <w:rPr>
          <w:lang w:val="en-US"/>
        </w:rPr>
        <w:t xml:space="preserve"> ballast water discharge</w:t>
      </w:r>
      <w:r w:rsidR="00290135">
        <w:rPr>
          <w:lang w:val="en-US"/>
        </w:rPr>
        <w:t>,</w:t>
      </w:r>
      <w:r w:rsidR="00DA6BD5" w:rsidRPr="00A70B6E">
        <w:rPr>
          <w:lang w:val="en-US"/>
        </w:rPr>
        <w:t xml:space="preserve"> point to the port of Dutch Harbor as being by far the most visited port in the Bering Sea. Trips ending in Dutch Harbor originated from more than ten countries from around the world</w:t>
      </w:r>
      <w:r>
        <w:rPr>
          <w:lang w:val="en-US"/>
        </w:rPr>
        <w:t>, and traff</w:t>
      </w:r>
      <w:r w:rsidR="00BE2C33">
        <w:rPr>
          <w:lang w:val="en-US"/>
        </w:rPr>
        <w:t>ic to Dutch Harbor was up to two orders of magnitude more than traffic to other ports</w:t>
      </w:r>
      <w:r w:rsidR="00DA6BD5" w:rsidRPr="00A70B6E">
        <w:rPr>
          <w:lang w:val="en-US"/>
        </w:rPr>
        <w:t>.</w:t>
      </w:r>
      <w:r w:rsidR="00DA6BD5" w:rsidRPr="00A70B6E">
        <w:rPr>
          <w:color w:val="FF0000"/>
          <w:lang w:val="en-US"/>
        </w:rPr>
        <w:t xml:space="preserve"> </w:t>
      </w:r>
      <w:r>
        <w:rPr>
          <w:color w:val="000000" w:themeColor="text1"/>
          <w:lang w:val="en-US"/>
        </w:rPr>
        <w:t xml:space="preserve">Dutch Harbor has long been recognized as a potentially important point of entry for non-native species </w:t>
      </w:r>
      <w:r>
        <w:rPr>
          <w:color w:val="000000" w:themeColor="text1"/>
          <w:lang w:val="en-US"/>
        </w:rPr>
        <w:fldChar w:fldCharType="begin" w:fldLock="1"/>
      </w:r>
      <w:r>
        <w:rPr>
          <w:color w:val="000000" w:themeColor="text1"/>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"id" : "ITEM-2",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"ITEM-2", "issue" : "2", "issued" : { "date-parts" : [ [ "2016" ] ] }, "page" : "199-211", "title" : "Ballast-borne marine invasive species: exploring the risk to coastal Alaska, USA", "type" : "article-journal", "volume" : "7" }, "uris" : [ "http://www.mendeley.com/documents/?uuid=fde5295e-9d8c-44f7-938a-c216eb91b6db" ] } ], "mendeley" : { "formattedCitation" : "(McGee et al. 2006, Verna et al. 2016)", "plainTextFormattedCitation" : "(McGee et al. 2006, Verna et al. 2016)", "previouslyFormattedCitation" : "(McGee et al. 2006, Verna et al. 2016)" }, "properties" : {  }, "schema" : "https://github.com/citation-style-language/schema/raw/master/csl-citation.json" }</w:instrText>
      </w:r>
      <w:r>
        <w:rPr>
          <w:color w:val="000000" w:themeColor="text1"/>
          <w:lang w:val="en-US"/>
        </w:rPr>
        <w:fldChar w:fldCharType="separate"/>
      </w:r>
      <w:r w:rsidRPr="004B094B">
        <w:rPr>
          <w:noProof/>
          <w:color w:val="000000" w:themeColor="text1"/>
          <w:lang w:val="en-US"/>
        </w:rPr>
        <w:t>(McGee et al. 2006, Verna et al. 2016)</w:t>
      </w:r>
      <w:r>
        <w:rPr>
          <w:color w:val="000000" w:themeColor="text1"/>
          <w:lang w:val="en-US"/>
        </w:rPr>
        <w:fldChar w:fldCharType="end"/>
      </w:r>
      <w:r w:rsidR="0041283E">
        <w:rPr>
          <w:color w:val="000000" w:themeColor="text1"/>
          <w:lang w:val="en-US"/>
        </w:rPr>
        <w:t>, and is the la</w:t>
      </w:r>
      <w:r w:rsidR="00152CDE">
        <w:rPr>
          <w:color w:val="000000" w:themeColor="text1"/>
          <w:lang w:val="en-US"/>
        </w:rPr>
        <w:t>rgest fisheries port in the U.S</w:t>
      </w:r>
      <w:r w:rsidR="0041283E">
        <w:rPr>
          <w:color w:val="000000" w:themeColor="text1"/>
          <w:lang w:val="en-US"/>
        </w:rPr>
        <w:t xml:space="preserve">. However, the traffic from </w:t>
      </w:r>
      <w:r>
        <w:rPr>
          <w:color w:val="000000" w:themeColor="text1"/>
          <w:lang w:val="en-US"/>
        </w:rPr>
        <w:lastRenderedPageBreak/>
        <w:t>smaller fishing vessels</w:t>
      </w:r>
      <w:r w:rsidR="0041283E">
        <w:rPr>
          <w:color w:val="000000" w:themeColor="text1"/>
          <w:lang w:val="en-US"/>
        </w:rPr>
        <w:t xml:space="preserve"> </w:t>
      </w:r>
      <w:r w:rsidR="0041283E">
        <w:rPr>
          <w:color w:val="000000" w:themeColor="text1"/>
          <w:lang w:val="en-US"/>
        </w:rPr>
        <w:t>had not been considered until now</w:t>
      </w:r>
      <w:r w:rsidR="0041283E">
        <w:rPr>
          <w:color w:val="000000" w:themeColor="text1"/>
          <w:lang w:val="en-US"/>
        </w:rPr>
        <w:t>.</w:t>
      </w:r>
      <w:r>
        <w:rPr>
          <w:color w:val="000000" w:themeColor="text1"/>
          <w:lang w:val="en-US"/>
        </w:rPr>
        <w:t xml:space="preserve"> </w:t>
      </w:r>
      <w:r w:rsidR="0041283E">
        <w:rPr>
          <w:color w:val="000000" w:themeColor="text1"/>
          <w:lang w:val="en-US"/>
        </w:rPr>
        <w:t xml:space="preserve">Many fishing vessels </w:t>
      </w:r>
      <w:r>
        <w:rPr>
          <w:color w:val="000000" w:themeColor="text1"/>
          <w:lang w:val="en-US"/>
        </w:rPr>
        <w:t>do not take</w:t>
      </w:r>
      <w:r w:rsidR="0041283E">
        <w:rPr>
          <w:color w:val="000000" w:themeColor="text1"/>
          <w:lang w:val="en-US"/>
        </w:rPr>
        <w:t xml:space="preserve"> up</w:t>
      </w:r>
      <w:r>
        <w:rPr>
          <w:color w:val="000000" w:themeColor="text1"/>
          <w:lang w:val="en-US"/>
        </w:rPr>
        <w:t xml:space="preserve"> ballast water</w:t>
      </w:r>
      <w:r w:rsidR="0041283E">
        <w:rPr>
          <w:color w:val="000000" w:themeColor="text1"/>
          <w:lang w:val="en-US"/>
        </w:rPr>
        <w:t>,</w:t>
      </w:r>
      <w:r>
        <w:rPr>
          <w:color w:val="000000" w:themeColor="text1"/>
          <w:lang w:val="en-US"/>
        </w:rPr>
        <w:t xml:space="preserve"> </w:t>
      </w:r>
      <w:r w:rsidR="0041283E">
        <w:rPr>
          <w:color w:val="000000" w:themeColor="text1"/>
          <w:lang w:val="en-US"/>
        </w:rPr>
        <w:t xml:space="preserve">but they </w:t>
      </w:r>
      <w:r w:rsidR="0041283E">
        <w:rPr>
          <w:lang w:val="en-US"/>
        </w:rPr>
        <w:t>may still</w:t>
      </w:r>
      <w:r w:rsidR="005B10CF">
        <w:rPr>
          <w:lang w:val="en-US"/>
        </w:rPr>
        <w:t xml:space="preserve"> </w:t>
      </w:r>
      <w:r w:rsidR="0041283E">
        <w:rPr>
          <w:lang w:val="en-US"/>
        </w:rPr>
        <w:t>transport</w:t>
      </w:r>
      <w:r w:rsidR="005B10CF">
        <w:rPr>
          <w:lang w:val="en-US"/>
        </w:rPr>
        <w:t xml:space="preserve"> </w:t>
      </w:r>
      <w:r>
        <w:rPr>
          <w:lang w:val="en-US"/>
        </w:rPr>
        <w:t>fouling organisms</w:t>
      </w:r>
      <w:r w:rsidR="0041283E">
        <w:rPr>
          <w:lang w:val="en-US"/>
        </w:rPr>
        <w:t xml:space="preserve"> such as algae, barnacles, bivalves, and crustaceans.</w:t>
      </w:r>
      <w:r>
        <w:rPr>
          <w:lang w:val="en-US"/>
        </w:rPr>
        <w:t xml:space="preserve"> </w:t>
      </w:r>
      <w:r w:rsidRPr="00A70B6E">
        <w:rPr>
          <w:lang w:val="en-US"/>
        </w:rPr>
        <w:t xml:space="preserve"> </w:t>
      </w:r>
      <w:r w:rsidR="0041283E">
        <w:rPr>
          <w:lang w:val="en-US"/>
        </w:rPr>
        <w:t>Although most studies have focused their attention on ballast water as a vector of NIS, a study</w:t>
      </w:r>
      <w:r w:rsidRPr="00A70B6E">
        <w:rPr>
          <w:lang w:val="en-US"/>
        </w:rPr>
        <w:t xml:space="preserve"> </w:t>
      </w:r>
      <w:r w:rsidR="0041283E">
        <w:rPr>
          <w:lang w:val="en-US"/>
        </w:rPr>
        <w:t>found that a higher number and diversity of</w:t>
      </w:r>
      <w:r>
        <w:rPr>
          <w:lang w:val="en-US"/>
        </w:rPr>
        <w:t xml:space="preserve"> organisms </w:t>
      </w:r>
      <w:r w:rsidR="0041283E">
        <w:rPr>
          <w:lang w:val="en-US"/>
        </w:rPr>
        <w:t xml:space="preserve">were being transported to the Canadian Arctic by fouling than by ballast water </w:t>
      </w:r>
      <w:r w:rsidRPr="00A70B6E">
        <w:rPr>
          <w:lang w:val="en-US"/>
        </w:rPr>
        <w:fldChar w:fldCharType="begin" w:fldLock="1"/>
      </w:r>
      <w:r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Pr="00A70B6E">
        <w:rPr>
          <w:lang w:val="en-US"/>
        </w:rPr>
        <w:fldChar w:fldCharType="separate"/>
      </w:r>
      <w:r w:rsidRPr="00A70B6E">
        <w:rPr>
          <w:noProof/>
          <w:lang w:val="en-US"/>
        </w:rPr>
        <w:t>(Chan et al. 2015)</w:t>
      </w:r>
      <w:r w:rsidRPr="00A70B6E">
        <w:rPr>
          <w:lang w:val="en-US"/>
        </w:rPr>
        <w:fldChar w:fldCharType="end"/>
      </w:r>
      <w:r w:rsidRPr="00A70B6E">
        <w:rPr>
          <w:lang w:val="en-US"/>
        </w:rPr>
        <w:t xml:space="preserve">. </w:t>
      </w:r>
      <w:r w:rsidR="005B10CF">
        <w:rPr>
          <w:lang w:val="en-US"/>
        </w:rPr>
        <w:t xml:space="preserve">Compared to ballast water data, fishing vessel traffic was highly regional, connecting the highly-visited port of Dutch Harbor to ports </w:t>
      </w:r>
      <w:r w:rsidR="005B10CF" w:rsidRPr="00A70B6E">
        <w:rPr>
          <w:lang w:val="en-US"/>
        </w:rPr>
        <w:t xml:space="preserve">of the Pribilof Islands, Bristol Bay, and </w:t>
      </w:r>
      <w:proofErr w:type="spellStart"/>
      <w:r w:rsidR="005B10CF" w:rsidRPr="00A70B6E">
        <w:rPr>
          <w:lang w:val="en-US"/>
        </w:rPr>
        <w:t>Akutan</w:t>
      </w:r>
      <w:proofErr w:type="spellEnd"/>
      <w:r w:rsidR="005B10CF">
        <w:rPr>
          <w:lang w:val="en-US"/>
        </w:rPr>
        <w:t xml:space="preserve">. </w:t>
      </w:r>
      <w:r w:rsidR="005B10CF" w:rsidRPr="00A70B6E">
        <w:rPr>
          <w:lang w:val="en-US"/>
        </w:rPr>
        <w:t>The connectivity of Dutch Harbor to ot</w:t>
      </w:r>
      <w:r w:rsidR="005B10CF">
        <w:rPr>
          <w:lang w:val="en-US"/>
        </w:rPr>
        <w:t>her Bering Sea ports</w:t>
      </w:r>
      <w:r w:rsidR="005B10CF" w:rsidRPr="00A70B6E">
        <w:rPr>
          <w:lang w:val="en-US"/>
        </w:rPr>
        <w:t xml:space="preserve"> </w:t>
      </w:r>
      <w:commentRangeStart w:id="53"/>
      <w:r w:rsidR="005B10CF" w:rsidRPr="00A70B6E">
        <w:rPr>
          <w:lang w:val="en-US"/>
        </w:rPr>
        <w:t xml:space="preserve">emphasizes the scale of connectivity among many Alaskan communities and </w:t>
      </w:r>
      <w:r w:rsidR="005B10CF">
        <w:rPr>
          <w:lang w:val="en-US"/>
        </w:rPr>
        <w:t xml:space="preserve">the potential regional </w:t>
      </w:r>
      <w:r w:rsidR="005B10CF" w:rsidRPr="00A70B6E">
        <w:rPr>
          <w:lang w:val="en-US"/>
        </w:rPr>
        <w:t xml:space="preserve">impacts of </w:t>
      </w:r>
      <w:r w:rsidR="005B10CF">
        <w:rPr>
          <w:lang w:val="en-US"/>
        </w:rPr>
        <w:t>NIS in Dutch Harbor</w:t>
      </w:r>
      <w:r w:rsidR="005B10CF" w:rsidRPr="00A70B6E">
        <w:rPr>
          <w:lang w:val="en-US"/>
        </w:rPr>
        <w:t>.</w:t>
      </w:r>
      <w:commentRangeEnd w:id="53"/>
      <w:r w:rsidR="005B10CF" w:rsidRPr="00A70B6E">
        <w:rPr>
          <w:rStyle w:val="CommentReference"/>
          <w:rFonts w:ascii="Arial" w:eastAsia="Arial" w:hAnsi="Arial" w:cs="Arial"/>
          <w:color w:val="000000"/>
          <w:lang w:val="en-US" w:eastAsia="en-US"/>
        </w:rPr>
        <w:commentReference w:id="53"/>
      </w:r>
      <w:r w:rsidR="005B10CF" w:rsidRPr="00A70B6E">
        <w:rPr>
          <w:lang w:val="en-US"/>
        </w:rPr>
        <w:t xml:space="preserve"> </w:t>
      </w:r>
      <w:r w:rsidR="00134C8C" w:rsidRPr="00A70B6E">
        <w:rPr>
          <w:lang w:val="en-US"/>
        </w:rPr>
        <w:t>Without a road system to provide access to Alaska’s port communities, vessels of all types form a marine highway system that is traveled by ferries, tugs, barges, and as demonstrated here, fishing vessels</w:t>
      </w:r>
      <w:r w:rsidR="00134C8C">
        <w:rPr>
          <w:lang w:val="en-US"/>
        </w:rPr>
        <w:t xml:space="preserve">. </w:t>
      </w:r>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638387F0" w:rsidR="00EF5CA5" w:rsidRPr="00A70B6E" w:rsidRDefault="00EF5CA5" w:rsidP="00432C42">
      <w:pPr>
        <w:rPr>
          <w:ins w:id="54"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proofErr w:type="gramStart"/>
      <w:r w:rsidR="006A7E99" w:rsidRPr="00A70B6E">
        <w:rPr>
          <w:highlight w:val="yellow"/>
          <w:lang w:val="en-US"/>
        </w:rPr>
        <w:t>previous</w:t>
      </w:r>
      <w:proofErr w:type="gramEnd"/>
      <w:r w:rsidR="006A7E99" w:rsidRPr="00A70B6E">
        <w:rPr>
          <w:highlight w:val="yellow"/>
          <w:lang w:val="en-US"/>
        </w:rPr>
        <w:t xml:space="preserve">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55"/>
      <w:r w:rsidR="006A7E99" w:rsidRPr="00A70B6E">
        <w:rPr>
          <w:highlight w:val="yellow"/>
          <w:lang w:val="en-US"/>
        </w:rPr>
        <w:t xml:space="preserve">(e.g. Lord et al. 2015; </w:t>
      </w:r>
      <w:proofErr w:type="spellStart"/>
      <w:r w:rsidR="006A7E99" w:rsidRPr="00A70B6E">
        <w:rPr>
          <w:highlight w:val="yellow"/>
          <w:lang w:val="en-US"/>
        </w:rPr>
        <w:t>Lacoursière-Roussel</w:t>
      </w:r>
      <w:proofErr w:type="spellEnd"/>
      <w:r w:rsidR="006A7E99" w:rsidRPr="00A70B6E">
        <w:rPr>
          <w:highlight w:val="yellow"/>
          <w:lang w:val="en-US"/>
        </w:rPr>
        <w:t xml:space="preserve"> et al. 2016)</w:t>
      </w:r>
      <w:commentRangeEnd w:id="55"/>
      <w:r w:rsidR="006A7E99" w:rsidRPr="00A70B6E">
        <w:rPr>
          <w:rStyle w:val="CommentReference"/>
          <w:b/>
          <w:highlight w:val="yellow"/>
          <w:lang w:val="en-US"/>
        </w:rPr>
        <w:commentReference w:id="55"/>
      </w:r>
      <w:r w:rsidR="006A7E99" w:rsidRPr="00A70B6E">
        <w:rPr>
          <w:highlight w:val="yellow"/>
          <w:lang w:val="en-US"/>
        </w:rPr>
        <w:t>, and ballast water discharge volume has been shown to be ?? (</w:t>
      </w:r>
      <w:proofErr w:type="gramStart"/>
      <w:r w:rsidR="006A7E99" w:rsidRPr="00A70B6E">
        <w:rPr>
          <w:highlight w:val="yellow"/>
          <w:lang w:val="en-US"/>
        </w:rPr>
        <w:t>see</w:t>
      </w:r>
      <w:proofErr w:type="gramEnd"/>
      <w:r w:rsidR="006A7E99" w:rsidRPr="00A70B6E">
        <w:rPr>
          <w:highlight w:val="yellow"/>
          <w:lang w:val="en-US"/>
        </w:rPr>
        <w:t xml:space="preserv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 xml:space="preserve">(Carlton 1996, Verling et al. 2005, </w:t>
      </w:r>
      <w:r w:rsidR="00DA3713" w:rsidRPr="00A70B6E">
        <w:rPr>
          <w:noProof/>
          <w:lang w:val="en-US"/>
        </w:rPr>
        <w:lastRenderedPageBreak/>
        <w:t>Chan et al. 2014)</w:t>
      </w:r>
      <w:r w:rsidR="00733F1B" w:rsidRPr="00A70B6E">
        <w:rPr>
          <w:lang w:val="en-US"/>
        </w:rPr>
        <w:fldChar w:fldCharType="end"/>
      </w:r>
      <w:r w:rsidR="00733F1B" w:rsidRPr="00A70B6E">
        <w:rPr>
          <w:lang w:val="en-US"/>
        </w:rPr>
        <w:t xml:space="preserve">. </w:t>
      </w:r>
      <w:r w:rsidR="0058344F" w:rsidRPr="00A70B6E">
        <w:rPr>
          <w:lang w:val="en-US"/>
        </w:rPr>
        <w:t xml:space="preserve">Propagule pressure and conditions encountered during the voyage may play a greater role than conditions encountered </w:t>
      </w:r>
      <w:r w:rsidR="00134C8C">
        <w:rPr>
          <w:lang w:val="en-US"/>
        </w:rPr>
        <w:t>upon arrival</w:t>
      </w:r>
      <w:r w:rsidR="0058344F" w:rsidRPr="00A70B6E">
        <w:rPr>
          <w:lang w:val="en-US"/>
        </w:rPr>
        <w:t xml:space="preserve"> </w:t>
      </w:r>
      <w:ins w:id="56"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57" w:author="Amanda Droghini" w:date="2018-03-20T11:29:00Z">
        <w:r w:rsidR="0058344F" w:rsidRPr="00A70B6E">
          <w:rPr>
            <w:lang w:val="en-US"/>
          </w:rPr>
          <w:fldChar w:fldCharType="separate"/>
        </w:r>
      </w:ins>
      <w:r w:rsidR="0058344F" w:rsidRPr="00A70B6E">
        <w:rPr>
          <w:noProof/>
          <w:lang w:val="en-US"/>
        </w:rPr>
        <w:t>(Ruiz et al. 2000)</w:t>
      </w:r>
      <w:ins w:id="58" w:author="Amanda Droghini" w:date="2018-03-20T11:29:00Z">
        <w:r w:rsidR="0058344F" w:rsidRPr="00A70B6E">
          <w:rPr>
            <w:lang w:val="en-US"/>
          </w:rPr>
          <w:fldChar w:fldCharType="end"/>
        </w:r>
      </w:ins>
      <w:ins w:id="59" w:author="Amanda Droghini" w:date="2018-03-20T11:31:00Z">
        <w:r w:rsidR="0058344F" w:rsidRPr="00A70B6E">
          <w:rPr>
            <w:lang w:val="en-US"/>
          </w:rPr>
          <w:t xml:space="preserve">. </w:t>
        </w:r>
      </w:ins>
      <w:r w:rsidR="007909FD" w:rsidRPr="00A70B6E">
        <w:rPr>
          <w:lang w:val="en-US"/>
        </w:rPr>
        <w:t>S</w:t>
      </w:r>
      <w:ins w:id="60" w:author="Amanda Droghini" w:date="2018-03-20T11:31:00Z">
        <w:r w:rsidR="0058344F" w:rsidRPr="00A70B6E">
          <w:rPr>
            <w:lang w:val="en-US"/>
          </w:rPr>
          <w:t xml:space="preserve">tudies from the Canadian Arctic </w:t>
        </w:r>
      </w:ins>
      <w:r w:rsidR="007909FD" w:rsidRPr="00A70B6E">
        <w:rPr>
          <w:lang w:val="en-US"/>
        </w:rPr>
        <w:t>suggest</w:t>
      </w:r>
      <w:ins w:id="61"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62" w:author="Amanda Droghini" w:date="2018-03-20T11:32:00Z">
        <w:r w:rsidR="0058344F" w:rsidRPr="00A70B6E">
          <w:rPr>
            <w:lang w:val="en-US"/>
          </w:rPr>
          <w:t xml:space="preserve"> Chan et al. </w:t>
        </w:r>
      </w:ins>
      <w:ins w:id="63"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64" w:author="Amanda Droghini" w:date="2018-03-20T11:34:00Z">
        <w:r w:rsidR="0058344F" w:rsidRPr="00A70B6E">
          <w:rPr>
            <w:lang w:val="en-US"/>
          </w:rPr>
          <w:fldChar w:fldCharType="end"/>
        </w:r>
        <w:r w:rsidR="0058344F" w:rsidRPr="00A70B6E">
          <w:rPr>
            <w:lang w:val="en-US"/>
          </w:rPr>
          <w:t xml:space="preserve"> found that ballast water age</w:t>
        </w:r>
      </w:ins>
      <w:ins w:id="65"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66" w:author="Amanda Droghini" w:date="2018-03-12T08:06:00Z">
        <w:r w:rsidRPr="00A70B6E">
          <w:rPr>
            <w:lang w:val="en-US"/>
          </w:rPr>
          <w:t xml:space="preserve"> </w:t>
        </w:r>
      </w:ins>
    </w:p>
    <w:p w14:paraId="43B84DB1" w14:textId="5192E131" w:rsidR="004D5A7F" w:rsidRPr="00A70B6E" w:rsidRDefault="00B31FD6" w:rsidP="00B31FD6">
      <w:pPr>
        <w:pStyle w:val="Heading2"/>
      </w:pPr>
      <w:r w:rsidRPr="00A70B6E">
        <w:t>Effects of climate change on invasion risk</w:t>
      </w:r>
      <w:r w:rsidR="00475A9D" w:rsidRPr="00A70B6E">
        <w:rPr>
          <w:b w:val="0"/>
        </w:rPr>
        <w:t xml:space="preserve"> </w:t>
      </w:r>
    </w:p>
    <w:p w14:paraId="391FB137" w14:textId="77777777" w:rsidR="00CB65C4" w:rsidRDefault="00EF5CA5" w:rsidP="008B5D64">
      <w:pPr>
        <w:spacing w:before="200" w:line="360" w:lineRule="auto"/>
        <w:contextualSpacing/>
        <w:rPr>
          <w:lang w:val="en-US"/>
        </w:rPr>
      </w:pPr>
      <w:r w:rsidRPr="00A70B6E">
        <w:t xml:space="preserve">The Bering Sea is experiencing significant changes as a result of climate change </w:t>
      </w:r>
      <w:r w:rsidRPr="00A70B6E">
        <w:fldChar w:fldCharType="begin" w:fldLock="1"/>
      </w:r>
      <w:r w:rsidRPr="00A70B6E">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fldChar w:fldCharType="separate"/>
      </w:r>
      <w:r w:rsidRPr="00A70B6E">
        <w:rPr>
          <w:noProof/>
        </w:rPr>
        <w:t>(e.g. Grebmeier et al. 2006b, Stabeno et al. 2007, Mueter and Litzow 2008)</w:t>
      </w:r>
      <w:r w:rsidRPr="00A70B6E">
        <w:fldChar w:fldCharType="end"/>
      </w:r>
      <w:r w:rsidRPr="00A70B6E">
        <w:t xml:space="preserve">. Sea ice cover has decreased substantially since the 1950s, </w:t>
      </w:r>
      <w:r w:rsidR="003C7B80">
        <w:t xml:space="preserve">and surface water temperatures have increased by </w:t>
      </w:r>
      <w:r w:rsidRPr="00A70B6E">
        <w:t>0.23°C per decade</w:t>
      </w:r>
      <w:r w:rsidR="004F3BCA">
        <w:t xml:space="preserve"> since then</w:t>
      </w:r>
      <w:r w:rsidRPr="00A70B6E">
        <w:t xml:space="preserve"> </w:t>
      </w:r>
      <w:r w:rsidRPr="00A70B6E">
        <w:fldChar w:fldCharType="begin" w:fldLock="1"/>
      </w:r>
      <w:r w:rsidRPr="00A70B6E">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fldChar w:fldCharType="separate"/>
      </w:r>
      <w:r w:rsidRPr="00A70B6E">
        <w:rPr>
          <w:noProof/>
        </w:rPr>
        <w:t>(Mueter and Litzow 2008)</w:t>
      </w:r>
      <w:r w:rsidRPr="00A70B6E">
        <w:fldChar w:fldCharType="end"/>
      </w:r>
      <w:r w:rsidRPr="00A70B6E">
        <w:t xml:space="preserve">. These changes are projected to continue </w:t>
      </w:r>
      <w:r w:rsidRPr="00A70B6E">
        <w:fldChar w:fldCharType="begin" w:fldLock="1"/>
      </w:r>
      <w:r w:rsidRPr="00A70B6E">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fldChar w:fldCharType="separate"/>
      </w:r>
      <w:r w:rsidRPr="00A70B6E">
        <w:rPr>
          <w:noProof/>
        </w:rPr>
        <w:t>(Wang et al. 2012, Hermann et al. 2016)</w:t>
      </w:r>
      <w:r w:rsidRPr="00A70B6E">
        <w:fldChar w:fldCharType="end"/>
      </w:r>
      <w:r w:rsidR="009D0CB3">
        <w:t xml:space="preserve">, and </w:t>
      </w:r>
      <w:r w:rsidR="008B5D64">
        <w:rPr>
          <w:lang w:val="en-US"/>
        </w:rPr>
        <w:t>n</w:t>
      </w:r>
      <w:r w:rsidR="008B5D64" w:rsidRPr="00A70B6E">
        <w:rPr>
          <w:lang w:val="en-US"/>
        </w:rPr>
        <w:t xml:space="preserve">orthward range shifts have already been documented </w:t>
      </w:r>
      <w:r w:rsidR="009D0CB3" w:rsidRPr="00A70B6E">
        <w:rPr>
          <w:lang w:val="en-US"/>
        </w:rPr>
        <w:t xml:space="preserve">in the Pacific Arctic </w:t>
      </w:r>
      <w:r w:rsidR="008B5D64" w:rsidRPr="00A70B6E">
        <w:rPr>
          <w:lang w:val="en-US"/>
        </w:rPr>
        <w:t xml:space="preserve">for native fish, zooplankton, and benthic invertebrates </w:t>
      </w:r>
      <w:r w:rsidR="008B5D64" w:rsidRPr="00A70B6E">
        <w:rPr>
          <w:lang w:val="en-US"/>
        </w:rPr>
        <w:fldChar w:fldCharType="begin" w:fldLock="1"/>
      </w:r>
      <w:r w:rsidR="008B5D64"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8B5D64" w:rsidRPr="00A70B6E">
        <w:rPr>
          <w:lang w:val="en-US"/>
        </w:rPr>
        <w:fldChar w:fldCharType="separate"/>
      </w:r>
      <w:r w:rsidR="008B5D64" w:rsidRPr="00A70B6E">
        <w:rPr>
          <w:noProof/>
          <w:lang w:val="en-US"/>
        </w:rPr>
        <w:t>(e.g. Grebmeier et al. 2006b, Matsuno et al. 2011, Stabeno et al. 2012, Kotwicki and Lauth 2013)</w:t>
      </w:r>
      <w:r w:rsidR="008B5D64" w:rsidRPr="00A70B6E">
        <w:rPr>
          <w:lang w:val="en-US"/>
        </w:rPr>
        <w:fldChar w:fldCharType="end"/>
      </w:r>
      <w:r w:rsidR="008B5D64">
        <w:rPr>
          <w:lang w:val="en-US"/>
        </w:rPr>
        <w:t>.</w:t>
      </w:r>
      <w:r w:rsidR="008B5D64" w:rsidRPr="00A70B6E">
        <w:rPr>
          <w:lang w:val="en-US"/>
        </w:rPr>
        <w:t xml:space="preserve"> </w:t>
      </w:r>
      <w:r w:rsidR="008B5D64">
        <w:rPr>
          <w:lang w:val="en-US"/>
        </w:rPr>
        <w:t>O</w:t>
      </w:r>
      <w:r w:rsidR="008B5D64" w:rsidRPr="00A70B6E">
        <w:rPr>
          <w:lang w:val="en-US"/>
        </w:rPr>
        <w:t xml:space="preserve">ur models </w:t>
      </w:r>
      <w:r w:rsidR="008B5D64">
        <w:rPr>
          <w:lang w:val="en-US"/>
        </w:rPr>
        <w:t xml:space="preserve">agree with other Arctic studies </w:t>
      </w:r>
      <w:r w:rsidR="009D0CB3">
        <w:rPr>
          <w:lang w:val="en-US"/>
        </w:rPr>
        <w:fldChar w:fldCharType="begin" w:fldLock="1"/>
      </w:r>
      <w:r w:rsidR="009D0CB3">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"ITEM-3",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9D0CB3">
        <w:rPr>
          <w:lang w:val="en-US"/>
        </w:rPr>
        <w:fldChar w:fldCharType="separate"/>
      </w:r>
      <w:r w:rsidR="009D0CB3" w:rsidRPr="009D0CB3">
        <w:rPr>
          <w:noProof/>
          <w:lang w:val="en-US"/>
        </w:rPr>
        <w:t>(de Rivera et al. 2011, Ware et al. 2016, Goldsmit et al. 2018)</w:t>
      </w:r>
      <w:r w:rsidR="009D0CB3">
        <w:rPr>
          <w:lang w:val="en-US"/>
        </w:rPr>
        <w:fldChar w:fldCharType="end"/>
      </w:r>
      <w:r w:rsidR="009D0CB3">
        <w:rPr>
          <w:lang w:val="en-US"/>
        </w:rPr>
        <w:t xml:space="preserve"> that</w:t>
      </w:r>
      <w:r w:rsidR="008B5D64">
        <w:rPr>
          <w:lang w:val="en-US"/>
        </w:rPr>
        <w:t xml:space="preserve"> </w:t>
      </w:r>
      <w:r w:rsidR="008B5D64" w:rsidRPr="00A70B6E">
        <w:rPr>
          <w:lang w:val="en-US"/>
        </w:rPr>
        <w:t xml:space="preserve">predict a northward expansion in suitable habitat </w:t>
      </w:r>
      <w:r w:rsidR="008B5D64" w:rsidRPr="00A70B6E">
        <w:rPr>
          <w:highlight w:val="yellow"/>
          <w:lang w:val="en-US"/>
        </w:rPr>
        <w:t>(Figure 2)</w:t>
      </w:r>
      <w:r w:rsidR="009D0CB3">
        <w:rPr>
          <w:lang w:val="en-US"/>
        </w:rPr>
        <w:t>.</w:t>
      </w:r>
      <w:r w:rsidR="008B5D64" w:rsidRPr="00A70B6E">
        <w:rPr>
          <w:lang w:val="en-US"/>
        </w:rPr>
        <w:t xml:space="preserve"> </w:t>
      </w:r>
      <w:r w:rsidR="009D0CB3">
        <w:rPr>
          <w:lang w:val="en-US"/>
        </w:rPr>
        <w:t>In our</w:t>
      </w:r>
      <w:r w:rsidR="00CB65C4">
        <w:rPr>
          <w:lang w:val="en-US"/>
        </w:rPr>
        <w:t xml:space="preserve"> models, an average increase of 1°C or less in minimum winter temperatures corresponded with a </w:t>
      </w:r>
      <w:commentRangeStart w:id="67"/>
      <w:r w:rsidR="00CB65C4" w:rsidRPr="00CB65C4">
        <w:rPr>
          <w:highlight w:val="cyan"/>
          <w:lang w:val="en-US"/>
        </w:rPr>
        <w:t>76% increase</w:t>
      </w:r>
      <w:r w:rsidR="00CB65C4">
        <w:rPr>
          <w:lang w:val="en-US"/>
        </w:rPr>
        <w:t xml:space="preserve"> </w:t>
      </w:r>
      <w:commentRangeEnd w:id="67"/>
      <w:r w:rsidR="00CB65C4">
        <w:rPr>
          <w:rStyle w:val="CommentReference"/>
          <w:rFonts w:ascii="Arial" w:eastAsia="Arial" w:hAnsi="Arial" w:cs="Arial"/>
          <w:color w:val="000000"/>
          <w:lang w:val="en-US" w:eastAsia="en-US"/>
        </w:rPr>
        <w:commentReference w:id="67"/>
      </w:r>
      <w:r w:rsidR="00CB65C4">
        <w:rPr>
          <w:lang w:val="en-US"/>
        </w:rPr>
        <w:t xml:space="preserve">in suitable </w:t>
      </w:r>
      <w:r w:rsidR="00CB65C4" w:rsidRPr="00CB65C4">
        <w:rPr>
          <w:lang w:val="en-US"/>
        </w:rPr>
        <w:t>area</w:t>
      </w:r>
      <w:r w:rsidR="008B5D64" w:rsidRPr="00CB65C4">
        <w:rPr>
          <w:lang w:val="en-US"/>
        </w:rPr>
        <w:t>.</w:t>
      </w:r>
      <w:r w:rsidR="008B5D64" w:rsidRPr="00A70B6E">
        <w:rPr>
          <w:lang w:val="en-US"/>
        </w:rPr>
        <w:t xml:space="preserve"> </w:t>
      </w:r>
      <w:r w:rsidR="008B5D64">
        <w:rPr>
          <w:lang w:val="en-US"/>
        </w:rPr>
        <w:t>Increased water temp</w:t>
      </w:r>
      <w:r w:rsidR="00CB65C4">
        <w:rPr>
          <w:lang w:val="en-US"/>
        </w:rPr>
        <w:t>erature</w:t>
      </w:r>
      <w:r w:rsidR="008B5D64">
        <w:rPr>
          <w:lang w:val="en-US"/>
        </w:rPr>
        <w:t xml:space="preserve">s are predicted to allow between 1-2 species to survive in the Bering Sea by 2039, however for the most part the expansion of suitable habitat we observed </w:t>
      </w:r>
      <w:r w:rsidR="008B5D64" w:rsidRPr="00A70B6E">
        <w:rPr>
          <w:lang w:val="en-US"/>
        </w:rPr>
        <w:t xml:space="preserve">would largely </w:t>
      </w:r>
      <w:proofErr w:type="spellStart"/>
      <w:r w:rsidR="008B5D64" w:rsidRPr="00A70B6E">
        <w:rPr>
          <w:lang w:val="en-US"/>
        </w:rPr>
        <w:t>favour</w:t>
      </w:r>
      <w:proofErr w:type="spellEnd"/>
      <w:r w:rsidR="008B5D64" w:rsidRPr="00A70B6E">
        <w:rPr>
          <w:lang w:val="en-US"/>
        </w:rPr>
        <w:t xml:space="preserve"> taxa that already have the capacity to survive in the southern Bering Sea.</w:t>
      </w:r>
      <w:r w:rsidR="008B5D64">
        <w:rPr>
          <w:lang w:val="en-US"/>
        </w:rPr>
        <w:t xml:space="preserve"> </w:t>
      </w:r>
    </w:p>
    <w:p w14:paraId="7B9C45F1" w14:textId="4BC65EE5" w:rsidR="008B5D64" w:rsidRPr="00CB65C4" w:rsidRDefault="00CB65C4" w:rsidP="00CB65C4">
      <w:pPr>
        <w:spacing w:before="200" w:line="360" w:lineRule="auto"/>
        <w:contextualSpacing/>
        <w:rPr>
          <w:lang w:val="en-US"/>
        </w:rPr>
      </w:pPr>
      <w:r>
        <w:rPr>
          <w:lang w:val="en-US"/>
        </w:rPr>
        <w:t xml:space="preserve">Changes in summer temperatures are expected to be even more pronounced than increases in winter temperatures, with increases as high +5.0°C predicted in Bristol Bay. </w:t>
      </w:r>
      <w:r>
        <w:rPr>
          <w:lang w:val="en-US"/>
        </w:rPr>
        <w:t xml:space="preserve">Studies </w:t>
      </w:r>
      <w:r>
        <w:rPr>
          <w:lang w:val="en-US"/>
        </w:rPr>
        <w:lastRenderedPageBreak/>
        <w:t xml:space="preserve">from </w:t>
      </w:r>
      <w:r w:rsidRPr="00A70B6E">
        <w:rPr>
          <w:lang w:val="en-US"/>
        </w:rPr>
        <w:t>temperate systems</w:t>
      </w:r>
      <w:r>
        <w:rPr>
          <w:lang w:val="en-US"/>
        </w:rPr>
        <w:t xml:space="preserve"> have found that</w:t>
      </w:r>
      <w:r w:rsidRPr="00A70B6E">
        <w:rPr>
          <w:lang w:val="en-US"/>
        </w:rPr>
        <w:t xml:space="preserve"> </w:t>
      </w:r>
      <w:r w:rsidRPr="00CB65C4">
        <w:rPr>
          <w:highlight w:val="yellow"/>
          <w:lang w:val="en-US"/>
        </w:rPr>
        <w:t xml:space="preserve">warmer water temperatures have a positive influence on growth rates, </w:t>
      </w:r>
      <w:r w:rsidRPr="00CB65C4">
        <w:rPr>
          <w:highlight w:val="yellow"/>
          <w:lang w:val="en-US"/>
        </w:rPr>
        <w:fldChar w:fldCharType="begin" w:fldLock="1"/>
      </w:r>
      <w:r w:rsidRPr="00CB65C4">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"manualFormatting" : "( Saunders and Metaxas 2007, Valdizan et al. 2011, Lord 2017, deRivera et al. 2007)",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B65C4">
        <w:rPr>
          <w:highlight w:val="yellow"/>
          <w:lang w:val="en-US"/>
        </w:rPr>
        <w:fldChar w:fldCharType="separate"/>
      </w:r>
      <w:r w:rsidRPr="00CB65C4">
        <w:rPr>
          <w:noProof/>
          <w:highlight w:val="yellow"/>
          <w:lang w:val="en-US"/>
        </w:rPr>
        <w:t>( Saunders and Metaxas 2007, Valdizan et al. 2011, Lord 2017</w:t>
      </w:r>
      <w:r w:rsidRPr="00CB65C4">
        <w:rPr>
          <w:noProof/>
          <w:highlight w:val="yellow"/>
          <w:lang w:val="en-US"/>
        </w:rPr>
        <w:t>, deRivera et al. 2007</w:t>
      </w:r>
      <w:r w:rsidRPr="00CB65C4">
        <w:rPr>
          <w:noProof/>
          <w:highlight w:val="yellow"/>
          <w:lang w:val="en-US"/>
        </w:rPr>
        <w:t>)</w:t>
      </w:r>
      <w:r w:rsidRPr="00CB65C4">
        <w:rPr>
          <w:highlight w:val="yellow"/>
          <w:lang w:val="en-US"/>
        </w:rPr>
        <w:fldChar w:fldCharType="end"/>
      </w:r>
      <w:r w:rsidRPr="00CB65C4">
        <w:rPr>
          <w:highlight w:val="yellow"/>
          <w:lang w:val="en-US"/>
        </w:rPr>
        <w:t>, and timing of recruitment (</w:t>
      </w:r>
      <w:proofErr w:type="spellStart"/>
      <w:r w:rsidRPr="00CB65C4">
        <w:rPr>
          <w:highlight w:val="yellow"/>
          <w:lang w:val="en-US"/>
        </w:rPr>
        <w:t>Stachowicz</w:t>
      </w:r>
      <w:proofErr w:type="spellEnd"/>
      <w:r w:rsidRPr="00CB65C4">
        <w:rPr>
          <w:highlight w:val="yellow"/>
          <w:lang w:val="en-US"/>
        </w:rPr>
        <w:t xml:space="preserve">…)., </w:t>
      </w:r>
      <w:r w:rsidRPr="00CB65C4">
        <w:rPr>
          <w:highlight w:val="yellow"/>
          <w:lang w:val="en-US"/>
        </w:rPr>
        <w:fldChar w:fldCharType="begin" w:fldLock="1"/>
      </w:r>
      <w:r w:rsidRPr="00CB65C4">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CB65C4">
        <w:rPr>
          <w:highlight w:val="yellow"/>
          <w:lang w:val="en-US"/>
        </w:rPr>
        <w:fldChar w:fldCharType="separate"/>
      </w:r>
      <w:r w:rsidRPr="00CB65C4">
        <w:rPr>
          <w:noProof/>
          <w:highlight w:val="yellow"/>
          <w:lang w:val="en-US"/>
        </w:rPr>
        <w:t>(Witte et al. 2010)</w:t>
      </w:r>
      <w:r w:rsidRPr="00CB65C4">
        <w:rPr>
          <w:highlight w:val="yellow"/>
          <w:lang w:val="en-US"/>
        </w:rPr>
        <w:fldChar w:fldCharType="end"/>
      </w:r>
      <w:r w:rsidRPr="00CB65C4">
        <w:rPr>
          <w:highlight w:val="yellow"/>
          <w:lang w:val="en-US"/>
        </w:rPr>
        <w:t>.</w:t>
      </w:r>
      <w:r w:rsidRPr="00CB65C4">
        <w:rPr>
          <w:highlight w:val="yellow"/>
          <w:lang w:val="en-US"/>
        </w:rPr>
        <w:t xml:space="preserve"> Given the</w:t>
      </w:r>
      <w:r w:rsidR="008B5D64" w:rsidRPr="00CB65C4">
        <w:rPr>
          <w:highlight w:val="yellow"/>
          <w:lang w:val="en-US"/>
        </w:rPr>
        <w:t xml:space="preserve"> interplay between water temperatures and </w:t>
      </w:r>
      <w:r w:rsidRPr="00CB65C4">
        <w:rPr>
          <w:highlight w:val="yellow"/>
          <w:lang w:val="en-US"/>
        </w:rPr>
        <w:t>reproductive success, the Bering Sea is likely to become increasingly suitable for NIS in the near future</w:t>
      </w:r>
      <w:r w:rsidR="008B5D64" w:rsidRPr="00CB65C4">
        <w:rPr>
          <w:highlight w:val="yellow"/>
          <w:lang w:val="en-US"/>
        </w:rPr>
        <w:t xml:space="preserve">. </w:t>
      </w:r>
      <w:r w:rsidRPr="00CB65C4">
        <w:rPr>
          <w:highlight w:val="yellow"/>
          <w:lang w:val="en-US"/>
        </w:rPr>
        <w:t>Though not established, European green crab, for example, is currently considered</w:t>
      </w:r>
      <w:r w:rsidR="008B5D64" w:rsidRPr="00CB65C4">
        <w:rPr>
          <w:highlight w:val="yellow"/>
          <w:lang w:val="en-US"/>
        </w:rPr>
        <w:t xml:space="preserve"> </w:t>
      </w:r>
      <w:r w:rsidRPr="00CB65C4">
        <w:rPr>
          <w:highlight w:val="yellow"/>
          <w:lang w:val="en-US"/>
        </w:rPr>
        <w:t xml:space="preserve">at the limit </w:t>
      </w:r>
      <w:r w:rsidR="008B5D64" w:rsidRPr="00CB65C4">
        <w:rPr>
          <w:highlight w:val="yellow"/>
          <w:lang w:val="en-US"/>
        </w:rPr>
        <w:t>of its developmental capacity in Dutch Harbor (</w:t>
      </w:r>
      <w:proofErr w:type="spellStart"/>
      <w:r w:rsidR="008B5D64" w:rsidRPr="00CB65C4">
        <w:rPr>
          <w:highlight w:val="yellow"/>
          <w:lang w:val="en-US"/>
        </w:rPr>
        <w:t>DeRivera</w:t>
      </w:r>
      <w:proofErr w:type="spellEnd"/>
      <w:r w:rsidR="008B5D64" w:rsidRPr="00CB65C4">
        <w:rPr>
          <w:highlight w:val="yellow"/>
          <w:lang w:val="en-US"/>
        </w:rPr>
        <w:t xml:space="preserve"> et al. 2007)</w:t>
      </w:r>
      <w:r w:rsidRPr="00CB65C4">
        <w:rPr>
          <w:highlight w:val="yellow"/>
          <w:lang w:val="en-US"/>
        </w:rPr>
        <w:t>;</w:t>
      </w:r>
      <w:r w:rsidR="008B5D64" w:rsidRPr="00CB65C4">
        <w:rPr>
          <w:highlight w:val="yellow"/>
          <w:lang w:val="en-US"/>
        </w:rPr>
        <w:t xml:space="preserve"> </w:t>
      </w:r>
      <w:r w:rsidRPr="00CB65C4">
        <w:rPr>
          <w:highlight w:val="yellow"/>
          <w:lang w:val="en-US"/>
        </w:rPr>
        <w:t>warming</w:t>
      </w:r>
      <w:r w:rsidR="008B5D64" w:rsidRPr="00CB65C4">
        <w:rPr>
          <w:highlight w:val="yellow"/>
          <w:lang w:val="en-US"/>
        </w:rPr>
        <w:t xml:space="preserve"> water temperatures may </w:t>
      </w:r>
      <w:r w:rsidRPr="00CB65C4">
        <w:rPr>
          <w:highlight w:val="yellow"/>
          <w:lang w:val="en-US"/>
        </w:rPr>
        <w:t>shift….</w:t>
      </w:r>
      <w:r w:rsidR="008B5D64" w:rsidRPr="00CB65C4">
        <w:rPr>
          <w:highlight w:val="yellow"/>
          <w:lang w:val="en-US"/>
        </w:rPr>
        <w:t>.</w:t>
      </w:r>
      <w:r w:rsidR="008B5D64" w:rsidRPr="00A70B6E">
        <w:rPr>
          <w:lang w:val="en-US"/>
        </w:rPr>
        <w:t xml:space="preserve"> </w:t>
      </w:r>
    </w:p>
    <w:p w14:paraId="46BAFF00" w14:textId="18703486" w:rsidR="009B443D" w:rsidRPr="00CB65C4" w:rsidRDefault="00CB65C4" w:rsidP="00CB65C4">
      <w:r w:rsidRPr="00CB65C4">
        <w:t>Lastly, c</w:t>
      </w:r>
      <w:r w:rsidR="008B5D64" w:rsidRPr="00CB65C4">
        <w:t xml:space="preserve">limate change </w:t>
      </w:r>
      <w:r w:rsidRPr="00CB65C4">
        <w:t>in the Bering Sea and in the Arctic more generally</w:t>
      </w:r>
      <w:r w:rsidR="008B5D64" w:rsidRPr="00CB65C4">
        <w:t xml:space="preserve"> </w:t>
      </w:r>
      <w:r w:rsidRPr="00CB65C4">
        <w:t xml:space="preserve">is </w:t>
      </w:r>
      <w:r w:rsidR="00797733" w:rsidRPr="00CB65C4">
        <w:t>mak</w:t>
      </w:r>
      <w:r w:rsidR="008B5D64" w:rsidRPr="00CB65C4">
        <w:t>ing</w:t>
      </w:r>
      <w:r w:rsidR="00797733" w:rsidRPr="00CB65C4">
        <w:t xml:space="preserve"> shipping and human activity </w:t>
      </w:r>
      <w:r w:rsidRPr="00CB65C4">
        <w:t>more feasible than ever</w:t>
      </w:r>
      <w:r w:rsidR="008B5D64" w:rsidRPr="00CB65C4">
        <w:t xml:space="preserve">. </w:t>
      </w:r>
      <w:r w:rsidR="009B443D" w:rsidRPr="00CB65C4">
        <w:t>As the Arctic becomes an increasingly popular shortcut between the Pacific and Atlantic, the risk of non-</w:t>
      </w:r>
      <w:bookmarkStart w:id="68" w:name="_GoBack"/>
      <w:bookmarkEnd w:id="68"/>
      <w:r w:rsidR="009B443D" w:rsidRPr="00CB65C4">
        <w:t xml:space="preserve">native species introductions into the Bering Sea will likely increase. Future expansions of the Arctic for shipping and oil and gas exploration may lead to continued development of plans for establishing industrial scale port facilities in northern ports such as Nome, which currently receives little traffic. </w:t>
      </w:r>
    </w:p>
    <w:p w14:paraId="5CE8533C" w14:textId="6B0F019C" w:rsidR="00B31FD6" w:rsidRPr="00A70B6E" w:rsidRDefault="00B31FD6" w:rsidP="00B31FD6">
      <w:pPr>
        <w:spacing w:line="360" w:lineRule="auto"/>
        <w:contextualSpacing/>
        <w:rPr>
          <w:lang w:val="en-US"/>
        </w:rPr>
      </w:pPr>
    </w:p>
    <w:p w14:paraId="25B6D044" w14:textId="77777777" w:rsidR="009B443D" w:rsidRDefault="009B443D">
      <w:pPr>
        <w:pStyle w:val="NoSpacing"/>
        <w:spacing w:line="480" w:lineRule="auto"/>
        <w:rPr>
          <w:rFonts w:ascii="Times New Roman" w:hAnsi="Times New Roman" w:cs="Times New Roman"/>
          <w:sz w:val="24"/>
        </w:rPr>
      </w:pPr>
    </w:p>
    <w:p w14:paraId="709CCDD5" w14:textId="099E6583" w:rsidR="00CE457C" w:rsidRPr="00A70B6E" w:rsidRDefault="009D0CB3">
      <w:pPr>
        <w:pStyle w:val="NoSpacing"/>
        <w:spacing w:line="480" w:lineRule="auto"/>
        <w:rPr>
          <w:rFonts w:ascii="Times New Roman" w:hAnsi="Times New Roman" w:cs="Times New Roman"/>
          <w:sz w:val="24"/>
          <w:szCs w:val="24"/>
        </w:rPr>
      </w:pPr>
      <w:r w:rsidRPr="00A70B6E">
        <w:rPr>
          <w:b/>
        </w:rPr>
        <w: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t>
      </w:r>
      <w:r w:rsidR="00CE457C" w:rsidRPr="00A70B6E">
        <w:rPr>
          <w:rFonts w:ascii="Times New Roman" w:hAnsi="Times New Roman" w:cs="Times New Roman"/>
          <w:sz w:val="24"/>
        </w:rPr>
        <w:t xml:space="preserve">Our current models emphasize southeastern </w:t>
      </w:r>
      <w:r w:rsidR="001817D4" w:rsidRPr="00A70B6E">
        <w:rPr>
          <w:rFonts w:ascii="Times New Roman" w:hAnsi="Times New Roman" w:cs="Times New Roman"/>
          <w:sz w:val="24"/>
        </w:rPr>
        <w:t>Bering Sea</w:t>
      </w:r>
      <w:r w:rsidR="00CE457C" w:rsidRPr="00A70B6E">
        <w:rPr>
          <w:rFonts w:ascii="Times New Roman" w:hAnsi="Times New Roman" w:cs="Times New Roman"/>
          <w:sz w:val="24"/>
        </w:rPr>
        <w:t xml:space="preserve">… </w:t>
      </w:r>
      <w:r w:rsidR="001817D4" w:rsidRPr="00A70B6E">
        <w:rPr>
          <w:rFonts w:ascii="Times New Roman" w:hAnsi="Times New Roman" w:cs="Times New Roman"/>
          <w:sz w:val="24"/>
        </w:rPr>
        <w:t>highly suitable temperatures across a large number of taxa</w:t>
      </w:r>
      <w:proofErr w:type="gramStart"/>
      <w:r w:rsidR="001817D4" w:rsidRPr="00A70B6E">
        <w:rPr>
          <w:rFonts w:ascii="Times New Roman" w:hAnsi="Times New Roman" w:cs="Times New Roman"/>
          <w:sz w:val="24"/>
        </w:rPr>
        <w:t>..</w:t>
      </w:r>
      <w:proofErr w:type="gramEnd"/>
      <w:r w:rsidR="001817D4"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Pr="00A70B6E">
        <w:t>The suitable temperature conditions of the southern Bering Sea are especially concerning considering the high vessel traffic in the region</w:t>
      </w:r>
      <w:r>
        <w:t>, and the lack of a continuous monitoring program in the region</w:t>
      </w:r>
      <w:r w:rsidRPr="00A70B6E">
        <w:t xml:space="preserve">. </w:t>
      </w:r>
      <w:r w:rsidR="00F90DE0" w:rsidRPr="00A70B6E">
        <w:t xml:space="preserve">At the same time, because these systems are still </w:t>
      </w:r>
      <w:r w:rsidR="00F90DE0" w:rsidRPr="00A70B6E">
        <w:rPr>
          <w:highlight w:val="cyan"/>
        </w:rPr>
        <w:t>uninvaded</w:t>
      </w:r>
      <w:r w:rsidR="00F90DE0" w:rsidRPr="00A70B6E">
        <w:t xml:space="preserve">, they are also excellent candidates for prevention and early detection. </w:t>
      </w:r>
      <w:r w:rsidR="003C7B80" w:rsidRPr="009E18C9">
        <w:t xml:space="preserve">Our work addresses an important knowledge gap in Pacific </w:t>
      </w:r>
      <w:r w:rsidR="003C7B80" w:rsidRPr="009E18C9">
        <w:lastRenderedPageBreak/>
        <w:t>Arctic research and exte</w:t>
      </w:r>
      <w:r w:rsidR="003C7B80">
        <w:t>n</w:t>
      </w:r>
      <w:r w:rsidR="00797733">
        <w:t>ds previous research by providing</w:t>
      </w:r>
      <w:r w:rsidR="003C7B80" w:rsidRPr="009E18C9">
        <w:t xml:space="preserve"> a comprehensive assessment of the role of temperature on high-latitude invasions based on an understanding of NIS physiological tolerances</w:t>
      </w:r>
      <w:r w:rsidR="003C7B80">
        <w:t xml:space="preserve"> and</w:t>
      </w:r>
      <w:r w:rsidR="003C7B80" w:rsidRPr="009E18C9">
        <w:t xml:space="preserve"> modeled ocean conditions.</w:t>
      </w:r>
    </w:p>
    <w:p w14:paraId="6F93826D" w14:textId="77777777" w:rsidR="00DB3FD2" w:rsidRPr="00A70B6E" w:rsidRDefault="00DB3FD2" w:rsidP="00DB3FD2">
      <w:pPr>
        <w:spacing w:before="200" w:line="360" w:lineRule="auto"/>
        <w:contextualSpacing/>
        <w:rPr>
          <w:color w:val="FF0000"/>
          <w:highlight w:val="white"/>
          <w:lang w:val="en-US"/>
        </w:rPr>
      </w:pPr>
      <w:bookmarkStart w:id="69" w:name="_j7rjor86myf4" w:colFirst="0" w:colLast="0"/>
      <w:bookmarkStart w:id="70" w:name="_wlyl2isgh4pt" w:colFirst="0" w:colLast="0"/>
      <w:bookmarkStart w:id="71" w:name="_9nos1ewn3on8" w:colFirst="0" w:colLast="0"/>
      <w:bookmarkStart w:id="72" w:name="_6eg1um4qsxm4" w:colFirst="0" w:colLast="0"/>
      <w:bookmarkEnd w:id="69"/>
      <w:bookmarkEnd w:id="70"/>
      <w:bookmarkEnd w:id="71"/>
      <w:bookmarkEnd w:id="72"/>
      <w:proofErr w:type="gramStart"/>
      <w:r w:rsidRPr="00A70B6E">
        <w:rPr>
          <w:color w:val="FF0000"/>
          <w:highlight w:val="white"/>
          <w:lang w:val="en-US"/>
        </w:rPr>
        <w:t>potential</w:t>
      </w:r>
      <w:proofErr w:type="gramEnd"/>
      <w:r w:rsidRPr="00A70B6E">
        <w:rPr>
          <w:color w:val="FF0000"/>
          <w:highlight w:val="white"/>
          <w:lang w:val="en-US"/>
        </w:rPr>
        <w:t xml:space="preserve">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t xml:space="preserve">The risk of nonindigenous species invasion in Prince William Sound associated with oil tanker traffic and ballast water </w:t>
      </w:r>
      <w:proofErr w:type="gramStart"/>
      <w:r w:rsidRPr="00A70B6E">
        <w:rPr>
          <w:color w:val="222222"/>
          <w:shd w:val="clear" w:color="auto" w:fill="F9CB9C"/>
          <w:lang w:val="en-US"/>
        </w:rPr>
        <w:t>management :</w:t>
      </w:r>
      <w:proofErr w:type="gramEnd"/>
      <w:r w:rsidRPr="00A70B6E">
        <w:rPr>
          <w:color w:val="222222"/>
          <w:shd w:val="clear" w:color="auto" w:fill="F9CB9C"/>
          <w:lang w:val="en-US"/>
        </w:rPr>
        <w:t xml:space="preserve">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w:t>
      </w:r>
      <w:proofErr w:type="spellStart"/>
      <w:r w:rsidRPr="00A70B6E">
        <w:rPr>
          <w:lang w:val="en-US"/>
        </w:rPr>
        <w:t>Gotthardt</w:t>
      </w:r>
      <w:proofErr w:type="spellEnd"/>
      <w:r w:rsidRPr="00A70B6E">
        <w:rPr>
          <w:lang w:val="en-US"/>
        </w:rPr>
        <w:t xml:space="preserve">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73"/>
      <w:r w:rsidRPr="00A70B6E">
        <w:rPr>
          <w:lang w:val="en-US"/>
        </w:rPr>
        <w:t xml:space="preserve">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commentRangeEnd w:id="73"/>
      <w:r w:rsidR="00304FD5" w:rsidRPr="00A70B6E">
        <w:rPr>
          <w:rStyle w:val="CommentReference"/>
          <w:rFonts w:ascii="Arial" w:eastAsia="Arial" w:hAnsi="Arial" w:cs="Arial"/>
          <w:color w:val="000000"/>
          <w:lang w:val="en-US" w:eastAsia="en-US"/>
        </w:rPr>
        <w:commentReference w:id="73"/>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74" w:name="_6u0eeeycv0oa" w:colFirst="0" w:colLast="0"/>
      <w:bookmarkEnd w:id="74"/>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5479F648" w14:textId="48CC2FEC" w:rsidR="00CB65C4" w:rsidRPr="00CB65C4" w:rsidRDefault="004D5A7F" w:rsidP="00CB65C4">
      <w:pPr>
        <w:widowControl w:val="0"/>
        <w:autoSpaceDE w:val="0"/>
        <w:autoSpaceDN w:val="0"/>
        <w:adjustRightInd w:val="0"/>
        <w:ind w:left="480" w:hanging="480"/>
        <w:rPr>
          <w:noProof/>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CB65C4" w:rsidRPr="00CB65C4">
        <w:rPr>
          <w:noProof/>
        </w:rPr>
        <w:t>Ashton, G. V., E. I. Riedlecker, and G. M. Ruiz. 2008. First non-native crustacean established in coastal waters of Alaska. Aquatic Biology 3:133–137.</w:t>
      </w:r>
    </w:p>
    <w:p w14:paraId="65EA0271" w14:textId="77777777" w:rsidR="00CB65C4" w:rsidRPr="00CB65C4" w:rsidRDefault="00CB65C4" w:rsidP="00CB65C4">
      <w:pPr>
        <w:widowControl w:val="0"/>
        <w:autoSpaceDE w:val="0"/>
        <w:autoSpaceDN w:val="0"/>
        <w:adjustRightInd w:val="0"/>
        <w:ind w:left="480" w:hanging="480"/>
        <w:rPr>
          <w:noProof/>
        </w:rPr>
      </w:pPr>
      <w:r w:rsidRPr="00CB65C4">
        <w:rPr>
          <w:noProof/>
        </w:rPr>
        <w:t>Blackburn, T. M., P. Pyšek, S. Bacher, J. T. Carlton, R. P. Duncan, V. Jarošík, J. R. U. Wilson, and D. M. Richardson. 2011. A proposed unified framework for biological invasions. Trends in Ecology and Evolution 26:333–339.</w:t>
      </w:r>
    </w:p>
    <w:p w14:paraId="5D6CA488" w14:textId="77777777" w:rsidR="00CB65C4" w:rsidRPr="00CB65C4" w:rsidRDefault="00CB65C4" w:rsidP="00CB65C4">
      <w:pPr>
        <w:widowControl w:val="0"/>
        <w:autoSpaceDE w:val="0"/>
        <w:autoSpaceDN w:val="0"/>
        <w:adjustRightInd w:val="0"/>
        <w:ind w:left="480" w:hanging="480"/>
        <w:rPr>
          <w:noProof/>
        </w:rPr>
      </w:pPr>
      <w:r w:rsidRPr="00CB65C4">
        <w:rPr>
          <w:noProof/>
        </w:rPr>
        <w:t>Carlton, J. T. 1996. Pattern, process, and prediction in marine invasion ecology. Biological Conservation 78:97–106.</w:t>
      </w:r>
    </w:p>
    <w:p w14:paraId="2BF0DC6F" w14:textId="77777777" w:rsidR="00CB65C4" w:rsidRPr="00CB65C4" w:rsidRDefault="00CB65C4" w:rsidP="00CB65C4">
      <w:pPr>
        <w:widowControl w:val="0"/>
        <w:autoSpaceDE w:val="0"/>
        <w:autoSpaceDN w:val="0"/>
        <w:adjustRightInd w:val="0"/>
        <w:ind w:left="480" w:hanging="480"/>
        <w:rPr>
          <w:noProof/>
        </w:rPr>
      </w:pPr>
      <w:r w:rsidRPr="00CB65C4">
        <w:rPr>
          <w:noProof/>
        </w:rPr>
        <w:t>Chan, F. T., E. Briski, S. A. Bailey, and H. J. MacIsaac. 2014. Richness–abundance relationships for zooplankton in ballast water: temperate versus Arctic comparisons. ICES Journal of Marine Science 71:1876–1884.</w:t>
      </w:r>
    </w:p>
    <w:p w14:paraId="52455ECC" w14:textId="77777777" w:rsidR="00CB65C4" w:rsidRPr="00CB65C4" w:rsidRDefault="00CB65C4" w:rsidP="00CB65C4">
      <w:pPr>
        <w:widowControl w:val="0"/>
        <w:autoSpaceDE w:val="0"/>
        <w:autoSpaceDN w:val="0"/>
        <w:adjustRightInd w:val="0"/>
        <w:ind w:left="480" w:hanging="480"/>
        <w:rPr>
          <w:noProof/>
        </w:rPr>
      </w:pPr>
      <w:r w:rsidRPr="00CB65C4">
        <w:rPr>
          <w:noProof/>
        </w:rPr>
        <w:t>Chan, F. T., H. J. MacIsaac, and S. A. Bailey. 2016. Survival of ship biofouling assemblages during and after voyages to the Canadian Arctic. Marine Biology 163:250.</w:t>
      </w:r>
    </w:p>
    <w:p w14:paraId="4A529518" w14:textId="77777777" w:rsidR="00CB65C4" w:rsidRPr="00CB65C4" w:rsidRDefault="00CB65C4" w:rsidP="00CB65C4">
      <w:pPr>
        <w:widowControl w:val="0"/>
        <w:autoSpaceDE w:val="0"/>
        <w:autoSpaceDN w:val="0"/>
        <w:adjustRightInd w:val="0"/>
        <w:ind w:left="480" w:hanging="480"/>
        <w:rPr>
          <w:noProof/>
        </w:rPr>
      </w:pPr>
      <w:r w:rsidRPr="00CB65C4">
        <w:rPr>
          <w:noProof/>
        </w:rPr>
        <w:t>Chan, F. T., H. J. MacIsaac, S. A. Bailey, and M. Krkošek. 2015. Relative importance of vessel hull fouling and ballast water as transport vectors of nonindigenous species to the Canadian Arctic. Canadian Journal of Fisheries and Aquatic Sciences 72:1230–1242.</w:t>
      </w:r>
    </w:p>
    <w:p w14:paraId="5D2EA384" w14:textId="77777777" w:rsidR="00CB65C4" w:rsidRPr="00CB65C4" w:rsidRDefault="00CB65C4" w:rsidP="00CB65C4">
      <w:pPr>
        <w:widowControl w:val="0"/>
        <w:autoSpaceDE w:val="0"/>
        <w:autoSpaceDN w:val="0"/>
        <w:adjustRightInd w:val="0"/>
        <w:ind w:left="480" w:hanging="480"/>
        <w:rPr>
          <w:noProof/>
        </w:rPr>
      </w:pPr>
      <w:r w:rsidRPr="00CB65C4">
        <w:rPr>
          <w:noProof/>
        </w:rPr>
        <w:t>Colautti, R. I., I. A. Grigorovich, and H. J. MacIsaac. 2006. Propagule pressure: A null model for biological invasions. Biological Invasions 8:1023–1037.</w:t>
      </w:r>
    </w:p>
    <w:p w14:paraId="6143EB13" w14:textId="77777777" w:rsidR="00CB65C4" w:rsidRPr="00CB65C4" w:rsidRDefault="00CB65C4" w:rsidP="00CB65C4">
      <w:pPr>
        <w:widowControl w:val="0"/>
        <w:autoSpaceDE w:val="0"/>
        <w:autoSpaceDN w:val="0"/>
        <w:adjustRightInd w:val="0"/>
        <w:ind w:left="480" w:hanging="480"/>
        <w:rPr>
          <w:noProof/>
        </w:rPr>
      </w:pPr>
      <w:r w:rsidRPr="00CB65C4">
        <w:rPr>
          <w:noProof/>
        </w:rPr>
        <w:t>Eguíluz, V. M., J. Fernández-Gracia, X. Irigoien, and C. M. Duarte. 2016. A quantitative assessment of Arctic shipping in 2010-2014. Scientific Reports 6:3–8.</w:t>
      </w:r>
    </w:p>
    <w:p w14:paraId="059E15DE" w14:textId="77777777" w:rsidR="00CB65C4" w:rsidRPr="00CB65C4" w:rsidRDefault="00CB65C4" w:rsidP="00CB65C4">
      <w:pPr>
        <w:widowControl w:val="0"/>
        <w:autoSpaceDE w:val="0"/>
        <w:autoSpaceDN w:val="0"/>
        <w:adjustRightInd w:val="0"/>
        <w:ind w:left="480" w:hanging="480"/>
        <w:rPr>
          <w:noProof/>
        </w:rPr>
      </w:pPr>
      <w:r w:rsidRPr="00CB65C4">
        <w:rPr>
          <w:noProof/>
        </w:rPr>
        <w:t>Fetzer, I., and W. Arntz. 2008. Reproductive strategies of benthic invertebrates in the Kara Sea (Russian Arctic): adaptation of reproduction modes to cold water. Marine Ecology Progress Series 356:189–202.</w:t>
      </w:r>
    </w:p>
    <w:p w14:paraId="1CB99096"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Fofonoff, P. W., G. M. Ruiz, B. Steves, C. Simkanin, and J. T. Carlton. 2003. National Exotic Marine and Estuarine Species Information System (NEMESIS). http://invasions.si.edu/nemesis/.</w:t>
      </w:r>
    </w:p>
    <w:p w14:paraId="15EC810B" w14:textId="77777777" w:rsidR="00CB65C4" w:rsidRPr="00CB65C4" w:rsidRDefault="00CB65C4" w:rsidP="00CB65C4">
      <w:pPr>
        <w:widowControl w:val="0"/>
        <w:autoSpaceDE w:val="0"/>
        <w:autoSpaceDN w:val="0"/>
        <w:adjustRightInd w:val="0"/>
        <w:ind w:left="480" w:hanging="480"/>
        <w:rPr>
          <w:noProof/>
        </w:rPr>
      </w:pPr>
      <w:r w:rsidRPr="00CB65C4">
        <w:rPr>
          <w:noProof/>
        </w:rPr>
        <w:t>Fuller, P. F., and A. J. Benson. 2013. Nonindigenous Aquatic Species Database (NAS). https://nas.er.usgs.gov/.</w:t>
      </w:r>
    </w:p>
    <w:p w14:paraId="2D1F3F77" w14:textId="77777777" w:rsidR="00CB65C4" w:rsidRPr="00CB65C4" w:rsidRDefault="00CB65C4" w:rsidP="00CB65C4">
      <w:pPr>
        <w:widowControl w:val="0"/>
        <w:autoSpaceDE w:val="0"/>
        <w:autoSpaceDN w:val="0"/>
        <w:adjustRightInd w:val="0"/>
        <w:ind w:left="480" w:hanging="480"/>
        <w:rPr>
          <w:noProof/>
        </w:rPr>
      </w:pPr>
      <w:r w:rsidRPr="00CB65C4">
        <w:rPr>
          <w:noProof/>
        </w:rPr>
        <w:t>Goldsmit, J., P. Archambault, G. Chust, E. Villarino, G. Liu, J. V. Lukovich, D. G. Barber, and K. L. Howland. 2018. Projecting present and future habitat suitability of ship-mediated aquatic invasive species in the Canadian Arctic. Biological Invasions 20:501–517.</w:t>
      </w:r>
    </w:p>
    <w:p w14:paraId="22D2821D" w14:textId="77777777" w:rsidR="00CB65C4" w:rsidRPr="00CB65C4" w:rsidRDefault="00CB65C4" w:rsidP="00CB65C4">
      <w:pPr>
        <w:widowControl w:val="0"/>
        <w:autoSpaceDE w:val="0"/>
        <w:autoSpaceDN w:val="0"/>
        <w:adjustRightInd w:val="0"/>
        <w:ind w:left="480" w:hanging="480"/>
        <w:rPr>
          <w:noProof/>
        </w:rPr>
      </w:pPr>
      <w:r w:rsidRPr="00CB65C4">
        <w:rPr>
          <w:noProof/>
        </w:rPr>
        <w:t>Grebmeier, J. M., L. W. Cooper, H. M. Feder, and B. I. Sirenko. 2006a. Ecosystem dynamics of the Pacific-influenced Northern Bering and Chukchi Seas in the Amerasian Arctic. Progress in Oceanography 71:331–361.</w:t>
      </w:r>
    </w:p>
    <w:p w14:paraId="00D649C3" w14:textId="77777777" w:rsidR="00CB65C4" w:rsidRPr="00CB65C4" w:rsidRDefault="00CB65C4" w:rsidP="00CB65C4">
      <w:pPr>
        <w:widowControl w:val="0"/>
        <w:autoSpaceDE w:val="0"/>
        <w:autoSpaceDN w:val="0"/>
        <w:adjustRightInd w:val="0"/>
        <w:ind w:left="480" w:hanging="480"/>
        <w:rPr>
          <w:noProof/>
        </w:rPr>
      </w:pPr>
      <w:r w:rsidRPr="00CB65C4">
        <w:rPr>
          <w:noProof/>
        </w:rPr>
        <w:t>Grebmeier, J. M., J. E. Overland, S. E. Moore, E. V Farley, E. C. Carmack, L. W. Cooper, K. E. Frey, J. H. Helle, F. A. McLaughlin, and S. L. McNutt. 2006b. A major ecosystem shift in the Northern Bering Sea. Science 311:1461–1464.</w:t>
      </w:r>
    </w:p>
    <w:p w14:paraId="37D86C4C" w14:textId="77777777" w:rsidR="00CB65C4" w:rsidRPr="00CB65C4" w:rsidRDefault="00CB65C4" w:rsidP="00CB65C4">
      <w:pPr>
        <w:widowControl w:val="0"/>
        <w:autoSpaceDE w:val="0"/>
        <w:autoSpaceDN w:val="0"/>
        <w:adjustRightInd w:val="0"/>
        <w:ind w:left="480" w:hanging="480"/>
        <w:rPr>
          <w:noProof/>
        </w:rPr>
      </w:pPr>
      <w:r w:rsidRPr="00CB65C4">
        <w:rPr>
          <w:noProof/>
        </w:rPr>
        <w:t>Herborg, L.-M., C. L. Jerde, D. M. Lodge, G. M. Ruiz, and H. J. MacIsaac. 2007. Predicting invasion risk using measures of introduction effort and environmental niche models 17:663–674.</w:t>
      </w:r>
    </w:p>
    <w:p w14:paraId="04BF6AC4" w14:textId="77777777" w:rsidR="00CB65C4" w:rsidRPr="00CB65C4" w:rsidRDefault="00CB65C4" w:rsidP="00CB65C4">
      <w:pPr>
        <w:widowControl w:val="0"/>
        <w:autoSpaceDE w:val="0"/>
        <w:autoSpaceDN w:val="0"/>
        <w:adjustRightInd w:val="0"/>
        <w:ind w:left="480" w:hanging="480"/>
        <w:rPr>
          <w:noProof/>
        </w:rPr>
      </w:pPr>
      <w:r w:rsidRPr="00CB65C4">
        <w:rPr>
          <w:noProof/>
        </w:rPr>
        <w:t>Hermann, A. J., G. A. Gibson, N. A. Bond, E. N. Curchitser, K. Hedstrom, W. Cheng, M. Wang, E. D. Cokelet, P. J. Stabeno, and K. Aydin. 2016. Projected future biophysical states of the Bering Sea. Deep-Sea Research Part II: Topical Studies in Oceanography 134:30–47.</w:t>
      </w:r>
    </w:p>
    <w:p w14:paraId="3E6FA743" w14:textId="77777777" w:rsidR="00CB65C4" w:rsidRPr="00CB65C4" w:rsidRDefault="00CB65C4" w:rsidP="00CB65C4">
      <w:pPr>
        <w:widowControl w:val="0"/>
        <w:autoSpaceDE w:val="0"/>
        <w:autoSpaceDN w:val="0"/>
        <w:adjustRightInd w:val="0"/>
        <w:ind w:left="480" w:hanging="480"/>
        <w:rPr>
          <w:noProof/>
        </w:rPr>
      </w:pPr>
      <w:r w:rsidRPr="00CB65C4">
        <w:rPr>
          <w:noProof/>
        </w:rPr>
        <w:t>Hermann, A. J., G. A. Gibson, N. A. Bond, E. N. Curchitser, K. Hedstrom, W. Cheng, M. Wang, P. J. Stabeno, L. Eisner, and K. D. Cieciel. 2013. A multivariate analysis of observed and modeled biophysical variability on the Bering Sea shelf: Multidecadal hindcasts (1970-</w:t>
      </w:r>
      <w:r w:rsidRPr="00CB65C4">
        <w:rPr>
          <w:noProof/>
        </w:rPr>
        <w:lastRenderedPageBreak/>
        <w:t>2009) and forecasts (2010-2040). Deep-Sea Research Part II: Topical Studies in Oceanography 94:121–139.</w:t>
      </w:r>
    </w:p>
    <w:p w14:paraId="5C7088CF" w14:textId="77777777" w:rsidR="00CB65C4" w:rsidRPr="00CB65C4" w:rsidRDefault="00CB65C4" w:rsidP="00CB65C4">
      <w:pPr>
        <w:widowControl w:val="0"/>
        <w:autoSpaceDE w:val="0"/>
        <w:autoSpaceDN w:val="0"/>
        <w:adjustRightInd w:val="0"/>
        <w:ind w:left="480" w:hanging="480"/>
        <w:rPr>
          <w:noProof/>
        </w:rPr>
      </w:pPr>
      <w:r w:rsidRPr="00CB65C4">
        <w:rPr>
          <w:noProof/>
        </w:rPr>
        <w:t>Huang, X., S. Li, P. Ni, Y. Gao, J. Bei, Z. Zhou, and A. Zhan. 2017. Rapid response to changing environments during biological invasions: DNA methylation perspectives. Molecular Ecology 12:3218–3221.</w:t>
      </w:r>
    </w:p>
    <w:p w14:paraId="643D5460" w14:textId="77777777" w:rsidR="00CB65C4" w:rsidRPr="00CB65C4" w:rsidRDefault="00CB65C4" w:rsidP="00CB65C4">
      <w:pPr>
        <w:widowControl w:val="0"/>
        <w:autoSpaceDE w:val="0"/>
        <w:autoSpaceDN w:val="0"/>
        <w:adjustRightInd w:val="0"/>
        <w:ind w:left="480" w:hanging="480"/>
        <w:rPr>
          <w:noProof/>
        </w:rPr>
      </w:pPr>
      <w:r w:rsidRPr="00CB65C4">
        <w:rPr>
          <w:noProof/>
        </w:rPr>
        <w:t>Iacarella, J. C., J. T. A. Dick, M. E. Alexander, and A. Ricciardi. 2015. Ecological impacts of invasive alien species along temperature gradients : testing the role of environmental matching. Ecological Applications 25:706–716.</w:t>
      </w:r>
    </w:p>
    <w:p w14:paraId="1FDAC549" w14:textId="77777777" w:rsidR="00CB65C4" w:rsidRPr="00CB65C4" w:rsidRDefault="00CB65C4" w:rsidP="00CB65C4">
      <w:pPr>
        <w:widowControl w:val="0"/>
        <w:autoSpaceDE w:val="0"/>
        <w:autoSpaceDN w:val="0"/>
        <w:adjustRightInd w:val="0"/>
        <w:ind w:left="480" w:hanging="480"/>
        <w:rPr>
          <w:noProof/>
        </w:rPr>
      </w:pPr>
      <w:r w:rsidRPr="00CB65C4">
        <w:rPr>
          <w:noProof/>
        </w:rPr>
        <w:t>Kassahn, K. S., R. H. Crozier, H. O. Pörtner, and M. J. Caley. 2009. Animal performance and stress: Responses and tolerance limits at different levels of biological organisation. Biological Reviews 84:277–292.</w:t>
      </w:r>
    </w:p>
    <w:p w14:paraId="26CF5644" w14:textId="77777777" w:rsidR="00CB65C4" w:rsidRPr="00CB65C4" w:rsidRDefault="00CB65C4" w:rsidP="00CB65C4">
      <w:pPr>
        <w:widowControl w:val="0"/>
        <w:autoSpaceDE w:val="0"/>
        <w:autoSpaceDN w:val="0"/>
        <w:adjustRightInd w:val="0"/>
        <w:ind w:left="480" w:hanging="480"/>
        <w:rPr>
          <w:noProof/>
        </w:rPr>
      </w:pPr>
      <w:r w:rsidRPr="00CB65C4">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7B2D32E2" w14:textId="77777777" w:rsidR="00CB65C4" w:rsidRPr="00CB65C4" w:rsidRDefault="00CB65C4" w:rsidP="00CB65C4">
      <w:pPr>
        <w:widowControl w:val="0"/>
        <w:autoSpaceDE w:val="0"/>
        <w:autoSpaceDN w:val="0"/>
        <w:adjustRightInd w:val="0"/>
        <w:ind w:left="480" w:hanging="480"/>
        <w:rPr>
          <w:noProof/>
        </w:rPr>
      </w:pPr>
      <w:r w:rsidRPr="00CB65C4">
        <w:rPr>
          <w:noProof/>
        </w:rPr>
        <w:t>Ladd, C., and J. E. Overland. 2009. Retrospective analysis of sea surface temperature in the northern Bering and Chukchi seas. NOAA Technical Memorandum OAR PMEL-145. Seattle, WA.</w:t>
      </w:r>
    </w:p>
    <w:p w14:paraId="1006138C" w14:textId="77777777" w:rsidR="00CB65C4" w:rsidRPr="00CB65C4" w:rsidRDefault="00CB65C4" w:rsidP="00CB65C4">
      <w:pPr>
        <w:widowControl w:val="0"/>
        <w:autoSpaceDE w:val="0"/>
        <w:autoSpaceDN w:val="0"/>
        <w:adjustRightInd w:val="0"/>
        <w:ind w:left="480" w:hanging="480"/>
        <w:rPr>
          <w:noProof/>
        </w:rPr>
      </w:pPr>
      <w:r w:rsidRPr="00CB65C4">
        <w:rPr>
          <w:noProof/>
        </w:rPr>
        <w:t>Lemke, P., J. Ren, R. B. Alley, I. Allison, J. Carrasco, G. Flato, Y. Fujii, G. Kaser, P. Mote, R. H. Thomas, and T. Zhang. 2007. Observations: Changes in snow, ice and frozen ground. Pages 337–383</w:t>
      </w:r>
      <w:r w:rsidRPr="00CB65C4">
        <w:rPr>
          <w:i/>
          <w:iCs/>
          <w:noProof/>
        </w:rPr>
        <w:t>in</w:t>
      </w:r>
      <w:r w:rsidRPr="00CB65C4">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542896AF"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Lord, J. P. 2017. Impact of seawater temperature on growth and recruitment of invasive fouling species at the global scale. Marine Ecology 38:1–10.</w:t>
      </w:r>
    </w:p>
    <w:p w14:paraId="34299396" w14:textId="77777777" w:rsidR="00CB65C4" w:rsidRPr="00CB65C4" w:rsidRDefault="00CB65C4" w:rsidP="00CB65C4">
      <w:pPr>
        <w:widowControl w:val="0"/>
        <w:autoSpaceDE w:val="0"/>
        <w:autoSpaceDN w:val="0"/>
        <w:adjustRightInd w:val="0"/>
        <w:ind w:left="480" w:hanging="480"/>
        <w:rPr>
          <w:noProof/>
        </w:rPr>
      </w:pPr>
      <w:r w:rsidRPr="00CB65C4">
        <w:rPr>
          <w:noProof/>
        </w:rPr>
        <w:t>Lord, J. P., J. M. Calini, and R. B. Whitlatch. 2015. Influence of seawater temperature and shipping on the spread and establishment of marine fouling species. Marine Biology 162:2481–2492.</w:t>
      </w:r>
    </w:p>
    <w:p w14:paraId="3A0FBD6E" w14:textId="77777777" w:rsidR="00CB65C4" w:rsidRPr="00CB65C4" w:rsidRDefault="00CB65C4" w:rsidP="00CB65C4">
      <w:pPr>
        <w:widowControl w:val="0"/>
        <w:autoSpaceDE w:val="0"/>
        <w:autoSpaceDN w:val="0"/>
        <w:adjustRightInd w:val="0"/>
        <w:ind w:left="480" w:hanging="480"/>
        <w:rPr>
          <w:noProof/>
        </w:rPr>
      </w:pPr>
      <w:r w:rsidRPr="00CB65C4">
        <w:rPr>
          <w:noProof/>
        </w:rPr>
        <w:t>Mandrak, N. E., and B. Cudmore. 2015. Risk assessment: Cornerstone of an aquatic invasive species program. Aquatic Ecosystem Health and Management 18:312–320.</w:t>
      </w:r>
    </w:p>
    <w:p w14:paraId="08E2F9EF" w14:textId="77777777" w:rsidR="00CB65C4" w:rsidRPr="00CB65C4" w:rsidRDefault="00CB65C4" w:rsidP="00CB65C4">
      <w:pPr>
        <w:widowControl w:val="0"/>
        <w:autoSpaceDE w:val="0"/>
        <w:autoSpaceDN w:val="0"/>
        <w:adjustRightInd w:val="0"/>
        <w:ind w:left="480" w:hanging="480"/>
        <w:rPr>
          <w:noProof/>
        </w:rPr>
      </w:pPr>
      <w:r w:rsidRPr="00CB65C4">
        <w:rPr>
          <w:noProof/>
        </w:rPr>
        <w:t>Matsuno, K., A. Yamaguchi, T. Hirawake, and I. Imai. 2011. Year-to-year changes of the mesozooplankton community in the Chukchi Sea during summers of 1991, 1992 and 2007, 2008. Polar Biology 34:1349–1360.</w:t>
      </w:r>
    </w:p>
    <w:p w14:paraId="069AF88E" w14:textId="77777777" w:rsidR="00CB65C4" w:rsidRPr="00CB65C4" w:rsidRDefault="00CB65C4" w:rsidP="00CB65C4">
      <w:pPr>
        <w:widowControl w:val="0"/>
        <w:autoSpaceDE w:val="0"/>
        <w:autoSpaceDN w:val="0"/>
        <w:adjustRightInd w:val="0"/>
        <w:ind w:left="480" w:hanging="480"/>
        <w:rPr>
          <w:noProof/>
        </w:rPr>
      </w:pPr>
      <w:r w:rsidRPr="00CB65C4">
        <w:rPr>
          <w:noProof/>
        </w:rPr>
        <w:t>McGee, S., R. Piorkowski, and G. Ruiz. 2006. Analysis of recent vessel arrivals and ballast water discharge in Alaska: Toward assessing ship-mediated invasion risk. Marine Pollution Bulletin 52:1634–1645.</w:t>
      </w:r>
    </w:p>
    <w:p w14:paraId="023E11F1" w14:textId="77777777" w:rsidR="00CB65C4" w:rsidRPr="00CB65C4" w:rsidRDefault="00CB65C4" w:rsidP="00CB65C4">
      <w:pPr>
        <w:widowControl w:val="0"/>
        <w:autoSpaceDE w:val="0"/>
        <w:autoSpaceDN w:val="0"/>
        <w:adjustRightInd w:val="0"/>
        <w:ind w:left="480" w:hanging="480"/>
        <w:rPr>
          <w:noProof/>
        </w:rPr>
      </w:pPr>
      <w:r w:rsidRPr="00CB65C4">
        <w:rPr>
          <w:noProof/>
        </w:rPr>
        <w:t>Miller, A. W., and G. M. Ruiz. 2014. Arctic shipping and marine invaders. Nature Climate Change 4:413–416.</w:t>
      </w:r>
    </w:p>
    <w:p w14:paraId="2243006D" w14:textId="77777777" w:rsidR="00CB65C4" w:rsidRPr="00CB65C4" w:rsidRDefault="00CB65C4" w:rsidP="00CB65C4">
      <w:pPr>
        <w:widowControl w:val="0"/>
        <w:autoSpaceDE w:val="0"/>
        <w:autoSpaceDN w:val="0"/>
        <w:adjustRightInd w:val="0"/>
        <w:ind w:left="480" w:hanging="480"/>
        <w:rPr>
          <w:noProof/>
        </w:rPr>
      </w:pPr>
      <w:r w:rsidRPr="00CB65C4">
        <w:rPr>
          <w:noProof/>
        </w:rPr>
        <w:t>Miller, K. B. 2016. Forecasting at the edge of the niche: Didemnum vexillum in Southeast Alaska. Marine Biology 163:1–12.</w:t>
      </w:r>
    </w:p>
    <w:p w14:paraId="7F742013" w14:textId="77777777" w:rsidR="00CB65C4" w:rsidRPr="00CB65C4" w:rsidRDefault="00CB65C4" w:rsidP="00CB65C4">
      <w:pPr>
        <w:widowControl w:val="0"/>
        <w:autoSpaceDE w:val="0"/>
        <w:autoSpaceDN w:val="0"/>
        <w:adjustRightInd w:val="0"/>
        <w:ind w:left="480" w:hanging="480"/>
        <w:rPr>
          <w:noProof/>
        </w:rPr>
      </w:pPr>
      <w:r w:rsidRPr="00CB65C4">
        <w:rPr>
          <w:noProof/>
        </w:rPr>
        <w:t>Molnar, J. L., R. L. Gamboa, C. Revenga, and M. D. Spalding. 2008. Assessing the global threat of invasive species to marine biodiversity. Frontiers in Ecology and the Environment 6:485–492.</w:t>
      </w:r>
    </w:p>
    <w:p w14:paraId="24FF7EE0" w14:textId="77777777" w:rsidR="00CB65C4" w:rsidRPr="00CB65C4" w:rsidRDefault="00CB65C4" w:rsidP="00CB65C4">
      <w:pPr>
        <w:widowControl w:val="0"/>
        <w:autoSpaceDE w:val="0"/>
        <w:autoSpaceDN w:val="0"/>
        <w:adjustRightInd w:val="0"/>
        <w:ind w:left="480" w:hanging="480"/>
        <w:rPr>
          <w:noProof/>
        </w:rPr>
      </w:pPr>
      <w:r w:rsidRPr="00CB65C4">
        <w:rPr>
          <w:noProof/>
        </w:rPr>
        <w:t>Monaco, C. J., and B. Helmuth. 2011. Tipping points, thresholds and the keystone role of physiology in marine climate change research. Page Advances in Marine Biology.</w:t>
      </w:r>
    </w:p>
    <w:p w14:paraId="78B32885"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Mueter, F. J., and M. A. Litzow. 2008. Sea ice retreat alters the biogeography of the Bering Sea </w:t>
      </w:r>
      <w:r w:rsidRPr="00CB65C4">
        <w:rPr>
          <w:noProof/>
        </w:rPr>
        <w:lastRenderedPageBreak/>
        <w:t>continental shelf. Ecological Applications 18:309–320.</w:t>
      </w:r>
    </w:p>
    <w:p w14:paraId="0C266BA8" w14:textId="77777777" w:rsidR="00CB65C4" w:rsidRPr="00CB65C4" w:rsidRDefault="00CB65C4" w:rsidP="00CB65C4">
      <w:pPr>
        <w:widowControl w:val="0"/>
        <w:autoSpaceDE w:val="0"/>
        <w:autoSpaceDN w:val="0"/>
        <w:adjustRightInd w:val="0"/>
        <w:ind w:left="480" w:hanging="480"/>
        <w:rPr>
          <w:noProof/>
        </w:rPr>
      </w:pPr>
      <w:r w:rsidRPr="00CB65C4">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8FCD0BE" w14:textId="77777777" w:rsidR="00CB65C4" w:rsidRPr="00CB65C4" w:rsidRDefault="00CB65C4" w:rsidP="00CB65C4">
      <w:pPr>
        <w:widowControl w:val="0"/>
        <w:autoSpaceDE w:val="0"/>
        <w:autoSpaceDN w:val="0"/>
        <w:adjustRightInd w:val="0"/>
        <w:ind w:left="480" w:hanging="480"/>
        <w:rPr>
          <w:noProof/>
        </w:rPr>
      </w:pPr>
      <w:r w:rsidRPr="00CB65C4">
        <w:rPr>
          <w:noProof/>
        </w:rPr>
        <w:t>Pörtner, H. O. 2001. Climate change and temperature-dependent biogeography: Oxygen limitation of thermal tolerance in animals. Naturwissenschaften 88:137–146.</w:t>
      </w:r>
    </w:p>
    <w:p w14:paraId="55E0D227" w14:textId="77777777" w:rsidR="00CB65C4" w:rsidRPr="00CB65C4" w:rsidRDefault="00CB65C4" w:rsidP="00CB65C4">
      <w:pPr>
        <w:widowControl w:val="0"/>
        <w:autoSpaceDE w:val="0"/>
        <w:autoSpaceDN w:val="0"/>
        <w:adjustRightInd w:val="0"/>
        <w:ind w:left="480" w:hanging="480"/>
        <w:rPr>
          <w:noProof/>
        </w:rPr>
      </w:pPr>
      <w:r w:rsidRPr="00CB65C4">
        <w:rPr>
          <w:noProof/>
        </w:rPr>
        <w:t>Powers, S. P., M. A. Bishop, J. H. Grabowski, and C. H. Peterson. 2006. Distribution of the invasive bivalve Mya arenaria L. on intertidal flats of southcentral Alaska. Journal of Sea Research 55:207–216.</w:t>
      </w:r>
    </w:p>
    <w:p w14:paraId="2CEB06CC" w14:textId="77777777" w:rsidR="00CB65C4" w:rsidRPr="00CB65C4" w:rsidRDefault="00CB65C4" w:rsidP="00CB65C4">
      <w:pPr>
        <w:widowControl w:val="0"/>
        <w:autoSpaceDE w:val="0"/>
        <w:autoSpaceDN w:val="0"/>
        <w:adjustRightInd w:val="0"/>
        <w:ind w:left="480" w:hanging="480"/>
        <w:rPr>
          <w:noProof/>
        </w:rPr>
      </w:pPr>
      <w:r w:rsidRPr="00CB65C4">
        <w:rPr>
          <w:noProof/>
        </w:rPr>
        <w:t>R Core Team. 2016. R: A language and environment for statistical computing. R Foundation for Statistical Computing, Vienna.</w:t>
      </w:r>
    </w:p>
    <w:p w14:paraId="4F7097C6" w14:textId="77777777" w:rsidR="00CB65C4" w:rsidRPr="00CB65C4" w:rsidRDefault="00CB65C4" w:rsidP="00CB65C4">
      <w:pPr>
        <w:widowControl w:val="0"/>
        <w:autoSpaceDE w:val="0"/>
        <w:autoSpaceDN w:val="0"/>
        <w:adjustRightInd w:val="0"/>
        <w:ind w:left="480" w:hanging="480"/>
        <w:rPr>
          <w:noProof/>
        </w:rPr>
      </w:pPr>
      <w:r w:rsidRPr="00CB65C4">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D7B74B3" w14:textId="77777777" w:rsidR="00CB65C4" w:rsidRPr="00CB65C4" w:rsidRDefault="00CB65C4" w:rsidP="00CB65C4">
      <w:pPr>
        <w:widowControl w:val="0"/>
        <w:autoSpaceDE w:val="0"/>
        <w:autoSpaceDN w:val="0"/>
        <w:adjustRightInd w:val="0"/>
        <w:ind w:left="480" w:hanging="480"/>
        <w:rPr>
          <w:noProof/>
        </w:rPr>
      </w:pPr>
      <w:r w:rsidRPr="00CB65C4">
        <w:rPr>
          <w:noProof/>
        </w:rPr>
        <w:t>Reimer, J. P., A. Droghini, A. Fischbach, J. T. Watson, B. Bernard, and A. Poe. 2017. Assessing the risk of non-native marine species in the Bering Sea. Anchorage, AK.</w:t>
      </w:r>
    </w:p>
    <w:p w14:paraId="7438D4D6" w14:textId="77777777" w:rsidR="00CB65C4" w:rsidRPr="00CB65C4" w:rsidRDefault="00CB65C4" w:rsidP="00CB65C4">
      <w:pPr>
        <w:widowControl w:val="0"/>
        <w:autoSpaceDE w:val="0"/>
        <w:autoSpaceDN w:val="0"/>
        <w:adjustRightInd w:val="0"/>
        <w:ind w:left="480" w:hanging="480"/>
        <w:rPr>
          <w:noProof/>
        </w:rPr>
      </w:pPr>
      <w:r w:rsidRPr="00CB65C4">
        <w:rPr>
          <w:noProof/>
        </w:rPr>
        <w:t>Renaud, P. E., M. K. Sejr, B. A. Bluhm, B. Sirenko, and I. H. Ellingsen. 2015. The future of Arctic benthos: Expansion, invasion, and biodiversity. Progress in Oceanography 139:244–257.</w:t>
      </w:r>
    </w:p>
    <w:p w14:paraId="4349FF77"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de Rivera, C. E., N. G. Hitchcock, S. J. Teck, B. P. Steves, A. H. Hines, and G. M. Ruiz. 2007. Larval development rate predicts range expansion of an introduced crab. Marine Biology </w:t>
      </w:r>
      <w:r w:rsidRPr="00CB65C4">
        <w:rPr>
          <w:noProof/>
        </w:rPr>
        <w:lastRenderedPageBreak/>
        <w:t>150:1275–1288.</w:t>
      </w:r>
    </w:p>
    <w:p w14:paraId="08DA5D76" w14:textId="77777777" w:rsidR="00CB65C4" w:rsidRPr="00CB65C4" w:rsidRDefault="00CB65C4" w:rsidP="00CB65C4">
      <w:pPr>
        <w:widowControl w:val="0"/>
        <w:autoSpaceDE w:val="0"/>
        <w:autoSpaceDN w:val="0"/>
        <w:adjustRightInd w:val="0"/>
        <w:ind w:left="480" w:hanging="480"/>
        <w:rPr>
          <w:noProof/>
        </w:rPr>
      </w:pPr>
      <w:r w:rsidRPr="00CB65C4">
        <w:rPr>
          <w:noProof/>
        </w:rPr>
        <w:t>de Rivera, C. E., B. P. Steves, P. W. Fofonoff, A. H. Hines, and G. M. Ruiz. 2011. Potential for high-latitude marine invasions along western North America. Diversity and Distributions 17:1198–1209.</w:t>
      </w:r>
    </w:p>
    <w:p w14:paraId="3C403A8E" w14:textId="77777777" w:rsidR="00CB65C4" w:rsidRPr="00CB65C4" w:rsidRDefault="00CB65C4" w:rsidP="00CB65C4">
      <w:pPr>
        <w:widowControl w:val="0"/>
        <w:autoSpaceDE w:val="0"/>
        <w:autoSpaceDN w:val="0"/>
        <w:adjustRightInd w:val="0"/>
        <w:ind w:left="480" w:hanging="480"/>
        <w:rPr>
          <w:noProof/>
        </w:rPr>
      </w:pPr>
      <w:r w:rsidRPr="00CB65C4">
        <w:rPr>
          <w:noProof/>
        </w:rPr>
        <w:t>Ruiz, G. M., J. T. Carlton, E. D. Grosholz, and A. H. Hines. 1997. Global invasions of marine and estuarine habitats by non-indigenous species: Mechanisms, extent, and consequences. American Zoologist 37:621–632.</w:t>
      </w:r>
    </w:p>
    <w:p w14:paraId="07132664" w14:textId="77777777" w:rsidR="00CB65C4" w:rsidRPr="00CB65C4" w:rsidRDefault="00CB65C4" w:rsidP="00CB65C4">
      <w:pPr>
        <w:widowControl w:val="0"/>
        <w:autoSpaceDE w:val="0"/>
        <w:autoSpaceDN w:val="0"/>
        <w:adjustRightInd w:val="0"/>
        <w:ind w:left="480" w:hanging="480"/>
        <w:rPr>
          <w:noProof/>
        </w:rPr>
      </w:pPr>
      <w:r w:rsidRPr="00CB65C4">
        <w:rPr>
          <w:noProof/>
        </w:rPr>
        <w:t>Ruiz, G. M., P. W. Fofonoff, and J. T. Carlton. 2015. Invasion history and vector dynamics in coastal marine ecosystems: a North American perspective. Aquatic Ecosystem Health &amp; Management 18:299–311.</w:t>
      </w:r>
    </w:p>
    <w:p w14:paraId="04B484C7" w14:textId="77777777" w:rsidR="00CB65C4" w:rsidRPr="00CB65C4" w:rsidRDefault="00CB65C4" w:rsidP="00CB65C4">
      <w:pPr>
        <w:widowControl w:val="0"/>
        <w:autoSpaceDE w:val="0"/>
        <w:autoSpaceDN w:val="0"/>
        <w:adjustRightInd w:val="0"/>
        <w:ind w:left="480" w:hanging="480"/>
        <w:rPr>
          <w:noProof/>
        </w:rPr>
      </w:pPr>
      <w:r w:rsidRPr="00CB65C4">
        <w:rPr>
          <w:noProof/>
        </w:rPr>
        <w:t>Ruiz, G. M., P. W. Fofonoff, J. T. Carlton, M. J. Wonham, and A. H. Hines. 2000. Invasion of coastal marine communities in North America: apparent patterns, processes, and biases. Annual Review of Ecology and Systematics 31:481–531.</w:t>
      </w:r>
    </w:p>
    <w:p w14:paraId="1C566D7C" w14:textId="77777777" w:rsidR="00CB65C4" w:rsidRPr="00CB65C4" w:rsidRDefault="00CB65C4" w:rsidP="00CB65C4">
      <w:pPr>
        <w:widowControl w:val="0"/>
        <w:autoSpaceDE w:val="0"/>
        <w:autoSpaceDN w:val="0"/>
        <w:adjustRightInd w:val="0"/>
        <w:ind w:left="480" w:hanging="480"/>
        <w:rPr>
          <w:noProof/>
        </w:rPr>
      </w:pPr>
      <w:r w:rsidRPr="00CB65C4">
        <w:rPr>
          <w:noProof/>
        </w:rPr>
        <w:t>Saunders, M., and A. Metaxas. 2007. Temperature explains settlement patterns of the introduced bryozoan Membranipora membranacea in Nova Scotia, Canada. Marine Ecology Progress Series 344:95–106.</w:t>
      </w:r>
    </w:p>
    <w:p w14:paraId="3AB2E173"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t>
      </w:r>
      <w:r w:rsidRPr="00CB65C4">
        <w:rPr>
          <w:noProof/>
        </w:rPr>
        <w:lastRenderedPageBreak/>
        <w:t>worldwide. Nature Communications 8:14435.</w:t>
      </w:r>
    </w:p>
    <w:p w14:paraId="7B7FC37A" w14:textId="77777777" w:rsidR="00CB65C4" w:rsidRPr="00CB65C4" w:rsidRDefault="00CB65C4" w:rsidP="00CB65C4">
      <w:pPr>
        <w:widowControl w:val="0"/>
        <w:autoSpaceDE w:val="0"/>
        <w:autoSpaceDN w:val="0"/>
        <w:adjustRightInd w:val="0"/>
        <w:ind w:left="480" w:hanging="480"/>
        <w:rPr>
          <w:noProof/>
        </w:rPr>
      </w:pPr>
      <w:r w:rsidRPr="00CB65C4">
        <w:rPr>
          <w:noProof/>
        </w:rPr>
        <w:t>Seebens, H., M. T. Gastner, and B. Blasius. 2013. The risk of marine bioinvasion caused by global shipping. Ecology Letters 16:782–790.</w:t>
      </w:r>
    </w:p>
    <w:p w14:paraId="6F7B2331" w14:textId="77777777" w:rsidR="00CB65C4" w:rsidRPr="00CB65C4" w:rsidRDefault="00CB65C4" w:rsidP="00CB65C4">
      <w:pPr>
        <w:widowControl w:val="0"/>
        <w:autoSpaceDE w:val="0"/>
        <w:autoSpaceDN w:val="0"/>
        <w:adjustRightInd w:val="0"/>
        <w:ind w:left="480" w:hanging="480"/>
        <w:rPr>
          <w:noProof/>
        </w:rPr>
      </w:pPr>
      <w:r w:rsidRPr="00CB65C4">
        <w:rPr>
          <w:noProof/>
        </w:rPr>
        <w:t>Sorte, C. J. B. 2014. Synergies between climate change and species invasions: Evidence from marine systems. Invasive Species and Global Climate Change:101–116.</w:t>
      </w:r>
    </w:p>
    <w:p w14:paraId="62020303" w14:textId="77777777" w:rsidR="00CB65C4" w:rsidRPr="00CB65C4" w:rsidRDefault="00CB65C4" w:rsidP="00CB65C4">
      <w:pPr>
        <w:widowControl w:val="0"/>
        <w:autoSpaceDE w:val="0"/>
        <w:autoSpaceDN w:val="0"/>
        <w:adjustRightInd w:val="0"/>
        <w:ind w:left="480" w:hanging="480"/>
        <w:rPr>
          <w:noProof/>
        </w:rPr>
      </w:pPr>
      <w:r w:rsidRPr="00CB65C4">
        <w:rPr>
          <w:noProof/>
        </w:rPr>
        <w:t>Sorte, C. J. B., S. J. Jones, and L. P. Miller. 2011. Geographic variation in temperature tolerance as an indicator of potential population responses to climate change. Journal of Experimental Marine Biology and Ecology 400:209–217.</w:t>
      </w:r>
    </w:p>
    <w:p w14:paraId="023A7FCE" w14:textId="77777777" w:rsidR="00CB65C4" w:rsidRPr="00CB65C4" w:rsidRDefault="00CB65C4" w:rsidP="00CB65C4">
      <w:pPr>
        <w:widowControl w:val="0"/>
        <w:autoSpaceDE w:val="0"/>
        <w:autoSpaceDN w:val="0"/>
        <w:adjustRightInd w:val="0"/>
        <w:ind w:left="480" w:hanging="480"/>
        <w:rPr>
          <w:noProof/>
        </w:rPr>
      </w:pPr>
      <w:r w:rsidRPr="00CB65C4">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945C307" w14:textId="77777777" w:rsidR="00CB65C4" w:rsidRPr="00CB65C4" w:rsidRDefault="00CB65C4" w:rsidP="00CB65C4">
      <w:pPr>
        <w:widowControl w:val="0"/>
        <w:autoSpaceDE w:val="0"/>
        <w:autoSpaceDN w:val="0"/>
        <w:adjustRightInd w:val="0"/>
        <w:ind w:left="480" w:hanging="480"/>
        <w:rPr>
          <w:noProof/>
        </w:rPr>
      </w:pPr>
      <w:r w:rsidRPr="00CB65C4">
        <w:rPr>
          <w:noProof/>
        </w:rPr>
        <w:t>Stabeno, P. J., N. A. Bond, and S. A. Salo. 2007. On the recent warming of the southeastern Bering Sea shelf. Deep-Sea Research Part II: Topical Studies in Oceanography 54:2599–2618.</w:t>
      </w:r>
    </w:p>
    <w:p w14:paraId="24579812" w14:textId="77777777" w:rsidR="00CB65C4" w:rsidRPr="00CB65C4" w:rsidRDefault="00CB65C4" w:rsidP="00CB65C4">
      <w:pPr>
        <w:widowControl w:val="0"/>
        <w:autoSpaceDE w:val="0"/>
        <w:autoSpaceDN w:val="0"/>
        <w:adjustRightInd w:val="0"/>
        <w:ind w:left="480" w:hanging="480"/>
        <w:rPr>
          <w:noProof/>
        </w:rPr>
      </w:pPr>
      <w:r w:rsidRPr="00CB65C4">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4F71C1AE" w14:textId="77777777" w:rsidR="00CB65C4" w:rsidRPr="00CB65C4" w:rsidRDefault="00CB65C4" w:rsidP="00CB65C4">
      <w:pPr>
        <w:widowControl w:val="0"/>
        <w:autoSpaceDE w:val="0"/>
        <w:autoSpaceDN w:val="0"/>
        <w:adjustRightInd w:val="0"/>
        <w:ind w:left="480" w:hanging="480"/>
        <w:rPr>
          <w:noProof/>
        </w:rPr>
      </w:pPr>
      <w:r w:rsidRPr="00CB65C4">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A201391"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Stroeve, J. C., M. C. Serreze, M. M. Holland, J. E. Kay, J. Malanik, and A. P. Barrett. 2012. The Arctic’s rapidly shrinking sea ice cover: A research synthesis. Climatic Change 110:1005–1027.</w:t>
      </w:r>
    </w:p>
    <w:p w14:paraId="1B9B75F9" w14:textId="77777777" w:rsidR="00CB65C4" w:rsidRPr="00CB65C4" w:rsidRDefault="00CB65C4" w:rsidP="00CB65C4">
      <w:pPr>
        <w:widowControl w:val="0"/>
        <w:autoSpaceDE w:val="0"/>
        <w:autoSpaceDN w:val="0"/>
        <w:adjustRightInd w:val="0"/>
        <w:ind w:left="480" w:hanging="480"/>
        <w:rPr>
          <w:noProof/>
        </w:rPr>
      </w:pPr>
      <w:r w:rsidRPr="00CB65C4">
        <w:rPr>
          <w:noProof/>
        </w:rPr>
        <w:t>Valdizan, A., P. G. Beninger, P. Decottignies, M. Chantrel, and B. Cognie. 2011. Evidence that rising coastal seawater temperatures increase reproductive output of the invasive gastropod Crepidula fornicata. Marine Ecology Progress Series 438:153–165.</w:t>
      </w:r>
    </w:p>
    <w:p w14:paraId="36099232" w14:textId="77777777" w:rsidR="00CB65C4" w:rsidRPr="00CB65C4" w:rsidRDefault="00CB65C4" w:rsidP="00CB65C4">
      <w:pPr>
        <w:widowControl w:val="0"/>
        <w:autoSpaceDE w:val="0"/>
        <w:autoSpaceDN w:val="0"/>
        <w:adjustRightInd w:val="0"/>
        <w:ind w:left="480" w:hanging="480"/>
        <w:rPr>
          <w:noProof/>
        </w:rPr>
      </w:pPr>
      <w:r w:rsidRPr="00CB65C4">
        <w:rPr>
          <w:noProof/>
        </w:rPr>
        <w:t>Verling, E., G. M. Ruiz, L. D. Smith, B. Galil, A. W. Miller, and K. R. Murphy. 2005. Supply-side invasion ecology: characterizing propagule pressure in coastal ecosystems. Proceedings of the Royal Society B: Biological Sciences 272:1249–1257.</w:t>
      </w:r>
    </w:p>
    <w:p w14:paraId="283A5F9B" w14:textId="77777777" w:rsidR="00CB65C4" w:rsidRPr="00CB65C4" w:rsidRDefault="00CB65C4" w:rsidP="00CB65C4">
      <w:pPr>
        <w:widowControl w:val="0"/>
        <w:autoSpaceDE w:val="0"/>
        <w:autoSpaceDN w:val="0"/>
        <w:adjustRightInd w:val="0"/>
        <w:ind w:left="480" w:hanging="480"/>
        <w:rPr>
          <w:noProof/>
        </w:rPr>
      </w:pPr>
      <w:r w:rsidRPr="00CB65C4">
        <w:rPr>
          <w:noProof/>
        </w:rPr>
        <w:t>Verna, D. E., and B. P. Harris. 2016. Review of ballast water management policy and associated implications for Alaska. Marine Policy 70:13–21.</w:t>
      </w:r>
    </w:p>
    <w:p w14:paraId="6272962C" w14:textId="77777777" w:rsidR="00CB65C4" w:rsidRPr="00CB65C4" w:rsidRDefault="00CB65C4" w:rsidP="00CB65C4">
      <w:pPr>
        <w:widowControl w:val="0"/>
        <w:autoSpaceDE w:val="0"/>
        <w:autoSpaceDN w:val="0"/>
        <w:adjustRightInd w:val="0"/>
        <w:ind w:left="480" w:hanging="480"/>
        <w:rPr>
          <w:noProof/>
        </w:rPr>
      </w:pPr>
      <w:r w:rsidRPr="00CB65C4">
        <w:rPr>
          <w:noProof/>
        </w:rPr>
        <w:t>Verna, D., B. Harris, K. Holzer, and M. Minton. 2016. Ballast-borne marine invasive species: exploring the risk to coastal Alaska, USA. Management of Biological Invasions 7:199–211.</w:t>
      </w:r>
    </w:p>
    <w:p w14:paraId="60F80028" w14:textId="77777777" w:rsidR="00CB65C4" w:rsidRPr="00CB65C4" w:rsidRDefault="00CB65C4" w:rsidP="00CB65C4">
      <w:pPr>
        <w:widowControl w:val="0"/>
        <w:autoSpaceDE w:val="0"/>
        <w:autoSpaceDN w:val="0"/>
        <w:adjustRightInd w:val="0"/>
        <w:ind w:left="480" w:hanging="480"/>
        <w:rPr>
          <w:noProof/>
        </w:rPr>
      </w:pPr>
      <w:r w:rsidRPr="00CB65C4">
        <w:rPr>
          <w:noProof/>
        </w:rPr>
        <w:t>Wang, M., J. E. Overland, and N. A. Bond. 2010. Climate projections for selected large marine ecosystems. Journal of Marine Systems 79:258–266.</w:t>
      </w:r>
    </w:p>
    <w:p w14:paraId="252AE722" w14:textId="77777777" w:rsidR="00CB65C4" w:rsidRPr="00CB65C4" w:rsidRDefault="00CB65C4" w:rsidP="00CB65C4">
      <w:pPr>
        <w:widowControl w:val="0"/>
        <w:autoSpaceDE w:val="0"/>
        <w:autoSpaceDN w:val="0"/>
        <w:adjustRightInd w:val="0"/>
        <w:ind w:left="480" w:hanging="480"/>
        <w:rPr>
          <w:noProof/>
        </w:rPr>
      </w:pPr>
      <w:r w:rsidRPr="00CB65C4">
        <w:rPr>
          <w:noProof/>
        </w:rPr>
        <w:t>Wang, M., J. E. Overland, and P. Stabeno. 2012. Future climate of the Bering and Chukchi Seas projected by global climate models. Deep-Sea Research Part II: Topical Studies in Oceanography 65–70:46–57.</w:t>
      </w:r>
    </w:p>
    <w:p w14:paraId="79F1CCB4" w14:textId="77777777" w:rsidR="00CB65C4" w:rsidRPr="00CB65C4" w:rsidRDefault="00CB65C4" w:rsidP="00CB65C4">
      <w:pPr>
        <w:widowControl w:val="0"/>
        <w:autoSpaceDE w:val="0"/>
        <w:autoSpaceDN w:val="0"/>
        <w:adjustRightInd w:val="0"/>
        <w:ind w:left="480" w:hanging="480"/>
        <w:rPr>
          <w:noProof/>
        </w:rPr>
      </w:pPr>
      <w:r w:rsidRPr="00CB65C4">
        <w:rPr>
          <w:noProof/>
        </w:rPr>
        <w:t>Ware, C., J. Berge, A. Jelmert, S. M. Olsen, L. Pellissier, M. Wisz, D. Kriticos, G. Semenov, S. Kwaśniewski, and I. G. Alsos. 2016. Biological introduction risks from shipping in a warming Arctic. Journal of Applied Ecology 53:340–349.</w:t>
      </w:r>
    </w:p>
    <w:p w14:paraId="4C470EED"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Ware, C., J. Berge, J. H. Sundet, J. B. Kirkpatrick, A. D. M. Coutts, A. Jelmert, S. M. Olsen, O. Floerl, M. S. Wisz, and I. G. Alsos. 2014. Climate change, non-indigenous species and </w:t>
      </w:r>
      <w:r w:rsidRPr="00CB65C4">
        <w:rPr>
          <w:noProof/>
        </w:rPr>
        <w:lastRenderedPageBreak/>
        <w:t>shipping: assessing the risk of species introduction to a high-Arctic archipelago. Diversity and Distributions 20:10–19.</w:t>
      </w:r>
    </w:p>
    <w:p w14:paraId="5D146566" w14:textId="77777777" w:rsidR="00CB65C4" w:rsidRPr="00CB65C4" w:rsidRDefault="00CB65C4" w:rsidP="00CB65C4">
      <w:pPr>
        <w:widowControl w:val="0"/>
        <w:autoSpaceDE w:val="0"/>
        <w:autoSpaceDN w:val="0"/>
        <w:adjustRightInd w:val="0"/>
        <w:ind w:left="480" w:hanging="480"/>
        <w:rPr>
          <w:noProof/>
        </w:rPr>
      </w:pPr>
      <w:r w:rsidRPr="00CB65C4">
        <w:rPr>
          <w:noProof/>
        </w:rPr>
        <w:t>Watson, J. T., and A. C. Haynie. 2016. Using vessel monitoring system data to identify and characterize trips made by fishing vessels in the United States North Pacific. PLoS ONE 11:1–20.</w:t>
      </w:r>
    </w:p>
    <w:p w14:paraId="7282E8F2" w14:textId="77777777" w:rsidR="00CB65C4" w:rsidRPr="00CB65C4" w:rsidRDefault="00CB65C4" w:rsidP="00CB65C4">
      <w:pPr>
        <w:widowControl w:val="0"/>
        <w:autoSpaceDE w:val="0"/>
        <w:autoSpaceDN w:val="0"/>
        <w:adjustRightInd w:val="0"/>
        <w:ind w:left="480" w:hanging="480"/>
        <w:rPr>
          <w:noProof/>
        </w:rPr>
      </w:pPr>
      <w:r w:rsidRPr="00CB65C4">
        <w:rPr>
          <w:noProof/>
        </w:rPr>
        <w:t>Westerman, E. L., R. Whitlatch, J. A. Dijkstra, and L. G. Harris. 2009. Variation in brooding period masks similarities in response to changing temperatures. Marine Ecology Progress Series 391:13–19.</w:t>
      </w:r>
    </w:p>
    <w:p w14:paraId="232F8586" w14:textId="77777777" w:rsidR="00CB65C4" w:rsidRPr="00CB65C4" w:rsidRDefault="00CB65C4" w:rsidP="00CB65C4">
      <w:pPr>
        <w:widowControl w:val="0"/>
        <w:autoSpaceDE w:val="0"/>
        <w:autoSpaceDN w:val="0"/>
        <w:adjustRightInd w:val="0"/>
        <w:ind w:left="480" w:hanging="480"/>
        <w:rPr>
          <w:noProof/>
        </w:rPr>
      </w:pPr>
      <w:r w:rsidRPr="00CB65C4">
        <w:rPr>
          <w:noProof/>
        </w:rPr>
        <w:t>Witte, S., C. Buschbaum, J. E. E. van Beusekom, and K. Reise. 2010. Does climatic warming explain why an introduced barnacle finally takes over after a lag of more than 50 years? Biological Invasions 12:3579–3589.</w:t>
      </w:r>
    </w:p>
    <w:p w14:paraId="71223806" w14:textId="77777777" w:rsidR="00CB65C4" w:rsidRPr="00CB65C4" w:rsidRDefault="00CB65C4" w:rsidP="00CB65C4">
      <w:pPr>
        <w:widowControl w:val="0"/>
        <w:autoSpaceDE w:val="0"/>
        <w:autoSpaceDN w:val="0"/>
        <w:adjustRightInd w:val="0"/>
        <w:ind w:left="480" w:hanging="480"/>
        <w:rPr>
          <w:noProof/>
        </w:rPr>
      </w:pPr>
      <w:r w:rsidRPr="00CB65C4">
        <w:rPr>
          <w:noProof/>
        </w:rPr>
        <w:t>Woodin, S. A., T. J. Hilbish, B. Helmuth, S. J. Jones, and D. S. Wethey. 2013. Climate change, species distribution models, and physiological performance metrics: Predicting when biogeographic models are likely to fail. Ecology and Evolution 3:3334–3346.</w:t>
      </w:r>
    </w:p>
    <w:p w14:paraId="54B3EFE2" w14:textId="64DAF54E" w:rsidR="004D5A7F" w:rsidRPr="00A70B6E" w:rsidRDefault="004D5A7F" w:rsidP="00CB65C4">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proofErr w:type="gramStart"/>
      <w:r w:rsidRPr="00A70B6E">
        <w:t>extra</w:t>
      </w:r>
      <w:proofErr w:type="gramEnd"/>
      <w:r w:rsidRPr="00A70B6E">
        <w:t xml:space="preserve">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proofErr w:type="gramStart"/>
      <w:r w:rsidRPr="00A70B6E">
        <w:rPr>
          <w:lang w:val="en-US"/>
        </w:rPr>
        <w:t>Ashton, G., Davidson, I., and Ruiz, G. [2014].</w:t>
      </w:r>
      <w:proofErr w:type="gramEnd"/>
      <w:r w:rsidRPr="00A70B6E">
        <w:rPr>
          <w:lang w:val="en-US"/>
        </w:rPr>
        <w:t xml:space="preserve"> </w:t>
      </w:r>
      <w:proofErr w:type="gramStart"/>
      <w:r w:rsidRPr="00A70B6E">
        <w:rPr>
          <w:lang w:val="en-US"/>
        </w:rPr>
        <w:t>Transient small boats as a long-distance coastal vector for dispersal of biofouling organisms.</w:t>
      </w:r>
      <w:proofErr w:type="gramEnd"/>
      <w:r w:rsidRPr="00A70B6E">
        <w:rPr>
          <w:lang w:val="en-US"/>
        </w:rPr>
        <w:t xml:space="preserve">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proofErr w:type="spellStart"/>
      <w:proofErr w:type="gramStart"/>
      <w:r w:rsidRPr="00A70B6E">
        <w:rPr>
          <w:lang w:val="en-US"/>
        </w:rPr>
        <w:t>Floerl</w:t>
      </w:r>
      <w:proofErr w:type="spellEnd"/>
      <w:r w:rsidRPr="00A70B6E">
        <w:rPr>
          <w:lang w:val="en-US"/>
        </w:rPr>
        <w:t xml:space="preserve">, O., </w:t>
      </w:r>
      <w:proofErr w:type="spellStart"/>
      <w:r w:rsidRPr="00A70B6E">
        <w:rPr>
          <w:lang w:val="en-US"/>
        </w:rPr>
        <w:t>Inglis</w:t>
      </w:r>
      <w:proofErr w:type="spellEnd"/>
      <w:r w:rsidRPr="00A70B6E">
        <w:rPr>
          <w:lang w:val="en-US"/>
        </w:rPr>
        <w:t xml:space="preserve">, G.J., </w:t>
      </w:r>
      <w:proofErr w:type="spellStart"/>
      <w:r w:rsidRPr="00A70B6E">
        <w:rPr>
          <w:lang w:val="en-US"/>
        </w:rPr>
        <w:t>Dey</w:t>
      </w:r>
      <w:proofErr w:type="spellEnd"/>
      <w:r w:rsidRPr="00A70B6E">
        <w:rPr>
          <w:lang w:val="en-US"/>
        </w:rPr>
        <w:t>, K., and Smith, A. [2009].</w:t>
      </w:r>
      <w:proofErr w:type="gramEnd"/>
      <w:r w:rsidRPr="00A70B6E">
        <w:rPr>
          <w:lang w:val="en-US"/>
        </w:rPr>
        <w:t xml:space="preserve"> </w:t>
      </w:r>
      <w:proofErr w:type="gramStart"/>
      <w:r w:rsidRPr="00A70B6E">
        <w:rPr>
          <w:lang w:val="en-US"/>
        </w:rPr>
        <w:t>The importance of transport hubs in stepping-stone invasions.</w:t>
      </w:r>
      <w:proofErr w:type="gramEnd"/>
      <w:r w:rsidRPr="00A70B6E">
        <w:rPr>
          <w:lang w:val="en-US"/>
        </w:rPr>
        <w:t xml:space="preserve"> Journal of Applied Ecology 46(1): 37–45. https://doi.org/10.1111/j.1365-2664.2008.01540.x</w:t>
      </w:r>
    </w:p>
    <w:p w14:paraId="59436182" w14:textId="77777777" w:rsidR="00723773" w:rsidRPr="00A70B6E" w:rsidRDefault="00874591" w:rsidP="00CA4945">
      <w:pPr>
        <w:spacing w:line="360" w:lineRule="auto"/>
        <w:ind w:left="255" w:hanging="285"/>
        <w:contextualSpacing/>
        <w:rPr>
          <w:lang w:val="en-US"/>
        </w:rPr>
      </w:pPr>
      <w:proofErr w:type="spellStart"/>
      <w:proofErr w:type="gramStart"/>
      <w:r w:rsidRPr="00A70B6E">
        <w:rPr>
          <w:color w:val="333333"/>
          <w:highlight w:val="white"/>
          <w:lang w:val="en-US"/>
        </w:rPr>
        <w:t>Gu</w:t>
      </w:r>
      <w:proofErr w:type="spellEnd"/>
      <w:proofErr w:type="gramEnd"/>
      <w:r w:rsidRPr="00A70B6E">
        <w:rPr>
          <w:color w:val="333333"/>
          <w:highlight w:val="white"/>
          <w:lang w:val="en-US"/>
        </w:rPr>
        <w:t xml:space="preserve">,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1">
        <w:r w:rsidRPr="00A70B6E">
          <w:rPr>
            <w:color w:val="4183C4"/>
            <w:highlight w:val="white"/>
            <w:u w:val="single"/>
            <w:lang w:val="en-US"/>
          </w:rPr>
          <w:t>10.1093/bioinformatics/btu393</w:t>
        </w:r>
      </w:hyperlink>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3BAA5E7D" w14:textId="77777777" w:rsidR="00723773" w:rsidRPr="00A70B6E" w:rsidRDefault="00874591" w:rsidP="00CA4945">
      <w:pPr>
        <w:spacing w:line="360" w:lineRule="auto"/>
        <w:ind w:left="255" w:hanging="285"/>
        <w:contextualSpacing/>
        <w:rPr>
          <w:color w:val="222222"/>
          <w:highlight w:val="white"/>
          <w:lang w:val="en-US"/>
        </w:rPr>
      </w:pPr>
      <w:proofErr w:type="gramStart"/>
      <w:r w:rsidRPr="00A70B6E">
        <w:rPr>
          <w:color w:val="222222"/>
          <w:highlight w:val="white"/>
          <w:lang w:val="en-US"/>
        </w:rPr>
        <w:t xml:space="preserve">Wasson, K., </w:t>
      </w:r>
      <w:proofErr w:type="spellStart"/>
      <w:r w:rsidRPr="00A70B6E">
        <w:rPr>
          <w:color w:val="222222"/>
          <w:highlight w:val="white"/>
          <w:lang w:val="en-US"/>
        </w:rPr>
        <w:t>Zabin</w:t>
      </w:r>
      <w:proofErr w:type="spellEnd"/>
      <w:r w:rsidRPr="00A70B6E">
        <w:rPr>
          <w:color w:val="222222"/>
          <w:highlight w:val="white"/>
          <w:lang w:val="en-US"/>
        </w:rPr>
        <w:t xml:space="preserve">, C.J., </w:t>
      </w:r>
      <w:proofErr w:type="spellStart"/>
      <w:r w:rsidRPr="00A70B6E">
        <w:rPr>
          <w:color w:val="222222"/>
          <w:highlight w:val="white"/>
          <w:lang w:val="en-US"/>
        </w:rPr>
        <w:t>Bedinger</w:t>
      </w:r>
      <w:proofErr w:type="spellEnd"/>
      <w:r w:rsidRPr="00A70B6E">
        <w:rPr>
          <w:color w:val="222222"/>
          <w:highlight w:val="white"/>
          <w:lang w:val="en-US"/>
        </w:rPr>
        <w:t xml:space="preserve">, L., Cristina Diaz, M., and </w:t>
      </w:r>
      <w:proofErr w:type="spellStart"/>
      <w:r w:rsidRPr="00A70B6E">
        <w:rPr>
          <w:color w:val="222222"/>
          <w:highlight w:val="white"/>
          <w:lang w:val="en-US"/>
        </w:rPr>
        <w:t>Pearse</w:t>
      </w:r>
      <w:proofErr w:type="spellEnd"/>
      <w:r w:rsidRPr="00A70B6E">
        <w:rPr>
          <w:color w:val="222222"/>
          <w:highlight w:val="white"/>
          <w:lang w:val="en-US"/>
        </w:rPr>
        <w:t>, J.S. [2001].</w:t>
      </w:r>
      <w:proofErr w:type="gramEnd"/>
      <w:r w:rsidRPr="00A70B6E">
        <w:rPr>
          <w:color w:val="222222"/>
          <w:highlight w:val="white"/>
          <w:lang w:val="en-US"/>
        </w:rPr>
        <w:t xml:space="preserve"> Biological invasions of estuaries without international shipping: the importance of intraregional transport. Biological Conservation 102(2): 143–153. https://doi.org/10.1016/S0006-</w:t>
      </w:r>
      <w:proofErr w:type="gramStart"/>
      <w:r w:rsidRPr="00A70B6E">
        <w:rPr>
          <w:color w:val="222222"/>
          <w:highlight w:val="white"/>
          <w:lang w:val="en-US"/>
        </w:rPr>
        <w:t>3207(</w:t>
      </w:r>
      <w:proofErr w:type="gramEnd"/>
      <w:r w:rsidRPr="00A70B6E">
        <w:rPr>
          <w:color w:val="222222"/>
          <w:highlight w:val="white"/>
          <w:lang w:val="en-US"/>
        </w:rPr>
        <w:t>01)00098-2</w:t>
      </w:r>
    </w:p>
    <w:p w14:paraId="6664889A" w14:textId="77777777" w:rsidR="00723773" w:rsidRPr="00A70B6E" w:rsidRDefault="00874591" w:rsidP="00CA4945">
      <w:pPr>
        <w:spacing w:line="360" w:lineRule="auto"/>
        <w:ind w:left="255" w:hanging="285"/>
        <w:contextualSpacing/>
        <w:rPr>
          <w:lang w:val="en-US"/>
        </w:rPr>
      </w:pPr>
      <w:proofErr w:type="gramStart"/>
      <w:r w:rsidRPr="00A70B6E">
        <w:rPr>
          <w:lang w:val="en-US"/>
        </w:rPr>
        <w:t xml:space="preserve">Whitehouse, A., and S. </w:t>
      </w:r>
      <w:proofErr w:type="spellStart"/>
      <w:r w:rsidRPr="00A70B6E">
        <w:rPr>
          <w:lang w:val="en-US"/>
        </w:rPr>
        <w:t>Zador</w:t>
      </w:r>
      <w:proofErr w:type="spellEnd"/>
      <w:r w:rsidRPr="00A70B6E">
        <w:rPr>
          <w:lang w:val="en-US"/>
        </w:rPr>
        <w:t>.</w:t>
      </w:r>
      <w:proofErr w:type="gramEnd"/>
      <w:r w:rsidRPr="00A70B6E">
        <w:rPr>
          <w:lang w:val="en-US"/>
        </w:rPr>
        <w:t xml:space="preserve"> </w:t>
      </w:r>
      <w:proofErr w:type="gramStart"/>
      <w:r w:rsidRPr="00A70B6E">
        <w:rPr>
          <w:lang w:val="en-US"/>
        </w:rPr>
        <w:t>(2016). Preliminary assessment of the Alaska Arctic.</w:t>
      </w:r>
      <w:proofErr w:type="gramEnd"/>
      <w:r w:rsidRPr="00A70B6E">
        <w:rPr>
          <w:lang w:val="en-US"/>
        </w:rPr>
        <w:t xml:space="preserve">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w:t>
      </w:r>
      <w:proofErr w:type="gramStart"/>
      <w:r w:rsidRPr="00A70B6E">
        <w:rPr>
          <w:lang w:val="en-US"/>
        </w:rPr>
        <w:t>..</w:t>
      </w:r>
      <w:proofErr w:type="gramEnd"/>
      <w:r w:rsidRPr="00A70B6E">
        <w:rPr>
          <w:lang w:val="en-US"/>
        </w:rPr>
        <w:t xml:space="preserve">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75" w:name="_91zzxnwcm8d4" w:colFirst="0" w:colLast="0"/>
      <w:bookmarkStart w:id="76" w:name="OLE_LINK1"/>
      <w:bookmarkStart w:id="77" w:name="OLE_LINK2"/>
      <w:bookmarkEnd w:id="75"/>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proofErr w:type="gramStart"/>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w:t>
      </w:r>
      <w:proofErr w:type="gramEnd"/>
      <w:r w:rsidRPr="00A70B6E">
        <w:rPr>
          <w:lang w:val="en-US"/>
        </w:rPr>
        <w:t xml:space="preserve"> </w:t>
      </w:r>
      <w:proofErr w:type="gramStart"/>
      <w:r w:rsidRPr="00A70B6E">
        <w:rPr>
          <w:shd w:val="clear" w:color="auto" w:fill="FFFFFF"/>
          <w:lang w:val="en-US"/>
        </w:rPr>
        <w:t xml:space="preserve">Average number of weeks </w:t>
      </w:r>
      <w:r w:rsidRPr="00A70B6E">
        <w:rPr>
          <w:lang w:val="en-US"/>
        </w:rPr>
        <w:t>of consecutive reproductive habitat for the three ROMS models and two study periods.</w:t>
      </w:r>
      <w:proofErr w:type="gramEnd"/>
      <w:r w:rsidRPr="00A70B6E">
        <w:rPr>
          <w:lang w:val="en-US"/>
        </w:rPr>
        <w:t xml:space="preserve">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proofErr w:type="gramStart"/>
      <w:r w:rsidRPr="00A70B6E">
        <w:rPr>
          <w:color w:val="222222"/>
          <w:highlight w:val="white"/>
          <w:lang w:val="en-US"/>
        </w:rPr>
        <w:t>Figure 2.</w:t>
      </w:r>
      <w:proofErr w:type="gramEnd"/>
      <w:r w:rsidRPr="00A70B6E">
        <w:rPr>
          <w:color w:val="222222"/>
          <w:highlight w:val="white"/>
          <w:lang w:val="en-US"/>
        </w:rPr>
        <w:t xml:space="preserve">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proofErr w:type="gramStart"/>
      <w:r w:rsidRPr="00A70B6E">
        <w:rPr>
          <w:color w:val="000000" w:themeColor="text1"/>
          <w:highlight w:val="white"/>
          <w:lang w:val="en-US"/>
        </w:rPr>
        <w:t>Figure 3.</w:t>
      </w:r>
      <w:proofErr w:type="gramEnd"/>
      <w:r w:rsidRPr="00A70B6E">
        <w:rPr>
          <w:color w:val="000000" w:themeColor="text1"/>
          <w:highlight w:val="white"/>
          <w:lang w:val="en-US"/>
        </w:rPr>
        <w:t xml:space="preserve">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proofErr w:type="gramStart"/>
      <w:r w:rsidRPr="00A70B6E">
        <w:rPr>
          <w:color w:val="222222"/>
          <w:highlight w:val="white"/>
          <w:lang w:val="en-US"/>
        </w:rPr>
        <w:t>Figure 4</w:t>
      </w:r>
      <w:r w:rsidR="00A85C6F" w:rsidRPr="00A70B6E">
        <w:rPr>
          <w:color w:val="222222"/>
          <w:highlight w:val="white"/>
          <w:lang w:val="en-US"/>
        </w:rPr>
        <w:t>.</w:t>
      </w:r>
      <w:proofErr w:type="gramEnd"/>
      <w:r w:rsidR="00A85C6F" w:rsidRPr="00A70B6E">
        <w:rPr>
          <w:color w:val="222222"/>
          <w:highlight w:val="white"/>
          <w:lang w:val="en-US"/>
        </w:rPr>
        <w:t xml:space="preserve"> </w:t>
      </w:r>
      <w:proofErr w:type="gramStart"/>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w:t>
      </w:r>
      <w:proofErr w:type="gramEnd"/>
      <w:r w:rsidR="00A85C6F" w:rsidRPr="00A70B6E">
        <w:rPr>
          <w:color w:val="222222"/>
          <w:highlight w:val="white"/>
          <w:lang w:val="en-US"/>
        </w:rPr>
        <w:t xml:space="preserve">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proofErr w:type="gramStart"/>
      <w:r w:rsidRPr="00A70B6E">
        <w:rPr>
          <w:color w:val="000000" w:themeColor="text1"/>
          <w:highlight w:val="white"/>
          <w:lang w:val="en-US"/>
        </w:rPr>
        <w:t>Figure 6.</w:t>
      </w:r>
      <w:proofErr w:type="gramEnd"/>
      <w:r w:rsidRPr="00A70B6E">
        <w:rPr>
          <w:color w:val="000000" w:themeColor="text1"/>
          <w:highlight w:val="white"/>
          <w:lang w:val="en-US"/>
        </w:rPr>
        <w:t xml:space="preserve">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17DC617E" w14:textId="15FC413D" w:rsidR="00A85C6F" w:rsidRPr="000776FC" w:rsidRDefault="00A85C6F" w:rsidP="000776FC">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w:t>
      </w:r>
      <w:proofErr w:type="gramStart"/>
      <w:r w:rsidRPr="00A70B6E">
        <w:rPr>
          <w:rFonts w:eastAsia="Arial Unicode MS"/>
          <w:color w:val="222222"/>
          <w:highlight w:val="white"/>
          <w:lang w:val="en-US"/>
        </w:rPr>
        <w:t>Illustration of vessel transit origins (below dashed line) outside of the Bering Sea and their Bering Sea destination (bold text, above dashed line), 2014 - 2016.</w:t>
      </w:r>
      <w:proofErr w:type="gramEnd"/>
      <w:r w:rsidRPr="00A70B6E">
        <w:rPr>
          <w:rFonts w:eastAsia="Arial Unicode MS"/>
          <w:color w:val="222222"/>
          <w:highlight w:val="white"/>
          <w:lang w:val="en-US"/>
        </w:rPr>
        <w:t xml:space="preserve"> Numbers in parentheses indicate numbers of records for a given port. (Top) Data from arrival </w:t>
      </w:r>
      <w:r w:rsidRPr="00A70B6E">
        <w:rPr>
          <w:rFonts w:eastAsia="Arial Unicode MS"/>
          <w:color w:val="222222"/>
          <w:highlight w:val="white"/>
          <w:lang w:val="en-US"/>
        </w:rPr>
        <w:lastRenderedPageBreak/>
        <w:t xml:space="preserve">records in the National Ballast Information Clearinghouse. “Other” includes ports with ≤ 5 transits. (Bottom) </w:t>
      </w:r>
      <w:proofErr w:type="gramStart"/>
      <w:r w:rsidRPr="00A70B6E">
        <w:rPr>
          <w:rFonts w:eastAsia="Arial Unicode MS"/>
          <w:color w:val="222222"/>
          <w:highlight w:val="white"/>
          <w:lang w:val="en-US"/>
        </w:rPr>
        <w:t>Fishing vessel data from vessel monitoring systems.</w:t>
      </w:r>
      <w:proofErr w:type="gramEnd"/>
      <w:r w:rsidRPr="00A70B6E">
        <w:rPr>
          <w:rFonts w:eastAsia="Arial Unicode MS"/>
          <w:color w:val="222222"/>
          <w:highlight w:val="white"/>
          <w:lang w:val="en-US"/>
        </w:rPr>
        <w:t xml:space="preserve">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78"/>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w:t>
      </w:r>
      <w:proofErr w:type="gramStart"/>
      <w:r w:rsidRPr="00A70B6E">
        <w:rPr>
          <w:color w:val="222222"/>
          <w:highlight w:val="white"/>
          <w:lang w:val="en-US"/>
        </w:rPr>
        <w:t>Data from the National Ballast Information Clearinghouse.</w:t>
      </w:r>
      <w:proofErr w:type="gramEnd"/>
      <w:r w:rsidRPr="00A70B6E">
        <w:rPr>
          <w:color w:val="222222"/>
          <w:highlight w:val="white"/>
          <w:lang w:val="en-US"/>
        </w:rPr>
        <w:t xml:space="preserve">  </w:t>
      </w:r>
      <w:commentRangeEnd w:id="78"/>
      <w:r w:rsidRPr="00A70B6E">
        <w:rPr>
          <w:lang w:val="en-US"/>
        </w:rPr>
        <w:commentReference w:id="78"/>
      </w:r>
      <w:bookmarkEnd w:id="76"/>
      <w:bookmarkEnd w:id="77"/>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Amanda Droghini" w:date="2018-03-21T07:42:00Z" w:initials="AD">
    <w:p w14:paraId="37676222" w14:textId="3D54A7E8" w:rsidR="004B094B" w:rsidRDefault="004B094B">
      <w:pPr>
        <w:pStyle w:val="CommentText"/>
      </w:pPr>
      <w:r>
        <w:rPr>
          <w:rStyle w:val="CommentReference"/>
        </w:rPr>
        <w:annotationRef/>
      </w:r>
      <w:r>
        <w:t>Lengthy title… Across a strong latitudinal gradient?</w:t>
      </w:r>
    </w:p>
  </w:comment>
  <w:comment w:id="9" w:author="Amanda Droghini" w:date="2017-10-19T16:50:00Z" w:initials="">
    <w:p w14:paraId="4B7A938A" w14:textId="01E65100" w:rsidR="004B094B" w:rsidRDefault="004B094B">
      <w:pPr>
        <w:widowControl w:val="0"/>
      </w:pPr>
      <w:r>
        <w:t>Author order?</w:t>
      </w:r>
    </w:p>
  </w:comment>
  <w:comment w:id="10" w:author="Amanda Droghini" w:date="2018-03-16T09:17:00Z" w:initials="AD">
    <w:p w14:paraId="12C77586" w14:textId="5C8BCC2E" w:rsidR="004B094B" w:rsidRDefault="004B094B">
      <w:pPr>
        <w:pStyle w:val="CommentText"/>
      </w:pPr>
      <w:r>
        <w:rPr>
          <w:rStyle w:val="CommentReference"/>
        </w:rPr>
        <w:annotationRef/>
      </w:r>
      <w:r>
        <w:t>ASF: Can we fill out a formal contributions section as is done in JWM or PLOS?</w:t>
      </w:r>
    </w:p>
  </w:comment>
  <w:comment w:id="15" w:author="Amanda Droghini" w:date="2018-02-10T09:27:00Z" w:initials="AD">
    <w:p w14:paraId="40E74B83" w14:textId="29550941" w:rsidR="004B094B" w:rsidRDefault="004B094B">
      <w:pPr>
        <w:pStyle w:val="CommentText"/>
      </w:pPr>
      <w:r>
        <w:rPr>
          <w:rStyle w:val="CommentReference"/>
        </w:rPr>
        <w:annotationRef/>
      </w:r>
      <w:r>
        <w:t>Word count: 316</w:t>
      </w:r>
    </w:p>
  </w:comment>
  <w:comment w:id="18" w:author="Amanda Droghini" w:date="2018-03-17T18:36:00Z" w:initials="AD">
    <w:p w14:paraId="690DF08D" w14:textId="5A67B1E3" w:rsidR="004B094B" w:rsidRDefault="004B094B">
      <w:pPr>
        <w:pStyle w:val="CommentText"/>
      </w:pPr>
      <w:r>
        <w:rPr>
          <w:rStyle w:val="CommentReference"/>
        </w:rPr>
        <w:annotationRef/>
      </w:r>
      <w:r>
        <w:t>Standardize entire text to read “NIS”</w:t>
      </w:r>
    </w:p>
  </w:comment>
  <w:comment w:id="30" w:author="Amanda Droghini" w:date="2018-01-31T07:24:00Z" w:initials="AD">
    <w:p w14:paraId="614C0580" w14:textId="5E67D6FC" w:rsidR="004B094B" w:rsidRDefault="004B094B" w:rsidP="001C4E41">
      <w:pPr>
        <w:pStyle w:val="CommentText"/>
      </w:pPr>
      <w:r>
        <w:rPr>
          <w:rStyle w:val="CommentReference"/>
        </w:rPr>
        <w:annotationRef/>
      </w:r>
      <w:r>
        <w:t>Tony do you prefer “mid-century”? I don't think I’ve been consistent with this.</w:t>
      </w:r>
    </w:p>
  </w:comment>
  <w:comment w:id="33" w:author="Amanda Droghini" w:date="2018-02-17T08:32:00Z" w:initials="AD">
    <w:p w14:paraId="383BDECE" w14:textId="178ACACB" w:rsidR="004B094B" w:rsidRDefault="004B094B">
      <w:pPr>
        <w:pStyle w:val="CommentText"/>
      </w:pPr>
      <w:r>
        <w:rPr>
          <w:rStyle w:val="CommentReference"/>
        </w:rPr>
        <w:annotationRef/>
      </w:r>
      <w:proofErr w:type="gramStart"/>
      <w:r>
        <w:t>explain</w:t>
      </w:r>
      <w:proofErr w:type="gramEnd"/>
      <w:r>
        <w:t xml:space="preserve"> reasoning behind these analyses e.g. if can’t live year-round, can they live for at least 1 week? </w:t>
      </w:r>
      <w:proofErr w:type="gramStart"/>
      <w:r>
        <w:t>reproduction</w:t>
      </w:r>
      <w:proofErr w:type="gramEnd"/>
      <w:r>
        <w:t xml:space="preserve"> on a weekly timescale. (</w:t>
      </w:r>
      <w:proofErr w:type="gramStart"/>
      <w:r>
        <w:t>weekly</w:t>
      </w:r>
      <w:proofErr w:type="gramEnd"/>
      <w:r>
        <w:t xml:space="preserve"> being minimum model resolution).</w:t>
      </w:r>
    </w:p>
  </w:comment>
  <w:comment w:id="36" w:author="Amanda Droghini" w:date="2018-01-31T07:34:00Z" w:initials="AD">
    <w:p w14:paraId="7C871970" w14:textId="3D1B072D" w:rsidR="004B094B" w:rsidRDefault="004B094B">
      <w:pPr>
        <w:pStyle w:val="CommentText"/>
      </w:pPr>
      <w:r>
        <w:rPr>
          <w:rStyle w:val="CommentReference"/>
        </w:rPr>
        <w:annotationRef/>
      </w:r>
      <w:r>
        <w:t>Whether to include this sentence + the next ones depends on what figures we are included in final MS. Should we use an ensemble approach?</w:t>
      </w:r>
    </w:p>
  </w:comment>
  <w:comment w:id="37" w:author="Amanda Droghini" w:date="2018-04-01T14:32:00Z" w:initials="AD">
    <w:p w14:paraId="494BE397" w14:textId="587248B0" w:rsidR="004B094B" w:rsidRDefault="004B094B">
      <w:pPr>
        <w:pStyle w:val="CommentText"/>
      </w:pPr>
      <w:r>
        <w:rPr>
          <w:rStyle w:val="CommentReference"/>
        </w:rPr>
        <w:annotationRef/>
      </w:r>
      <w:r>
        <w:t>Need to fix how I’m explaining this….</w:t>
      </w:r>
    </w:p>
  </w:comment>
  <w:comment w:id="43" w:author="Amanda Droghini" w:date="2018-03-19T12:47:00Z" w:initials="AD">
    <w:p w14:paraId="74A39A1C" w14:textId="77777777" w:rsidR="004B094B" w:rsidRDefault="004B094B" w:rsidP="00415C24">
      <w:pPr>
        <w:pStyle w:val="CommentText"/>
      </w:pPr>
      <w:r>
        <w:rPr>
          <w:rStyle w:val="CommentReference"/>
        </w:rPr>
        <w:annotationRef/>
      </w:r>
      <w:r>
        <w:t>Need to double check this</w:t>
      </w:r>
    </w:p>
  </w:comment>
  <w:comment w:id="44" w:author="Amanda Droghini" w:date="2018-02-17T09:01:00Z" w:initials="AD">
    <w:p w14:paraId="7D70480F" w14:textId="77777777" w:rsidR="004B094B" w:rsidRDefault="004B094B" w:rsidP="00E05BC2">
      <w:pPr>
        <w:pStyle w:val="CommentText"/>
      </w:pPr>
      <w:r>
        <w:rPr>
          <w:rStyle w:val="CommentReference"/>
        </w:rPr>
        <w:annotationRef/>
      </w:r>
      <w:r>
        <w:t>Out of curiosity is it easy to describe this in terms of % ballast water discharged? To say “most ballast water came from tankers (</w:t>
      </w:r>
      <w:proofErr w:type="gramStart"/>
      <w:r>
        <w:t>XX%</w:t>
      </w:r>
      <w:proofErr w:type="gramEnd"/>
      <w:r>
        <w:t>) followed by bulkers”</w:t>
      </w:r>
    </w:p>
  </w:comment>
  <w:comment w:id="45" w:author="Amanda Droghini" w:date="2017-11-12T22:20:00Z" w:initials="">
    <w:p w14:paraId="4605BA59" w14:textId="77777777" w:rsidR="004B094B" w:rsidRDefault="004B094B" w:rsidP="0034065B">
      <w:pPr>
        <w:widowControl w:val="0"/>
      </w:pPr>
      <w:r>
        <w:t>Assuming I interpreted this right?</w:t>
      </w:r>
    </w:p>
  </w:comment>
  <w:comment w:id="48" w:author="Amanda Droghini" w:date="2018-03-23T07:54:00Z" w:initials="AD">
    <w:p w14:paraId="0352A055" w14:textId="77777777" w:rsidR="004B094B" w:rsidRDefault="004B094B"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51" w:author="Amanda Droghini" w:date="2018-04-30T17:34:00Z" w:initials="AD">
    <w:p w14:paraId="670560A9" w14:textId="605B94E5" w:rsidR="004B094B" w:rsidRDefault="004B094B">
      <w:pPr>
        <w:pStyle w:val="CommentText"/>
      </w:pPr>
      <w:r>
        <w:rPr>
          <w:rStyle w:val="CommentReference"/>
        </w:rPr>
        <w:annotationRef/>
      </w:r>
      <w:r w:rsidR="009D0CB3">
        <w:t xml:space="preserve"> I’m assuming this is right but I made it up</w:t>
      </w:r>
    </w:p>
  </w:comment>
  <w:comment w:id="53" w:author="Amanda Droghini" w:date="2018-03-12T08:23:00Z" w:initials="AD">
    <w:p w14:paraId="53C7F7E6" w14:textId="77777777" w:rsidR="004B094B" w:rsidRDefault="004B094B" w:rsidP="005B10CF">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397E117D" w14:textId="77777777" w:rsidR="004B094B" w:rsidRDefault="004B094B" w:rsidP="005B10CF">
      <w:pPr>
        <w:pStyle w:val="CommentText"/>
      </w:pPr>
      <w:r>
        <w:t>Cite Wasson et a. 2001 Biological invasions of estuaries without international shipping: the importance of intraregional transport</w:t>
      </w:r>
    </w:p>
  </w:comment>
  <w:comment w:id="55" w:author="Amanda Droghini" w:date="2018-02-06T05:47:00Z" w:initials="AD">
    <w:p w14:paraId="1AEE5B5C" w14:textId="77777777" w:rsidR="004B094B" w:rsidRDefault="004B094B" w:rsidP="006A7E99">
      <w:pPr>
        <w:pStyle w:val="CommentText"/>
      </w:pPr>
      <w:r>
        <w:rPr>
          <w:rStyle w:val="CommentReference"/>
        </w:rPr>
        <w:annotationRef/>
      </w:r>
      <w:r>
        <w:t>More references needed + check that these say what you want them to say. L-R is for fouling species</w:t>
      </w:r>
    </w:p>
  </w:comment>
  <w:comment w:id="67" w:author="Amanda Droghini" w:date="2018-04-30T17:46:00Z" w:initials="AD">
    <w:p w14:paraId="5D162B84" w14:textId="57C79545" w:rsidR="00CB65C4" w:rsidRDefault="00CB65C4">
      <w:pPr>
        <w:pStyle w:val="CommentText"/>
      </w:pPr>
      <w:r>
        <w:rPr>
          <w:rStyle w:val="CommentReference"/>
        </w:rPr>
        <w:annotationRef/>
      </w:r>
      <w:r>
        <w:t>Not sure if I am quantifying this correctly</w:t>
      </w:r>
    </w:p>
  </w:comment>
  <w:comment w:id="73" w:author="Amanda Droghini" w:date="2018-03-12T08:26:00Z" w:initials="AD">
    <w:p w14:paraId="326093C0" w14:textId="07DC7638" w:rsidR="004B094B" w:rsidRDefault="004B094B">
      <w:pPr>
        <w:pStyle w:val="CommentText"/>
      </w:pPr>
      <w:r>
        <w:rPr>
          <w:rStyle w:val="CommentReference"/>
        </w:rPr>
        <w:annotationRef/>
      </w:r>
      <w:r>
        <w:t>Reword to omit ranking system?</w:t>
      </w:r>
    </w:p>
  </w:comment>
  <w:comment w:id="78" w:author="Jordan Watson - NOAA Federal" w:date="2017-10-02T17:35:00Z" w:initials="">
    <w:p w14:paraId="70283FEF" w14:textId="77777777" w:rsidR="004B094B" w:rsidRDefault="004B094B"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731AA7ED" w15:done="0"/>
  <w15:commentEx w15:paraId="44C42FCC" w15:done="0"/>
  <w15:commentEx w15:paraId="64F45ADB" w15:done="0"/>
  <w15:commentEx w15:paraId="2851A639"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0E9DF2B7" w15:done="0"/>
  <w15:commentEx w15:paraId="670560A9" w15:done="0"/>
  <w15:commentEx w15:paraId="397E117D" w15:done="0"/>
  <w15:commentEx w15:paraId="1AEE5B5C" w15:done="0"/>
  <w15:commentEx w15:paraId="455BC4F4"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44C42FCC" w16cid:durableId="1E897382"/>
  <w16cid:commentId w16cid:paraId="64F45ADB" w16cid:durableId="1E89737C"/>
  <w16cid:commentId w16cid:paraId="2851A639" w16cid:durableId="1E5D58DA"/>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0E9DF2B7" w16cid:durableId="1E4A1F36"/>
  <w16cid:commentId w16cid:paraId="670560A9" w16cid:durableId="1E9085A4"/>
  <w16cid:commentId w16cid:paraId="397E117D" w16cid:durableId="1E50B79C"/>
  <w16cid:commentId w16cid:paraId="1AEE5B5C" w16cid:durableId="1E364ECA"/>
  <w16cid:commentId w16cid:paraId="455BC4F4"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9037C" w14:textId="77777777" w:rsidR="000A1D16" w:rsidRDefault="000A1D16">
      <w:r>
        <w:separator/>
      </w:r>
    </w:p>
  </w:endnote>
  <w:endnote w:type="continuationSeparator" w:id="0">
    <w:p w14:paraId="432C7E0B" w14:textId="77777777" w:rsidR="000A1D16" w:rsidRDefault="000A1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F746B" w14:textId="77777777" w:rsidR="000A1D16" w:rsidRDefault="000A1D16">
      <w:r>
        <w:separator/>
      </w:r>
    </w:p>
  </w:footnote>
  <w:footnote w:type="continuationSeparator" w:id="0">
    <w:p w14:paraId="066F2FF5" w14:textId="77777777" w:rsidR="000A1D16" w:rsidRDefault="000A1D16">
      <w:r>
        <w:continuationSeparator/>
      </w:r>
    </w:p>
  </w:footnote>
  <w:footnote w:id="1">
    <w:p w14:paraId="074BAA2A" w14:textId="27B1433F" w:rsidR="004B094B" w:rsidRPr="00E32670" w:rsidRDefault="004B094B"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2B7"/>
    <w:rsid w:val="00056D9D"/>
    <w:rsid w:val="00060549"/>
    <w:rsid w:val="00063D00"/>
    <w:rsid w:val="00064B8D"/>
    <w:rsid w:val="00070654"/>
    <w:rsid w:val="00072121"/>
    <w:rsid w:val="00072C07"/>
    <w:rsid w:val="00073FE7"/>
    <w:rsid w:val="000776FC"/>
    <w:rsid w:val="00085CD3"/>
    <w:rsid w:val="00087EE3"/>
    <w:rsid w:val="000926F1"/>
    <w:rsid w:val="0009338B"/>
    <w:rsid w:val="000937EC"/>
    <w:rsid w:val="0009596A"/>
    <w:rsid w:val="000A1D16"/>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4C8C"/>
    <w:rsid w:val="00136228"/>
    <w:rsid w:val="001364A9"/>
    <w:rsid w:val="001404CD"/>
    <w:rsid w:val="00145144"/>
    <w:rsid w:val="00146481"/>
    <w:rsid w:val="0015147A"/>
    <w:rsid w:val="00152B34"/>
    <w:rsid w:val="00152CDE"/>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261B"/>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B3134"/>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1FFE"/>
    <w:rsid w:val="00367046"/>
    <w:rsid w:val="0037699F"/>
    <w:rsid w:val="00382668"/>
    <w:rsid w:val="00384A88"/>
    <w:rsid w:val="00394AEB"/>
    <w:rsid w:val="003A2D28"/>
    <w:rsid w:val="003A7196"/>
    <w:rsid w:val="003B1120"/>
    <w:rsid w:val="003C502A"/>
    <w:rsid w:val="003C5649"/>
    <w:rsid w:val="003C7B80"/>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83E"/>
    <w:rsid w:val="00412EE5"/>
    <w:rsid w:val="00415C24"/>
    <w:rsid w:val="00417A0C"/>
    <w:rsid w:val="00420358"/>
    <w:rsid w:val="00421111"/>
    <w:rsid w:val="00421923"/>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2EE"/>
    <w:rsid w:val="00486F74"/>
    <w:rsid w:val="0049214D"/>
    <w:rsid w:val="00493AC7"/>
    <w:rsid w:val="00494297"/>
    <w:rsid w:val="004958C4"/>
    <w:rsid w:val="00497619"/>
    <w:rsid w:val="0049781C"/>
    <w:rsid w:val="004A259C"/>
    <w:rsid w:val="004A49E0"/>
    <w:rsid w:val="004A54A8"/>
    <w:rsid w:val="004A5892"/>
    <w:rsid w:val="004B094B"/>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3BCA"/>
    <w:rsid w:val="004F5005"/>
    <w:rsid w:val="004F6FD9"/>
    <w:rsid w:val="00511752"/>
    <w:rsid w:val="00513CC1"/>
    <w:rsid w:val="00514A02"/>
    <w:rsid w:val="00515D8C"/>
    <w:rsid w:val="005174C1"/>
    <w:rsid w:val="005213A8"/>
    <w:rsid w:val="00523C49"/>
    <w:rsid w:val="00524D75"/>
    <w:rsid w:val="00530190"/>
    <w:rsid w:val="0053255F"/>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BED"/>
    <w:rsid w:val="005A1DBB"/>
    <w:rsid w:val="005B10CF"/>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195"/>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17"/>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97733"/>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0DE2"/>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5D64"/>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11B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43D"/>
    <w:rsid w:val="009B4D52"/>
    <w:rsid w:val="009C5838"/>
    <w:rsid w:val="009C74B1"/>
    <w:rsid w:val="009C7A97"/>
    <w:rsid w:val="009D0CB3"/>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0180"/>
    <w:rsid w:val="00BC1DC4"/>
    <w:rsid w:val="00BC306E"/>
    <w:rsid w:val="00BD0880"/>
    <w:rsid w:val="00BD0C30"/>
    <w:rsid w:val="00BD23E0"/>
    <w:rsid w:val="00BD35F9"/>
    <w:rsid w:val="00BD6803"/>
    <w:rsid w:val="00BE2C3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B65C4"/>
    <w:rsid w:val="00CC2A23"/>
    <w:rsid w:val="00CD0C6B"/>
    <w:rsid w:val="00CD3939"/>
    <w:rsid w:val="00CD46F7"/>
    <w:rsid w:val="00CD491E"/>
    <w:rsid w:val="00CD4B25"/>
    <w:rsid w:val="00CE13E2"/>
    <w:rsid w:val="00CE457C"/>
    <w:rsid w:val="00CE4D21"/>
    <w:rsid w:val="00CE54A0"/>
    <w:rsid w:val="00CF4EA8"/>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character" w:customStyle="1" w:styleId="UnresolvedMention">
    <w:name w:val="Unresolved Mention"/>
    <w:basedOn w:val="DefaultParagraphFont"/>
    <w:uiPriority w:val="99"/>
    <w:semiHidden/>
    <w:unhideWhenUsed/>
    <w:rsid w:val="005A1DB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character" w:customStyle="1" w:styleId="UnresolvedMention">
    <w:name w:val="Unresolved Mention"/>
    <w:basedOn w:val="DefaultParagraphFont"/>
    <w:uiPriority w:val="99"/>
    <w:semiHidden/>
    <w:unhideWhenUsed/>
    <w:rsid w:val="005A1D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25" Type="http://schemas.microsoft.com/office/2011/relationships/commentsExtended" Target="commentsExtended.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93/bioinformatics/btu393" TargetMode="External"/><Relationship Id="rId24" Type="http://schemas.microsoft.com/office/2016/09/relationships/commentsIds" Target="commentsIds.xml"/><Relationship Id="rId5" Type="http://schemas.openxmlformats.org/officeDocument/2006/relationships/settings" Target="settings.xml"/><Relationship Id="rId15" Type="http://schemas.openxmlformats.org/officeDocument/2006/relationships/theme" Target="theme/theme1.xml"/><Relationship Id="rId23" Type="http://schemas.microsoft.com/office/2011/relationships/people" Target="people.xml"/><Relationship Id="rId10" Type="http://schemas.openxmlformats.org/officeDocument/2006/relationships/hyperlink" Target="https://neo.sci.gsfc.nasa.gov/"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B8BEA9-FEFC-4B66-B4A2-ABDFAC4FD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33</Pages>
  <Words>51401</Words>
  <Characters>292990</Characters>
  <Application>Microsoft Office Word</Application>
  <DocSecurity>0</DocSecurity>
  <Lines>2441</Lines>
  <Paragraphs>687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164</cp:revision>
  <dcterms:created xsi:type="dcterms:W3CDTF">2018-03-08T01:35:00Z</dcterms:created>
  <dcterms:modified xsi:type="dcterms:W3CDTF">2018-05-01T01:53:00Z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http://csl.mendeley.com/styles/102720561/ecology-AD</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