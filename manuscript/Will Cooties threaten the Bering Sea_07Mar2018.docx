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CA4945">
      <w:pPr>
        <w:spacing w:line="360" w:lineRule="auto"/>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CA4945">
      <w:pPr>
        <w:spacing w:line="360" w:lineRule="auto"/>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CA4945">
      <w:pPr>
        <w:spacing w:line="360" w:lineRule="auto"/>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33EE4A6C" w:rsidR="001F394D" w:rsidRPr="001F394D" w:rsidRDefault="002A27DE" w:rsidP="001F394D">
      <w:pPr>
        <w:spacing w:line="360" w:lineRule="auto"/>
        <w:contextualSpacing/>
      </w:pPr>
      <w:r w:rsidRPr="004433B3">
        <w:t xml:space="preserve">Although </w:t>
      </w:r>
      <w:r w:rsidR="001F394D">
        <w:t>cold s</w:t>
      </w:r>
      <w:bookmarkStart w:id="9" w:name="_GoBack"/>
      <w:bookmarkEnd w:id="9"/>
      <w:r w:rsidR="001F394D">
        <w:t>ea waters and low shipping traffic are expected to limit b</w:t>
      </w:r>
      <w:r w:rsidR="001F394D" w:rsidRPr="004433B3">
        <w:t>iological introductions</w:t>
      </w:r>
      <w:r w:rsidR="001F394D">
        <w:t xml:space="preserve"> in polar ecosystems, these</w:t>
      </w:r>
      <w:r>
        <w:t xml:space="preserve"> idea</w:t>
      </w:r>
      <w:r w:rsidR="001F394D">
        <w:t>s</w:t>
      </w:r>
      <w:r>
        <w:t xml:space="preserve"> </w:t>
      </w:r>
      <w:r w:rsidR="001F394D">
        <w:t>have</w:t>
      </w:r>
      <w:r w:rsidR="00816CE9">
        <w:t xml:space="preserve"> </w:t>
      </w:r>
      <w:r w:rsidR="001F394D">
        <w:t>rarely</w:t>
      </w:r>
      <w:r w:rsidR="00816CE9">
        <w:t xml:space="preserve"> been e</w:t>
      </w:r>
      <w:r w:rsidR="001F394D">
        <w:t>xplored</w:t>
      </w:r>
      <w:r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t>. We</w:t>
      </w:r>
      <w:r w:rsidRPr="00CA4945">
        <w:t xml:space="preserve"> </w:t>
      </w:r>
      <w:r>
        <w:t xml:space="preserve">built taxa-specific, habitat suitability models by comparing </w:t>
      </w:r>
      <w:r w:rsidR="001F394D">
        <w:t xml:space="preserve">species’ </w:t>
      </w:r>
      <w:r>
        <w:t>temperature and salinity thresholds</w:t>
      </w:r>
      <w:r w:rsidRPr="00CA4945">
        <w:t xml:space="preserve"> </w:t>
      </w:r>
      <w:r w:rsidRPr="000C7858">
        <w:t xml:space="preserve">to </w:t>
      </w:r>
      <w:r w:rsidR="001F394D">
        <w:t>conditions in</w:t>
      </w:r>
      <w:r w:rsidRPr="000C7858">
        <w:t xml:space="preserve"> </w:t>
      </w:r>
      <w:r>
        <w:t>the Bering Sea, a</w:t>
      </w:r>
      <w:r w:rsidR="001F394D">
        <w:t>s projected by three regional ocean models. We</w:t>
      </w:r>
      <w:r>
        <w:t xml:space="preserve"> </w:t>
      </w:r>
      <w:r w:rsidR="001F394D">
        <w:rPr>
          <w:rFonts w:eastAsia="Calibri"/>
        </w:rPr>
        <w:t>investigated changes in habitat suitability under climate change predictions</w:t>
      </w:r>
      <w:r w:rsidR="001F394D">
        <w:t xml:space="preserve"> by considering</w:t>
      </w:r>
      <w:r>
        <w:t xml:space="preserve"> </w:t>
      </w:r>
      <w:r w:rsidRPr="00CA4945">
        <w:rPr>
          <w:rFonts w:eastAsia="Calibri"/>
        </w:rPr>
        <w:t xml:space="preserve">two </w:t>
      </w:r>
      <w:r>
        <w:rPr>
          <w:rFonts w:eastAsia="Calibri"/>
        </w:rPr>
        <w:t>time</w:t>
      </w:r>
      <w:r w:rsidRPr="00CA4945">
        <w:rPr>
          <w:rFonts w:eastAsia="Calibri"/>
        </w:rPr>
        <w:t xml:space="preserve"> periods: current (2003-2</w:t>
      </w:r>
      <w:r w:rsidR="001F394D">
        <w:rPr>
          <w:rFonts w:eastAsia="Calibri"/>
        </w:rPr>
        <w:t>012) and mid-century (2030-2039)</w:t>
      </w:r>
      <w:r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10" w:name="_pbl1j7mdidxp" w:colFirst="0" w:colLast="0"/>
      <w:bookmarkStart w:id="11" w:name="_voybw5xrckbg" w:colFirst="0" w:colLast="0"/>
      <w:bookmarkEnd w:id="10"/>
      <w:bookmarkEnd w:id="11"/>
      <w:r w:rsidRPr="00CA4945">
        <w:lastRenderedPageBreak/>
        <w:t>Introduction</w:t>
      </w:r>
    </w:p>
    <w:p w14:paraId="6CF7C39A" w14:textId="2FB41681" w:rsidR="000200CF" w:rsidRDefault="00F753FC" w:rsidP="000200CF">
      <w:pPr>
        <w:spacing w:line="360" w:lineRule="auto"/>
      </w:pPr>
      <w:bookmarkStart w:id="12" w:name="_bfvbetu0f9fx" w:colFirst="0" w:colLast="0"/>
      <w:bookmarkEnd w:id="12"/>
      <w:commentRangeStart w:id="13"/>
      <w:r w:rsidRPr="00CA4945">
        <w:t>In</w:t>
      </w:r>
      <w:commentRangeEnd w:id="13"/>
      <w:r w:rsidR="002556C6">
        <w:rPr>
          <w:rStyle w:val="CommentReference"/>
          <w:rFonts w:ascii="Arial" w:eastAsia="Arial" w:hAnsi="Arial" w:cs="Arial"/>
          <w:color w:val="000000"/>
          <w:lang w:val="en-US" w:eastAsia="en-US"/>
        </w:rPr>
        <w:commentReference w:id="13"/>
      </w:r>
      <w:r w:rsidRPr="00CA4945">
        <w:t xml:space="preserve"> </w:t>
      </w:r>
      <w:r>
        <w:t>aquatic systems, temperature,</w:t>
      </w:r>
      <w:r w:rsidRPr="00CA4945">
        <w:t xml:space="preserve"> </w:t>
      </w:r>
      <w:r w:rsidRPr="002556C6">
        <w:t>salinity, and shipping traffic are</w:t>
      </w:r>
      <w:r w:rsidRPr="00CA4945">
        <w:t xml:space="preserve"> strong, predicti</w:t>
      </w:r>
      <w:r>
        <w:t>ve</w:t>
      </w:r>
      <w:r w:rsidRPr="00CA4945">
        <w:t xml:space="preserve"> factors of </w:t>
      </w:r>
      <w:r>
        <w:t xml:space="preserve">the </w:t>
      </w:r>
      <w:r w:rsidRPr="00CA4945">
        <w:t xml:space="preserve">distribution </w:t>
      </w:r>
      <w:r>
        <w:t xml:space="preserve">of non-native species </w:t>
      </w:r>
      <w:r w:rsidRPr="00CA4945">
        <w:t>and their invasion potential</w:t>
      </w:r>
      <w:r>
        <w:t xml:space="preserve"> </w:t>
      </w:r>
      <w:r>
        <w:fldChar w:fldCharType="begin" w:fldLock="1"/>
      </w:r>
      <w:r w:rsidR="004C4732">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"id" : "ITEM-4",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"ITEM-4", "issue" : "24", "issued" : { "date-parts" : [ [ "2002" ] ] }, "page" : "15497-500", "title" : "Linking climate change and biological invasions: Ocean warming facilitates nonindigenous species invasions.", "type" : "article-journal", "volume" : "99" }, "uris" : [ "http://www.mendeley.com/documents/?uuid=64d2b312-239c-4bf4-aecb-be2c7cec2dd0" ] } ], "mendeley" : { "formattedCitation" : "(Hewitt and Hayes 2002, Stachowicz et al. 2002, Barry et al. 2008, Lord et al. 2015)", "plainTextFormattedCitation" : "(Hewitt and Hayes 2002, Stachowicz et al. 2002, Barry et al. 2008, Lord et al. 2015)", "previouslyFormattedCitation" : "(Hewitt and Hayes 2002, Stachowicz et al. 2002, Barry et al. 2008, Lord et al. 2015)" }, "properties" : {  }, "schema" : "https://github.com/citation-style-language/schema/raw/master/csl-citation.json" }</w:instrText>
      </w:r>
      <w:r>
        <w:fldChar w:fldCharType="separate"/>
      </w:r>
      <w:r w:rsidRPr="00B8672C">
        <w:rPr>
          <w:noProof/>
        </w:rPr>
        <w:t>(Hewitt and Hayes 2002, Stachowicz et al. 2002, Barry et al. 2008, Lord et al. 2015)</w:t>
      </w:r>
      <w:r>
        <w:fldChar w:fldCharType="end"/>
      </w:r>
      <w:r w:rsidRPr="00CA4945">
        <w:t>.</w:t>
      </w:r>
      <w:r>
        <w:t xml:space="preserve">  </w:t>
      </w:r>
      <w:del w:id="14" w:author="Amanda Droghini" w:date="2018-03-07T17:38:00Z">
        <w:r w:rsidDel="00C219FB">
          <w:delText xml:space="preserve">In arctic marine systems, low human activity and </w:delText>
        </w:r>
      </w:del>
      <w:del w:id="15" w:author="Amanda Droghini" w:date="2018-03-07T17:28:00Z">
        <w:r w:rsidR="000200CF" w:rsidDel="00F753FC">
          <w:delText xml:space="preserve">The inability of many species to tolerate </w:delText>
        </w:r>
      </w:del>
      <w:del w:id="16" w:author="Amanda Droghini" w:date="2018-03-07T17:38:00Z">
        <w:r w:rsidDel="00C219FB">
          <w:delText>cold water temperatures are</w:delText>
        </w:r>
        <w:r w:rsidR="000200CF" w:rsidDel="00C219FB">
          <w:delText xml:space="preserve"> believed to be the main reasons</w:delText>
        </w:r>
        <w:r w:rsidR="000200CF" w:rsidRPr="00CA4945" w:rsidDel="00C219FB">
          <w:delText xml:space="preserve"> </w:delText>
        </w:r>
        <w:r w:rsidR="000200CF" w:rsidDel="00C219FB">
          <w:delText xml:space="preserve">why </w:delText>
        </w:r>
        <w:r w:rsidDel="00C219FB">
          <w:delText>these</w:delText>
        </w:r>
        <w:r w:rsidR="000200CF" w:rsidDel="00C219FB">
          <w:delText xml:space="preserve"> </w:delText>
        </w:r>
        <w:r w:rsidR="000200CF" w:rsidRPr="00CA4945" w:rsidDel="00C219FB">
          <w:delText>systems</w:delText>
        </w:r>
        <w:r w:rsidR="000200CF" w:rsidDel="00C219FB">
          <w:delText xml:space="preserve"> remain largely uninvaded</w:delText>
        </w:r>
        <w:r w:rsidR="000200CF" w:rsidRPr="00CA4945" w:rsidDel="00C219FB">
          <w:delText xml:space="preserve"> </w:delText>
        </w:r>
        <w:r w:rsidR="000200CF" w:rsidDel="00C219FB">
          <w:fldChar w:fldCharType="begin" w:fldLock="1"/>
        </w:r>
        <w:r w:rsidR="000200CF" w:rsidDel="00C219FB">
          <w:del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"mendeley" : { "formattedCitation" : "(Ruiz and Hewitt 2009, de Rivera et al. 2011)", "manualFormatting" : "(Ruiz and Hewitt 2009)", "plainTextFormattedCitation" : "(Ruiz and Hewitt 2009, de Rivera et al. 2011)", "previouslyFormattedCitation" : "(Ruiz and Hewitt 2009, de Rivera et al. 2011)" }, "properties" : {  }, "schema" : "https://github.com/citation-style-language/schema/raw/master/csl-citation.json" }</w:delInstrText>
        </w:r>
        <w:r w:rsidR="000200CF" w:rsidDel="00C219FB">
          <w:fldChar w:fldCharType="separate"/>
        </w:r>
        <w:r w:rsidR="000200CF" w:rsidDel="00C219FB">
          <w:rPr>
            <w:noProof/>
          </w:rPr>
          <w:delText>(Ruiz and Hewitt 2009</w:delText>
        </w:r>
        <w:r w:rsidR="000200CF" w:rsidRPr="006B605B" w:rsidDel="00C219FB">
          <w:rPr>
            <w:noProof/>
          </w:rPr>
          <w:delText>)</w:delText>
        </w:r>
        <w:r w:rsidR="000200CF" w:rsidDel="00C219FB">
          <w:fldChar w:fldCharType="end"/>
        </w:r>
        <w:r w:rsidR="000200CF" w:rsidRPr="006B605B" w:rsidDel="00C219FB">
          <w:delText>.</w:delText>
        </w:r>
        <w:r w:rsidR="000200CF" w:rsidDel="00C219FB">
          <w:delText xml:space="preserve"> </w:delText>
        </w:r>
      </w:del>
      <w:r>
        <w:t xml:space="preserve">Vessel traffic is a main vector of aquatic introductions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t xml:space="preserve">, and determines the diversity, number, and frequency at which </w:t>
      </w:r>
      <w:r w:rsidR="002556C6">
        <w:t>species</w:t>
      </w:r>
      <w:r>
        <w:t xml:space="preserve"> are introduced (</w:t>
      </w:r>
      <w:proofErr w:type="spellStart"/>
      <w:r>
        <w:t>Colautti</w:t>
      </w:r>
      <w:proofErr w:type="spellEnd"/>
      <w:r>
        <w:t xml:space="preserve">?). </w:t>
      </w:r>
      <w:r w:rsidR="002556C6">
        <w:t>On</w:t>
      </w:r>
      <w:r w:rsidR="00DC7E4C">
        <w:t xml:space="preserve">ce a species is introduced, the conditions it encounters in the new region determine whether it can </w:t>
      </w:r>
      <w:r>
        <w:t>surviv</w:t>
      </w:r>
      <w:r w:rsidR="002556C6">
        <w:t>e</w:t>
      </w:r>
      <w:r>
        <w:t xml:space="preserve"> and establish a self-sustaining population (cite). </w:t>
      </w:r>
      <w:ins w:id="17" w:author="Amanda Droghini" w:date="2018-03-07T17:38:00Z">
        <w:r w:rsidR="00C219FB">
          <w:t xml:space="preserve">In Arctic systems, </w:t>
        </w:r>
      </w:ins>
      <w:r w:rsidR="00C219FB">
        <w:t>w</w:t>
      </w:r>
      <w:r>
        <w:t xml:space="preserve">ater temperatures are </w:t>
      </w:r>
      <w:r w:rsidR="00DC7E4C">
        <w:t>thought</w:t>
      </w:r>
      <w:r>
        <w:t xml:space="preserve"> to be particularly </w:t>
      </w:r>
      <w:r w:rsidR="002556C6">
        <w:t>influential</w:t>
      </w:r>
      <w:r>
        <w:t xml:space="preserve"> because</w:t>
      </w:r>
      <w:r w:rsidR="00C219FB">
        <w:t xml:space="preserve"> non-native species</w:t>
      </w:r>
      <w:r>
        <w:t>,</w:t>
      </w:r>
      <w:r w:rsidR="00C219FB">
        <w:t xml:space="preserve"> which often originate from more temperate regions, lack specific adaptations to cold water temperatures, and their</w:t>
      </w:r>
      <w:r>
        <w:t xml:space="preserve"> </w:t>
      </w:r>
      <w:ins w:id="18" w:author="Amanda Droghini" w:date="2018-03-07T17:04:00Z">
        <w:r w:rsidR="00767A1D">
          <w:t xml:space="preserve">optimal thermal ranges </w:t>
        </w:r>
      </w:ins>
      <w:ins w:id="19" w:author="Amanda Droghini" w:date="2018-03-07T17:02:00Z">
        <w:r w:rsidR="00767A1D">
          <w:t xml:space="preserve">are </w:t>
        </w:r>
      </w:ins>
      <w:ins w:id="20" w:author="Amanda Droghini" w:date="2018-03-07T17:04:00Z">
        <w:r w:rsidR="00767A1D">
          <w:t xml:space="preserve">often </w:t>
        </w:r>
      </w:ins>
      <w:ins w:id="21" w:author="Amanda Droghini" w:date="2018-03-07T17:02:00Z">
        <w:r w:rsidR="00767A1D">
          <w:t xml:space="preserve">skewed towards temperatures that </w:t>
        </w:r>
      </w:ins>
      <w:ins w:id="22" w:author="Amanda Droghini" w:date="2018-03-07T17:03:00Z">
        <w:r w:rsidR="00767A1D">
          <w:t xml:space="preserve">may be </w:t>
        </w:r>
      </w:ins>
      <w:ins w:id="23" w:author="Amanda Droghini" w:date="2018-03-07T17:02:00Z">
        <w:r w:rsidR="00767A1D">
          <w:t xml:space="preserve">several degrees warmer than the minimum temperature of Arctic systems </w:t>
        </w:r>
        <w:r w:rsidR="00767A1D">
          <w:fldChar w:fldCharType="begin" w:fldLock="1"/>
        </w:r>
      </w:ins>
      <w:r w:rsidR="004C4732">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ins w:id="24" w:author="Amanda Droghini" w:date="2018-03-07T17:02:00Z">
        <w:r w:rsidR="00767A1D">
          <w:fldChar w:fldCharType="separate"/>
        </w:r>
        <w:r w:rsidR="00767A1D" w:rsidRPr="000200CF">
          <w:rPr>
            <w:noProof/>
          </w:rPr>
          <w:t>(Lord et al. 2015)</w:t>
        </w:r>
        <w:r w:rsidR="00767A1D">
          <w:fldChar w:fldCharType="end"/>
        </w:r>
        <w:r w:rsidR="00767A1D">
          <w:t xml:space="preserve">. </w:t>
        </w:r>
      </w:ins>
      <w:moveFromRangeStart w:id="25" w:author="Amanda Droghini" w:date="2018-03-07T16:59:00Z" w:name="move508205322"/>
      <w:moveFrom w:id="26" w:author="Amanda Droghini" w:date="2018-03-07T16:59:00Z">
        <w:r w:rsidR="000200CF" w:rsidDel="00767A1D">
          <w:t xml:space="preserve">While native taxa are highly adapted to life in the cold, </w:t>
        </w:r>
        <w:r w:rsidR="00767A1D" w:rsidDel="00767A1D">
          <w:t xml:space="preserve">the </w:t>
        </w:r>
        <w:r w:rsidR="000200CF" w:rsidDel="00767A1D">
          <w:t xml:space="preserve">optimal thermal ranges of many non-native, temperate species are skewed towards temperatures that are </w:t>
        </w:r>
        <w:r w:rsidR="00767A1D" w:rsidDel="00767A1D">
          <w:t>several degrees warmer</w:t>
        </w:r>
        <w:r w:rsidR="000200CF" w:rsidDel="00767A1D">
          <w:t xml:space="preserve"> than Arctic systems </w:t>
        </w:r>
        <w:r w:rsidR="000200CF" w:rsidDel="00767A1D">
          <w:fldChar w:fldCharType="begin" w:fldLock="1"/>
        </w:r>
        <w:r w:rsidR="000200CF" w:rsidRPr="00F753FC" w:rsidDel="00767A1D">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 "properties" : {  }, "schema" : "https://github.com/citation-style-language/schema/raw/master/csl-citation.json" }</w:instrText>
        </w:r>
        <w:r w:rsidR="000200CF" w:rsidDel="00767A1D">
          <w:fldChar w:fldCharType="separate"/>
        </w:r>
        <w:r w:rsidR="000200CF" w:rsidRPr="00767A1D" w:rsidDel="00767A1D">
          <w:rPr>
            <w:noProof/>
          </w:rPr>
          <w:t>(Lord et al. 2015)</w:t>
        </w:r>
        <w:r w:rsidR="000200CF" w:rsidDel="00767A1D">
          <w:fldChar w:fldCharType="end"/>
        </w:r>
        <w:r w:rsidR="000200CF" w:rsidDel="00767A1D">
          <w:t xml:space="preserve">. </w:t>
        </w:r>
      </w:moveFrom>
      <w:moveFromRangeEnd w:id="25"/>
      <w:del w:id="27" w:author="Amanda Droghini" w:date="2018-03-07T17:40:00Z">
        <w:r w:rsidDel="00C219FB">
          <w:delText>At temperatures below</w:delText>
        </w:r>
        <w:r w:rsidR="00767A1D" w:rsidDel="00C219FB">
          <w:delText xml:space="preserve"> optimal </w:delText>
        </w:r>
        <w:r w:rsidDel="00C219FB">
          <w:delText>thresholds</w:delText>
        </w:r>
        <w:r w:rsidR="00767A1D" w:rsidDel="00C219FB">
          <w:delText xml:space="preserve">, </w:delText>
        </w:r>
        <w:r w:rsidDel="00C219FB">
          <w:delText xml:space="preserve">behavioural, metabolic, and cellular processes are negatively affected, and </w:delText>
        </w:r>
      </w:del>
      <w:del w:id="28" w:author="Amanda Droghini" w:date="2018-03-07T16:52:00Z">
        <w:r w:rsidR="00F9449F" w:rsidDel="000200CF">
          <w:delText xml:space="preserve">In </w:delText>
        </w:r>
        <w:r w:rsidR="00262221" w:rsidDel="000200CF">
          <w:delText>arctic</w:delText>
        </w:r>
        <w:r w:rsidR="00F9449F" w:rsidDel="000200CF">
          <w:delText xml:space="preserve"> systems, </w:delText>
        </w:r>
        <w:r w:rsidR="00262221" w:rsidDel="000200CF">
          <w:delText xml:space="preserve">low shipping traffic and cold water temperatures are </w:delText>
        </w:r>
        <w:r w:rsidR="00F9449F" w:rsidDel="000200CF">
          <w:delText xml:space="preserve">believed to be the main </w:delText>
        </w:r>
        <w:r w:rsidR="00834120" w:rsidDel="000200CF">
          <w:delText>factors</w:delText>
        </w:r>
        <w:r w:rsidR="00F9449F" w:rsidRPr="00CA4945" w:rsidDel="000200CF">
          <w:delText xml:space="preserve"> </w:delText>
        </w:r>
        <w:r w:rsidR="00F9449F" w:rsidDel="000200CF">
          <w:delText xml:space="preserve">limiting </w:delText>
        </w:r>
        <w:r w:rsidR="00262221" w:rsidDel="000200CF">
          <w:delText>biological introductions</w:delText>
        </w:r>
        <w:r w:rsidR="00F9449F" w:rsidDel="000200CF">
          <w:delText xml:space="preserve"> </w:delText>
        </w:r>
        <w:r w:rsidR="00F9449F" w:rsidDel="000200CF">
          <w:fldChar w:fldCharType="begin" w:fldLock="1"/>
        </w:r>
        <w:r w:rsidR="00F9449F" w:rsidRPr="000200CF" w:rsidDel="000200CF">
          <w:del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delInstrText>
        </w:r>
        <w:r w:rsidR="00F9449F" w:rsidDel="000200CF">
          <w:fldChar w:fldCharType="separate"/>
        </w:r>
        <w:r w:rsidR="00F9449F" w:rsidRPr="000200CF" w:rsidDel="000200CF">
          <w:rPr>
            <w:noProof/>
          </w:rPr>
          <w:delText>(Ruiz and Hewitt 2009)</w:delText>
        </w:r>
        <w:r w:rsidR="00F9449F" w:rsidDel="000200CF">
          <w:fldChar w:fldCharType="end"/>
        </w:r>
        <w:r w:rsidR="00F9449F" w:rsidRPr="006B605B" w:rsidDel="000200CF">
          <w:delText>.</w:delText>
        </w:r>
        <w:r w:rsidR="00F9449F" w:rsidDel="000200CF">
          <w:delText xml:space="preserve"> </w:delText>
        </w:r>
        <w:r w:rsidR="00262221" w:rsidDel="000200CF">
          <w:delText xml:space="preserve">While native arctic taxa </w:delText>
        </w:r>
        <w:r w:rsidR="006344A4" w:rsidDel="000200CF">
          <w:delText xml:space="preserve">that live in polar waters are highly specialized and have </w:delText>
        </w:r>
        <w:r w:rsidR="00B44CA6" w:rsidDel="000200CF">
          <w:delText xml:space="preserve">evolved </w:delText>
        </w:r>
        <w:r w:rsidR="006344A4" w:rsidDel="000200CF">
          <w:delText xml:space="preserve">a variety of adaptations </w:delText>
        </w:r>
        <w:r w:rsidR="00834120" w:rsidDel="000200CF">
          <w:delText xml:space="preserve">for surviving water temperatures below 0C </w:delText>
        </w:r>
        <w:r w:rsidR="00262221" w:rsidRPr="00F9449F" w:rsidDel="000200CF">
          <w:rPr>
            <w:highlight w:val="yellow"/>
          </w:rPr>
          <w:delText>(XXX)</w:delText>
        </w:r>
        <w:r w:rsidR="006344A4" w:rsidDel="000200CF">
          <w:delText xml:space="preserve">such as the production of anti-freeze proteins, low basal metabolic rates, and slow growth and reproductive rates </w:delText>
        </w:r>
        <w:r w:rsidR="006344A4" w:rsidDel="000200CF">
          <w:fldChar w:fldCharType="begin" w:fldLock="1"/>
        </w:r>
        <w:r w:rsidR="006344A4" w:rsidRPr="00834120" w:rsidDel="000200CF">
          <w:delInstrText>ADDIN CSL_CITATION { "citationItems" : [ { "id" : "ITEM-1", "itemData" : { "DOI" : "10.1080/17451000.2013.775458", "ISBN" : "1745-1000", "ISSN" : "17451000", "abstract" : "Polar cod and capelin are key species in Arctic and sub-Arctic marine food webs, respectively, and the objective of this study is to compare and contrast the two species. Their distributions are dependent on water masses, with polar cod being associated with cold, sub-zero Arctic water, whereas capelin is distributed further south into Atlantic water masses. The distribution of polar cod is more static than that of capelin, whose distribution extends further north in warm years and fluctuates greatly based on predator-prey relationships. The species occur sympatrically in the Barents Sea, with large standing biomasses (0.5-1.5\u00d7106 t polar cod versus 3-4\u00d7106 t capelin). They overlap in distribution in the southern and eastern Barents Sea, whereas polar cod are most abundant in the icy waters of the Arctic. Both species aggregate in large schools and utilize zooplankton food sources, such as calanoid copepods. Polar cod also feed to a larger extent on amphipods, whereas capelin feed predominately on krill. Both species represent high-energy prey (lipids) for upper trophic levels. Global warming, with reduction in sea ice and increase in temperature, is expected to affect these two species differently. Polar cod will likely lose the sympagic (ice-associated) part of its life cycle and become more restricted in pelagic distribution during summer, whereas the capelin stock may expand to the north and east, although with considerable interannual fluctuations. \u00a9 2013 Copyright Taylor and Francis Group, LLC.", "author" : [ { "dropping-particle" : "", "family" : "Hop", "given" : "Haakon", "non-dropping-particle" : "", "parse-names" : false, "suffix" : "" }, { "dropping-particle" : "", "family" : "Gj\u00f8s\u00e6ter", "given" : "Harald", "non-dropping-particle" : "", "parse-names" : false, "suffix" : "" } ], "container-title" : "Marine Biology Research", "id" : "ITEM-1", "issue" : "9", "issued" : { "date-parts" : [ [ "2013" ] ] }, "page" : "878-894", "title" : "Polar cod (Boreogadus saida) and capelin (Mallotus villosus) as key species in marine food webs of the Arctic and the Barents Sea", "type" : "article-journal", "volume" : "9" }, "uris" : [ "http://www.mendeley.com/documents/?uuid=1fd2080a-67d1-418e-bf8f-38dd4d67565f" ] } ], "mendeley" : { "formattedCitation" : "(Hop and Gj\u00f8s\u00e6ter 2013)", "plainTextFormattedCitation" : "(Hop and Gj\u00f8s\u00e6ter 2013)" }, "properties" : {  }, "schema" : "https://github.com/citation-style-language/schema/raw/master/csl-citation.json" }</w:delInstrText>
        </w:r>
        <w:r w:rsidR="006344A4" w:rsidDel="000200CF">
          <w:fldChar w:fldCharType="separate"/>
        </w:r>
        <w:r w:rsidR="006344A4" w:rsidRPr="00834120" w:rsidDel="000200CF">
          <w:rPr>
            <w:noProof/>
          </w:rPr>
          <w:delText>(Hop and Gjøsæter 2013)</w:delText>
        </w:r>
        <w:r w:rsidR="006344A4" w:rsidDel="000200CF">
          <w:fldChar w:fldCharType="end"/>
        </w:r>
        <w:r w:rsidR="00262221" w:rsidDel="000200CF">
          <w:delText xml:space="preserve">, </w:delText>
        </w:r>
        <w:r w:rsidR="00834120" w:rsidDel="000200CF">
          <w:delText>the thermal range of t</w:delText>
        </w:r>
      </w:del>
      <w:del w:id="29" w:author="Amanda Droghini" w:date="2018-03-07T16:49:00Z">
        <w:r w:rsidR="00834120" w:rsidDel="000200CF">
          <w:delText>emperate taxa is often skewed to milder temperatures</w:delText>
        </w:r>
      </w:del>
      <w:del w:id="30" w:author="Amanda Droghini" w:date="2018-03-07T16:52:00Z">
        <w:r w:rsidR="00834120" w:rsidDel="000200CF">
          <w:delText xml:space="preserve"> </w:delText>
        </w:r>
      </w:del>
      <w:del w:id="31" w:author="Amanda Droghini" w:date="2018-03-07T16:41:00Z">
        <w:r w:rsidR="00834120" w:rsidDel="00834120">
          <w:delText>(</w:delText>
        </w:r>
        <w:r w:rsidR="00834120" w:rsidRPr="00834120" w:rsidDel="00834120">
          <w:rPr>
            <w:highlight w:val="yellow"/>
          </w:rPr>
          <w:delText>I have references for this…..).</w:delText>
        </w:r>
        <w:r w:rsidR="00834120" w:rsidDel="00834120">
          <w:delText xml:space="preserve"> As a result,</w:delText>
        </w:r>
      </w:del>
      <w:del w:id="32" w:author="Amanda Droghini" w:date="2018-03-07T16:47:00Z">
        <w:r w:rsidR="00834120" w:rsidDel="000200CF">
          <w:delText xml:space="preserve"> expo</w:delText>
        </w:r>
      </w:del>
      <w:del w:id="33" w:author="Amanda Droghini" w:date="2018-03-07T16:41:00Z">
        <w:r w:rsidR="00834120" w:rsidDel="00834120">
          <w:delText>sure</w:delText>
        </w:r>
      </w:del>
      <w:del w:id="34" w:author="Amanda Droghini" w:date="2018-03-07T16:47:00Z">
        <w:r w:rsidR="00834120" w:rsidDel="000200CF">
          <w:delText xml:space="preserve"> to temperatures below their thermal optimal thresholds </w:delText>
        </w:r>
      </w:del>
      <w:del w:id="35" w:author="Amanda Droghini" w:date="2018-03-07T16:41:00Z">
        <w:r w:rsidR="00834120" w:rsidDel="00834120">
          <w:delText>is</w:delText>
        </w:r>
      </w:del>
      <w:del w:id="36" w:author="Amanda Droghini" w:date="2018-03-07T16:52:00Z">
        <w:r w:rsidR="00834120" w:rsidDel="000200CF">
          <w:delText xml:space="preserve"> </w:delText>
        </w:r>
      </w:del>
      <w:del w:id="37" w:author="Amanda Droghini" w:date="2018-03-07T16:41:00Z">
        <w:r w:rsidR="00834120" w:rsidDel="00834120">
          <w:delText xml:space="preserve">likely to have a </w:delText>
        </w:r>
        <w:r w:rsidR="00262221" w:rsidDel="00834120">
          <w:delText xml:space="preserve">negative </w:delText>
        </w:r>
        <w:r w:rsidR="00834120" w:rsidDel="00834120">
          <w:delText>e</w:delText>
        </w:r>
        <w:r w:rsidR="00262221" w:rsidDel="00834120">
          <w:delText>ffect</w:delText>
        </w:r>
        <w:r w:rsidR="00834120" w:rsidDel="00834120">
          <w:delText xml:space="preserve"> on</w:delText>
        </w:r>
      </w:del>
      <w:del w:id="38" w:author="Amanda Droghini" w:date="2018-03-07T16:47:00Z">
        <w:r w:rsidR="00262221" w:rsidDel="000200CF">
          <w:delText xml:space="preserve"> </w:delText>
        </w:r>
      </w:del>
      <w:del w:id="39" w:author="Amanda Droghini" w:date="2018-03-07T16:52:00Z">
        <w:r w:rsidR="00834120" w:rsidDel="000200CF">
          <w:delText>b</w:delText>
        </w:r>
        <w:r w:rsidR="00262221" w:rsidDel="000200CF">
          <w:delText>ehavioural, metabolic, and cellular processes</w:delText>
        </w:r>
      </w:del>
      <w:del w:id="40" w:author="Amanda Droghini" w:date="2018-03-07T16:22:00Z">
        <w:r w:rsidR="00C90B04" w:rsidDel="006344A4">
          <w:rPr>
            <w:highlight w:val="yellow"/>
          </w:rPr>
          <w:delText>, the organism</w:delText>
        </w:r>
      </w:del>
      <w:del w:id="41" w:author="Amanda Droghini" w:date="2018-03-07T17:40:00Z">
        <w:r w:rsidDel="00C219FB">
          <w:delText>i</w:delText>
        </w:r>
        <w:r w:rsidDel="00C219FB">
          <w:rPr>
            <w:highlight w:val="yellow"/>
          </w:rPr>
          <w:delText xml:space="preserve">f </w:delText>
        </w:r>
      </w:del>
      <w:del w:id="42" w:author="Amanda Droghini" w:date="2018-03-07T16:22:00Z">
        <w:r w:rsidR="0098580B" w:rsidRPr="0098580B" w:rsidDel="00262221">
          <w:rPr>
            <w:highlight w:val="yellow"/>
          </w:rPr>
          <w:delText xml:space="preserve">these </w:delText>
        </w:r>
      </w:del>
      <w:del w:id="43" w:author="Amanda Droghini" w:date="2018-03-07T17:40:00Z">
        <w:r w:rsidR="0098580B" w:rsidRPr="0098580B" w:rsidDel="00C219FB">
          <w:rPr>
            <w:highlight w:val="yellow"/>
          </w:rPr>
          <w:delText xml:space="preserve">temperatures </w:delText>
        </w:r>
        <w:r w:rsidDel="00C219FB">
          <w:rPr>
            <w:highlight w:val="yellow"/>
          </w:rPr>
          <w:delText>drop below</w:delText>
        </w:r>
        <w:r w:rsidR="0098580B" w:rsidRPr="0098580B" w:rsidDel="00C219FB">
          <w:rPr>
            <w:highlight w:val="yellow"/>
          </w:rPr>
          <w:delText xml:space="preserve"> a critical threshold, mortality ensues</w:delText>
        </w:r>
        <w:r w:rsidR="00BC306E" w:rsidDel="00C219FB">
          <w:rPr>
            <w:highlight w:val="yellow"/>
          </w:rPr>
          <w:delText xml:space="preserve"> </w:delText>
        </w:r>
        <w:r w:rsidR="00242009" w:rsidDel="00C219FB">
          <w:rPr>
            <w:highlight w:val="yellow"/>
          </w:rPr>
          <w:fldChar w:fldCharType="begin" w:fldLock="1"/>
        </w:r>
        <w:r w:rsidR="004B1A2D" w:rsidDel="00C219FB">
          <w:rPr>
            <w:highlight w:val="yellow"/>
          </w:rPr>
          <w:del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delInstrText>
        </w:r>
        <w:r w:rsidR="00242009" w:rsidDel="00C219FB">
          <w:rPr>
            <w:highlight w:val="yellow"/>
          </w:rPr>
          <w:fldChar w:fldCharType="separate"/>
        </w:r>
        <w:r w:rsidR="00DD6600" w:rsidRPr="00DD6600" w:rsidDel="00C219FB">
          <w:rPr>
            <w:noProof/>
            <w:highlight w:val="yellow"/>
          </w:rPr>
          <w:delText>(Pörtner 2001, Kassahn et al. 2009)</w:delText>
        </w:r>
        <w:r w:rsidR="00242009" w:rsidDel="00C219FB">
          <w:rPr>
            <w:highlight w:val="yellow"/>
          </w:rPr>
          <w:fldChar w:fldCharType="end"/>
        </w:r>
        <w:r w:rsidR="0098580B" w:rsidRPr="0098580B" w:rsidDel="00C219FB">
          <w:rPr>
            <w:highlight w:val="yellow"/>
          </w:rPr>
          <w:delText>.</w:delText>
        </w:r>
        <w:r w:rsidR="00665095" w:rsidDel="00C219FB">
          <w:delText xml:space="preserve"> </w:delText>
        </w:r>
      </w:del>
      <w:moveToRangeStart w:id="44" w:author="Amanda Droghini" w:date="2018-03-07T16:59:00Z" w:name="move508205322"/>
      <w:moveTo w:id="45" w:author="Amanda Droghini" w:date="2018-03-07T16:59:00Z">
        <w:del w:id="46" w:author="Amanda Droghini" w:date="2018-03-07T17:02:00Z">
          <w:r w:rsidR="00767A1D" w:rsidDel="00767A1D">
            <w:delText xml:space="preserve">While native taxa are highly adapted to life in the cold, the optimal thermal ranges of many non-native, temperate species are skewed towards temperatures that are several degrees warmer than Arctic systems </w:delText>
          </w:r>
          <w:r w:rsidR="00767A1D" w:rsidDel="00767A1D">
            <w:fldChar w:fldCharType="begin" w:fldLock="1"/>
          </w:r>
          <w:r w:rsidR="00767A1D" w:rsidRPr="00767A1D" w:rsidDel="00767A1D">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 "properties" : {  }, "schema" : "https://github.com/citation-style-language/schema/raw/master/csl-citation.json" }</w:delInstrText>
          </w:r>
          <w:r w:rsidR="00767A1D" w:rsidDel="00767A1D">
            <w:fldChar w:fldCharType="separate"/>
          </w:r>
          <w:r w:rsidR="00767A1D" w:rsidRPr="00767A1D" w:rsidDel="00767A1D">
            <w:rPr>
              <w:noProof/>
            </w:rPr>
            <w:delText>(Lord et al. 2015)</w:delText>
          </w:r>
          <w:r w:rsidR="00767A1D" w:rsidDel="00767A1D">
            <w:fldChar w:fldCharType="end"/>
          </w:r>
          <w:r w:rsidR="00767A1D" w:rsidDel="00767A1D">
            <w:delText xml:space="preserve">. </w:delText>
          </w:r>
        </w:del>
      </w:moveTo>
      <w:moveToRangeEnd w:id="44"/>
      <w:ins w:id="47" w:author="Amanda Droghini" w:date="2018-03-07T16:47:00Z">
        <w:r w:rsidR="000200CF">
          <w:t>Even species that can survive</w:t>
        </w:r>
      </w:ins>
      <w:r>
        <w:t xml:space="preserve"> in cold waters may not be able to reproduce</w:t>
      </w:r>
      <w:ins w:id="48" w:author="Amanda Droghini" w:date="2018-03-07T16:47:00Z">
        <w:r w:rsidR="000200CF">
          <w:t xml:space="preserve"> </w:t>
        </w:r>
      </w:ins>
      <w:r>
        <w:t>or complete</w:t>
      </w:r>
      <w:ins w:id="49" w:author="Amanda Droghini" w:date="2018-03-07T16:47:00Z">
        <w:r w:rsidR="000200CF">
          <w:t xml:space="preserve"> ontogenetic development, as these processes are even more sensitive to temperature than survival</w:t>
        </w:r>
      </w:ins>
      <w:del w:id="50" w:author="Amanda Droghini" w:date="2018-03-07T16:47:00Z">
        <w:r w:rsidR="00834120" w:rsidDel="000200CF">
          <w:delText xml:space="preserve">Reproduction, development, and growth </w:delText>
        </w:r>
        <w:r w:rsidR="003D7A91" w:rsidDel="000200CF">
          <w:delText>are even more sensitive to temperature than survival</w:delText>
        </w:r>
      </w:del>
      <w:r w:rsidR="003D7A91">
        <w:t xml:space="preserve"> </w:t>
      </w:r>
      <w:commentRangeStart w:id="5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51"/>
      <w:r w:rsidR="00AF591D">
        <w:rPr>
          <w:rStyle w:val="CommentReference"/>
          <w:rFonts w:ascii="Arial" w:eastAsia="Arial" w:hAnsi="Arial" w:cs="Arial"/>
          <w:color w:val="000000"/>
          <w:lang w:val="en-US" w:eastAsia="en-US"/>
        </w:rPr>
        <w:commentReference w:id="51"/>
      </w:r>
      <w:r w:rsidR="00A05012">
        <w:t xml:space="preserve">. </w:t>
      </w:r>
      <w:r w:rsidR="00DC7E4C">
        <w:t>For example, s</w:t>
      </w:r>
      <w:commentRangeStart w:id="52"/>
      <w:r w:rsidR="00B76A2B">
        <w:t xml:space="preserve">ome </w:t>
      </w:r>
      <w:commentRangeEnd w:id="52"/>
      <w:r w:rsidR="003D7A91">
        <w:rPr>
          <w:rStyle w:val="CommentReference"/>
        </w:rPr>
        <w:commentReference w:id="52"/>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76A2B">
        <w:t xml:space="preserve">; others can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ins w:id="53" w:author="Amanda Droghini" w:date="2018-03-07T16:48:00Z">
        <w:r w:rsidR="000200CF">
          <w:t xml:space="preserve">Furthermore, for many organisms there is a strong link between temperature and time to development: usually, the colder the temperature, the longer it takes for larvae to develop and metamorphose into adults </w:t>
        </w:r>
        <w:r w:rsidR="000200CF">
          <w:fldChar w:fldCharType="begin" w:fldLock="1"/>
        </w:r>
        <w:r w:rsidR="000200CF">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0200CF">
          <w:fldChar w:fldCharType="separate"/>
        </w:r>
        <w:r w:rsidR="000200CF" w:rsidRPr="001A7D7E">
          <w:rPr>
            <w:noProof/>
          </w:rPr>
          <w:t>(de Rivera et al. 2007)</w:t>
        </w:r>
        <w:r w:rsidR="000200CF">
          <w:fldChar w:fldCharType="end"/>
        </w:r>
        <w:r w:rsidR="000200CF">
          <w:t xml:space="preserve">. </w:t>
        </w:r>
      </w:ins>
      <w:ins w:id="54" w:author="Amanda Droghini" w:date="2018-03-07T17:44:00Z">
        <w:r w:rsidR="00122499">
          <w:t>Understanding t</w:t>
        </w:r>
      </w:ins>
      <w:ins w:id="55" w:author="Amanda Droghini" w:date="2018-03-07T17:43:00Z">
        <w:r w:rsidR="00122499">
          <w:t xml:space="preserve">he </w:t>
        </w:r>
      </w:ins>
      <w:ins w:id="56" w:author="Amanda Droghini" w:date="2018-03-07T17:41:00Z">
        <w:r w:rsidR="00122499">
          <w:t xml:space="preserve">relationship between temperature, survival, and establishment is </w:t>
        </w:r>
      </w:ins>
      <w:ins w:id="57" w:author="Amanda Droghini" w:date="2018-03-07T17:43:00Z">
        <w:r w:rsidR="00122499">
          <w:t xml:space="preserve">likely </w:t>
        </w:r>
      </w:ins>
      <w:ins w:id="58" w:author="Amanda Droghini" w:date="2018-03-07T17:44:00Z">
        <w:r w:rsidR="00122499">
          <w:t xml:space="preserve">to be </w:t>
        </w:r>
      </w:ins>
      <w:ins w:id="59" w:author="Amanda Droghini" w:date="2018-03-07T17:43:00Z">
        <w:r w:rsidR="00122499">
          <w:t>critical</w:t>
        </w:r>
      </w:ins>
      <w:ins w:id="60" w:author="Amanda Droghini" w:date="2018-03-07T17:42:00Z">
        <w:r w:rsidR="00122499">
          <w:t xml:space="preserve"> for predicting invasions in Arctic systems</w:t>
        </w:r>
      </w:ins>
      <w:ins w:id="61" w:author="Amanda Droghini" w:date="2018-03-07T17:41:00Z">
        <w:r w:rsidR="00122499">
          <w:t>, where water temperatures can fall below freezing, and summers are cold and short.</w:t>
        </w:r>
      </w:ins>
      <w:commentRangeStart w:id="62"/>
      <w:del w:id="63" w:author="Amanda Droghini" w:date="2018-03-07T08:49:00Z">
        <w:r w:rsidR="00B8672C" w:rsidDel="00C90B04">
          <w:delText>At the population level</w:delText>
        </w:r>
        <w:commentRangeEnd w:id="62"/>
        <w:r w:rsidR="00B8672C" w:rsidDel="00C90B04">
          <w:rPr>
            <w:rStyle w:val="CommentReference"/>
          </w:rPr>
          <w:commentReference w:id="62"/>
        </w:r>
        <w:r w:rsidR="00B8672C" w:rsidDel="00C90B04">
          <w:delText xml:space="preserve">, warmer </w:delText>
        </w:r>
        <w:r w:rsidR="00B8672C" w:rsidRPr="00B8672C" w:rsidDel="00C90B04">
          <w:rPr>
            <w:highlight w:val="yellow"/>
          </w:rPr>
          <w:delText>(summer? Winter?)</w:delText>
        </w:r>
        <w:r w:rsidR="00B8672C" w:rsidDel="00C90B04">
          <w:delText xml:space="preserve"> temperatures have been linked to higher recruitment and growth rates </w:delText>
        </w:r>
        <w:r w:rsidR="00B8672C" w:rsidDel="00C90B04">
          <w:fldChar w:fldCharType="begin" w:fldLock="1"/>
        </w:r>
        <w:r w:rsidR="00B8672C" w:rsidRPr="00C90B04" w:rsidDel="00C90B04">
          <w:del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"mendeley" : { "formattedCitation" : "(Stachowicz et al. 2002, Lord 2017)", "plainTextFormattedCitation" : "(Stachowicz et al. 2002, Lord 2017)", "previouslyFormattedCitation" : "(Stachowicz et al. 2002a, Lord 2017)" }, "properties" : {  }, "schema" : "https://github.com/citation-style-language/schema/raw/master/csl-citation.json" }</w:delInstrText>
        </w:r>
        <w:r w:rsidR="00B8672C" w:rsidDel="00C90B04">
          <w:fldChar w:fldCharType="separate"/>
        </w:r>
        <w:r w:rsidR="00B8672C" w:rsidRPr="00C90B04" w:rsidDel="00C90B04">
          <w:rPr>
            <w:noProof/>
          </w:rPr>
          <w:delText>(Stachowicz et al. 2002, Lord 2017)</w:delText>
        </w:r>
        <w:r w:rsidR="00B8672C" w:rsidDel="00C90B04">
          <w:fldChar w:fldCharType="end"/>
        </w:r>
        <w:r w:rsidR="00B8672C" w:rsidDel="00C90B04">
          <w:delText xml:space="preserve">. </w:delText>
        </w:r>
        <w:r w:rsidR="00050A9A" w:rsidDel="00C90B04">
          <w:delText>F</w:delText>
        </w:r>
        <w:r w:rsidR="00B76A2B" w:rsidDel="00C90B04">
          <w:delText>or many organisms there is a link between temperature and time to develop</w:delText>
        </w:r>
        <w:r w:rsidR="00B8672C" w:rsidDel="00C90B04">
          <w:delText>ment</w:delText>
        </w:r>
        <w:r w:rsidR="00B76A2B" w:rsidDel="00C90B04">
          <w:delText>: usually, the colder the temperature, the longer it takes for larvae to develop and metamorphose into adults</w:delText>
        </w:r>
        <w:r w:rsidR="001A7D7E" w:rsidDel="00C90B04">
          <w:delText xml:space="preserve"> </w:delText>
        </w:r>
        <w:r w:rsidR="001A7D7E" w:rsidDel="00C90B04">
          <w:fldChar w:fldCharType="begin" w:fldLock="1"/>
        </w:r>
        <w:r w:rsidR="00B21D33" w:rsidDel="00C90B04">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1A7D7E" w:rsidDel="00C90B04">
          <w:fldChar w:fldCharType="separate"/>
        </w:r>
        <w:r w:rsidR="001A7D7E" w:rsidRPr="001A7D7E" w:rsidDel="00C90B04">
          <w:rPr>
            <w:noProof/>
          </w:rPr>
          <w:delText>(de Rivera et al. 2007)</w:delText>
        </w:r>
        <w:r w:rsidR="001A7D7E" w:rsidDel="00C90B04">
          <w:fldChar w:fldCharType="end"/>
        </w:r>
        <w:r w:rsidR="00B76A2B" w:rsidDel="00C90B04">
          <w:delText>.</w:delText>
        </w:r>
        <w:r w:rsidR="00B8672C" w:rsidDel="00C90B04">
          <w:delText xml:space="preserve"> </w:delText>
        </w:r>
      </w:del>
      <w:del w:id="64" w:author="Amanda Droghini" w:date="2018-03-07T17:43:00Z">
        <w:r w:rsidR="003D7A91" w:rsidDel="00122499">
          <w:delText>Th</w:delText>
        </w:r>
        <w:r w:rsidR="00C90B04" w:rsidDel="00122499">
          <w:delText xml:space="preserve">e breakdown of function at cold temperatures for temperate species, </w:delText>
        </w:r>
      </w:del>
      <w:del w:id="65" w:author="Amanda Droghini" w:date="2018-03-07T16:48:00Z">
        <w:r w:rsidR="00C90B04" w:rsidDel="000200CF">
          <w:delText xml:space="preserve">and the high specialization of native Arctic species, </w:delText>
        </w:r>
      </w:del>
      <w:del w:id="66"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67"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68"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7A2FAFD2" w:rsidR="001564A4" w:rsidRDefault="004B7925" w:rsidP="001D6B6C">
      <w:pPr>
        <w:spacing w:line="360" w:lineRule="auto"/>
        <w:contextualSpacing/>
      </w:pPr>
      <w:del w:id="69" w:author="Amanda Droghini" w:date="2018-03-07T16:14:00Z">
        <w:r w:rsidRPr="004B7925" w:rsidDel="009C7A97">
          <w:rPr>
            <w:highlight w:val="cyan"/>
          </w:rPr>
          <w:delText>Introduced species have been reported from many polar systems, including …. , but</w:delText>
        </w:r>
        <w:r w:rsidR="00A86F2C" w:rsidDel="009C7A97">
          <w:rPr>
            <w:highlight w:val="cyan"/>
          </w:rPr>
          <w:delText xml:space="preserve"> introductions are still rare, and</w:delText>
        </w:r>
        <w:r w:rsidRPr="004B7925" w:rsidDel="009C7A97">
          <w:rPr>
            <w:highlight w:val="cyan"/>
          </w:rPr>
          <w:delText xml:space="preserve"> it is still unclear how many organisms pose a threat to these systems.</w:delText>
        </w:r>
        <w:r w:rsidDel="009C7A97">
          <w:delText xml:space="preserve"> </w:delText>
        </w:r>
        <w:r w:rsidR="00E016D1" w:rsidDel="009C7A97">
          <w:delText>Indeed, s</w:delText>
        </w:r>
      </w:del>
      <w:ins w:id="70" w:author="Amanda Droghini" w:date="2018-03-07T16:14:00Z">
        <w:r w:rsidR="009C7A97">
          <w:t>S</w:t>
        </w:r>
      </w:ins>
      <w:r w:rsidR="00E016D1">
        <w:t xml:space="preserve">tudies have come to different conclusions about whether </w:t>
      </w:r>
      <w:ins w:id="71" w:author="Amanda Droghini" w:date="2018-03-07T16:14:00Z">
        <w:r w:rsidR="009C7A97">
          <w:t xml:space="preserve">non-native </w:t>
        </w:r>
      </w:ins>
      <w:r w:rsidR="00E016D1">
        <w:t xml:space="preserve">species can survive </w:t>
      </w:r>
      <w:r w:rsidR="00533AAB">
        <w:t>Arctic voyages and the conditions they encounter upon arrival</w:t>
      </w:r>
      <w:r w:rsidR="00E016D1">
        <w:t xml:space="preserve">. </w:t>
      </w:r>
      <w:commentRangeStart w:id="72"/>
      <w:r w:rsidR="00533AAB" w:rsidRPr="00533AAB">
        <w:rPr>
          <w:highlight w:val="yellow"/>
        </w:rPr>
        <w:t>Non-native species are already being transported in ballast water tanks</w:t>
      </w:r>
      <w:r w:rsidR="00533AAB">
        <w:rPr>
          <w:highlight w:val="yellow"/>
        </w:rPr>
        <w:t xml:space="preserve"> and as hull </w:t>
      </w:r>
      <w:proofErr w:type="spellStart"/>
      <w:r w:rsidR="00533AAB">
        <w:rPr>
          <w:highlight w:val="yellow"/>
        </w:rPr>
        <w:t>foulers</w:t>
      </w:r>
      <w:proofErr w:type="spellEnd"/>
      <w:r w:rsidR="00533AAB" w:rsidRPr="00533AAB">
        <w:rPr>
          <w:highlight w:val="yellow"/>
        </w:rPr>
        <w:t xml:space="preserve"> to Arctic</w:t>
      </w:r>
      <w:r w:rsidR="00533AAB">
        <w:rPr>
          <w:highlight w:val="yellow"/>
        </w:rPr>
        <w:t xml:space="preserve"> ports. However</w:t>
      </w:r>
      <w:r w:rsidR="00533AAB" w:rsidRPr="00533AAB">
        <w:rPr>
          <w:highlight w:val="yellow"/>
        </w:rPr>
        <w:t xml:space="preserve">, </w:t>
      </w:r>
      <w:r w:rsidR="00533AAB">
        <w:rPr>
          <w:highlight w:val="yellow"/>
        </w:rPr>
        <w:t xml:space="preserve">survivorship during the voyage appears to be relatively low for the following reasons: . Nevertheless, some organisms that are being transported can survive the voyage (Ware et al. 2016), and recent high-profile introductions (e.g. snow crab in Barents Sea) has been linked to anthropogenic transport mechanisms. </w:t>
      </w:r>
      <w:r w:rsidR="00533AAB" w:rsidRPr="00533AAB">
        <w:rPr>
          <w:highlight w:val="yellow"/>
        </w:rPr>
        <w:t xml:space="preserve">and some are surviving the voyage </w:t>
      </w:r>
      <w:r w:rsidR="00533AAB" w:rsidRPr="00533AAB">
        <w:rPr>
          <w:highlight w:val="yellow"/>
        </w:rPr>
        <w:fldChar w:fldCharType="begin" w:fldLock="1"/>
      </w:r>
      <w:r w:rsidR="00533AAB" w:rsidRPr="00533AAB">
        <w:rPr>
          <w:highlight w:val="yellow"/>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"(Ware et al. 2016, Chan et al. 2016)", "plainTextFormattedCitation" : "(Ware et al. 2016, Chan et al. 2016)", "previouslyFormattedCitation" : "(Ware et al. 2016, Chan et al. 2016)" }, "properties" : {  }, "schema" : "https://github.com/citation-style-language/schema/raw/master/csl-citation.json" }</w:instrText>
      </w:r>
      <w:r w:rsidR="00533AAB" w:rsidRPr="00533AAB">
        <w:rPr>
          <w:highlight w:val="yellow"/>
        </w:rPr>
        <w:fldChar w:fldCharType="separate"/>
      </w:r>
      <w:r w:rsidR="00533AAB" w:rsidRPr="00533AAB">
        <w:rPr>
          <w:noProof/>
          <w:highlight w:val="yellow"/>
        </w:rPr>
        <w:t>(Ware et al. 2016, Chan et al. 2016)</w:t>
      </w:r>
      <w:r w:rsidR="00533AAB" w:rsidRPr="00533AAB">
        <w:rPr>
          <w:highlight w:val="yellow"/>
        </w:rPr>
        <w:fldChar w:fldCharType="end"/>
      </w:r>
      <w:commentRangeEnd w:id="72"/>
      <w:r w:rsidR="00533AAB">
        <w:rPr>
          <w:rStyle w:val="CommentReference"/>
          <w:rFonts w:ascii="Arial" w:eastAsia="Arial" w:hAnsi="Arial" w:cs="Arial"/>
          <w:color w:val="000000"/>
          <w:lang w:val="en-US" w:eastAsia="en-US"/>
        </w:rPr>
        <w:commentReference w:id="72"/>
      </w:r>
      <w:r w:rsidR="00533AAB">
        <w:t xml:space="preserve"> </w:t>
      </w:r>
      <w:r w:rsidR="00023EA2" w:rsidRPr="00023EA2">
        <w:rPr>
          <w:highlight w:val="cyan"/>
        </w:rPr>
        <w:t>Habitat modeling studies</w:t>
      </w:r>
      <w:r w:rsidR="00E016D1">
        <w:rPr>
          <w:highlight w:val="cyan"/>
        </w:rPr>
        <w:t xml:space="preserve"> in coastal Alaska found that </w:t>
      </w:r>
      <w:r w:rsidR="00E016D1">
        <w:t>o</w:t>
      </w:r>
      <w:r w:rsidR="00794A46">
        <w:t xml:space="preserve">f the four species they considered, all were able </w:t>
      </w:r>
      <w:r w:rsidR="00794A46">
        <w:lastRenderedPageBreak/>
        <w:t>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proofErr w:type="spellStart"/>
      <w:r w:rsidR="00E016D1">
        <w:rPr>
          <w:i/>
        </w:rPr>
        <w:t>Didemnum</w:t>
      </w:r>
      <w:proofErr w:type="spellEnd"/>
      <w:r w:rsidR="00E016D1">
        <w:rPr>
          <w:i/>
        </w:rPr>
        <w:t xml:space="preserve"> </w:t>
      </w:r>
      <w:proofErr w:type="spellStart"/>
      <w:r w:rsidR="00E016D1">
        <w:rPr>
          <w:i/>
        </w:rPr>
        <w:t>vexillum</w:t>
      </w:r>
      <w:proofErr w:type="spellEnd"/>
      <w:r w:rsidR="00E016D1">
        <w:rPr>
          <w:i/>
        </w:rPr>
        <w:t xml:space="preserve"> </w:t>
      </w:r>
      <w:r w:rsidR="00E016D1">
        <w:t xml:space="preserve">in </w:t>
      </w:r>
      <w:proofErr w:type="spellStart"/>
      <w:r w:rsidR="00E016D1">
        <w:t>southcoastal</w:t>
      </w:r>
      <w:proofErr w:type="spellEnd"/>
      <w:r w:rsidR="00E016D1">
        <w:t xml:space="preserve">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invasive species in the Norwegian Arctic, and found that environmental conditions were unsuitable for all </w:t>
      </w:r>
      <w:r w:rsidR="00A42F5D">
        <w:t xml:space="preserve">but one of the species studied. </w:t>
      </w:r>
      <w:r w:rsidR="002F13A8">
        <w:t xml:space="preserve">In Chile, a comparison of biodiversity between two regions found several introduced species near the temperate port, and only native species in the sub-Antarctic port, despite a long history of  shipping and aquaculture </w:t>
      </w:r>
      <w:r w:rsidR="002F13A8">
        <w:fldChar w:fldCharType="begin" w:fldLock="1"/>
      </w:r>
      <w:r w:rsidR="002F13A8">
        <w:instrText>ADDIN CSL_CITATION { "citationItems" : [ { "id" : "ITEM-1", "itemData" : { "DOI" : "10.3391/mbi.2016.7.1.10", "ISBN" : "1989-8649", "ISSN" : "19898649", "abstract" : "We analysed the biodiversity of ascidians in two areas located in southern and northern Chile: Punta Arenas in the Strait of Magellan (53 degrees latitude, subantarctic) and Coquimbo (29 degrees latitude, temperate). The oceanographic features of the two zones are markedly different, with influence of the Humboldt Current in the north, and the Cape Horn Current System, together with freshwater influxes, in the Magellanic zone. Both regions were surveyed twice during 2013 by SCUBA diving and pulling ropes and aquaculture cages. Both artificial structures and natural communities were sampled. A total of 22 species were identified, three of them reported for the first time in Chilean waters: Lissoclinum perforatum, Synoicum georgianum, and Polyzoa minor. The first is an introduced species found here for the first time in the Pacific. No species occurred in both regions, highlighting the very different environmental conditions of subantarctic vs. temperate waters. In spite of exhaustive searches in aquaculture facilities and on artificial structures such as harbour docks and piers, no introduced species were found in the Punta Arenas area. Conversely, 5 out of 11 (45%) species found in northern Chile were introduced. The Coquimbo area has a history of ship traffic dating back at least 150 years, and cultures of native (e.g. scallop) as well as exotic species (e.g. abalone) have been deployed for ca. 35 years. Some of the introduced species, such as Ciona robusta (formerly C. intestinalis sp. A), constitute pests for scallop culture facilities in the area, causing serious losses to local farmers. It is surprising that the Punta Arenas zone, with a history of ship traffic dating back ca. 500 years and over 25 years of sustained mussel and salmon aquaculture activity, is apparently free from introduced species. The ascidian cover on artificial structures is high, but it is made up of native species such as Paramolgula sp., Cnemidocarpa verrucosa, or Polyzoa opuntia. It is hypothesized that cold waters (5 to 11 degrees C) are the determining factor hindering the development of introduced ascidians, which tend to be temperate-warm water species. The ongoing warming in the Southern Cone may change this picture and continued monitoring is strongly advised.", "author" : [ { "dropping-particle" : "", "family" : "Turon", "given" : "Xavier", "non-dropping-particle" : "", "parse-names" : false, "suffix" : "" }, { "dropping-particle" : "", "family" : "Ca\u00f1ete", "given" : "Juan I", "non-dropping-particle" : "", "parse-names" : false, "suffix" : "" }, { "dropping-particle" : "", "family" : "Sellanes", "given" : "Javier", "non-dropping-particle" : "", "parse-names" : false, "suffix" : "" }, { "dropping-particle" : "", "family" : "Rocha", "given" : "Rosana M", "non-dropping-particle" : "", "parse-names" : false, "suffix" : "" }, { "dropping-particle" : "", "family" : "L\u00f3pez-Legentil", "given" : "Susanna", "non-dropping-particle" : "", "parse-names" : false, "suffix" : "" } ], "container-title" : "Management of Biological Invasions", "id" : "ITEM-1", "issue" : "1", "issued" : { "date-parts" : [ [ "2016" ] ] }, "page" : "77-86", "title" : "Too cold for invasions? Contrasting patterns of native and introduced ascidians in subantarctic and temperate Chile", "type" : "article-journal", "volume" : "7" }, "uris" : [ "http://www.mendeley.com/documents/?uuid=564fd434-b236-4df9-b1db-98e44c4e6a01" ] } ], "mendeley" : { "formattedCitation" : "(Turon et al. 2016)", "plainTextFormattedCitation" : "(Turon et al. 2016)", "previouslyFormattedCitation" : "(Turon et al. 2016)" }, "properties" : {  }, "schema" : "https://github.com/citation-style-language/schema/raw/master/csl-citation.json" }</w:instrText>
      </w:r>
      <w:r w:rsidR="002F13A8">
        <w:fldChar w:fldCharType="separate"/>
      </w:r>
      <w:r w:rsidR="002F13A8" w:rsidRPr="002F13A8">
        <w:rPr>
          <w:noProof/>
        </w:rPr>
        <w:t>(Turon et al. 2016)</w:t>
      </w:r>
      <w:r w:rsidR="002F13A8">
        <w:fldChar w:fldCharType="end"/>
      </w:r>
      <w:r w:rsidR="002F13A8">
        <w:t xml:space="preserve">.  </w:t>
      </w:r>
      <w:r w:rsidR="002F13A8" w:rsidRPr="002F13A8">
        <w:rPr>
          <w:highlight w:val="yellow"/>
        </w:rPr>
        <w:t>Other environmental factors that may limit the survival and establishment of non-native species include: biotic resistance, unsuitable water chemistry (e.g. dissolved oxygen),</w:t>
      </w:r>
      <w:r w:rsidR="002F13A8">
        <w:t xml:space="preserve">    O</w:t>
      </w:r>
      <w:r w:rsidR="00EE196E" w:rsidRPr="00BA54CA">
        <w:t>ur understanding of species’</w:t>
      </w:r>
      <w:r w:rsidR="00EE196E">
        <w:t xml:space="preserve"> invasions at high-latitudes remains thin, </w:t>
      </w:r>
      <w:r w:rsidR="002A0BDF">
        <w:t>especially across multiple taxa and across the different stages of invasion (e.g. introduction vers</w:t>
      </w:r>
      <w:r w:rsidR="002F13A8">
        <w:t>us establishment)</w:t>
      </w:r>
      <w:r w:rsidR="00EE196E">
        <w:t>.</w:t>
      </w:r>
    </w:p>
    <w:p w14:paraId="4F607CA3" w14:textId="77777777" w:rsidR="001564A4" w:rsidRDefault="001564A4" w:rsidP="001D6B6C">
      <w:pPr>
        <w:spacing w:line="360" w:lineRule="auto"/>
        <w:contextualSpacing/>
      </w:pPr>
    </w:p>
    <w:p w14:paraId="1044DCC9" w14:textId="542C709F" w:rsidR="00E670A9" w:rsidRDefault="00EE196E" w:rsidP="002674FC">
      <w:pPr>
        <w:spacing w:line="360" w:lineRule="auto"/>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ice </w:t>
      </w:r>
      <w:r w:rsidR="00FF5E52">
        <w:t xml:space="preserve">have </w:t>
      </w:r>
      <w:del w:id="73" w:author="Amanda Droghini" w:date="2018-02-17T08:21:00Z">
        <w:r w:rsidR="00E670A9" w:rsidRPr="0077242A" w:rsidDel="00E670A9">
          <w:delText>ater temperatures</w:delText>
        </w:r>
      </w:del>
      <w:del w:id="74" w:author="Amanda Droghini" w:date="2018-02-02T13:15:00Z">
        <w:r w:rsidR="00E670A9" w:rsidRPr="0077242A" w:rsidDel="00F1347C">
          <w:delText>, which</w:delText>
        </w:r>
      </w:del>
      <w:del w:id="75" w:author="Amanda Droghini" w:date="2018-02-17T08:21:00Z">
        <w:r w:rsidR="00E670A9" w:rsidRPr="0077242A" w:rsidDel="00E670A9">
          <w:delText xml:space="preserve"> have been </w:delText>
        </w:r>
      </w:del>
      <w:del w:id="76" w:author="Amanda Droghini" w:date="2018-02-02T13:15:00Z">
        <w:r w:rsidR="00E670A9" w:rsidRPr="0077242A" w:rsidDel="00F1347C">
          <w:delText xml:space="preserve">observed </w:delText>
        </w:r>
      </w:del>
      <w:del w:id="77" w:author="Amanda Droghini" w:date="2018-02-17T08:21:00Z">
        <w:r w:rsidR="00E670A9" w:rsidRPr="0077242A" w:rsidDel="00E670A9">
          <w:delText>for several decades (Mueter and Litzow… others), and sea ice extent diminishing</w:delText>
        </w:r>
      </w:del>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78"/>
      <w:r w:rsidR="006244EA">
        <w:t xml:space="preserve">Since the beginning </w:t>
      </w:r>
      <w:commentRangeEnd w:id="78"/>
      <w:r w:rsidR="006244EA">
        <w:rPr>
          <w:rStyle w:val="CommentReference"/>
        </w:rPr>
        <w:commentReference w:id="78"/>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79"/>
      <w:r w:rsidR="006244EA" w:rsidRPr="006244EA">
        <w:rPr>
          <w:highlight w:val="yellow"/>
        </w:rPr>
        <w:t>((add stats)</w:t>
      </w:r>
      <w:commentRangeEnd w:id="79"/>
      <w:r w:rsidR="004F6FD9">
        <w:rPr>
          <w:rStyle w:val="CommentReference"/>
        </w:rPr>
        <w:commentReference w:id="79"/>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0"/>
      </w:r>
      <w:r w:rsidR="006244EA">
        <w:t xml:space="preserve">, and Arctic tourism. </w:t>
      </w:r>
      <w:r w:rsidR="00B21DA0">
        <w:t>C</w:t>
      </w:r>
      <w:r w:rsidR="00A27824">
        <w:t>hanges</w:t>
      </w:r>
      <w:r w:rsidR="00B21DA0">
        <w:t xml:space="preserve"> </w:t>
      </w:r>
      <w:r w:rsidR="00B21DA0">
        <w:lastRenderedPageBreak/>
        <w:t>in traffic volume and patterns</w:t>
      </w:r>
      <w:r w:rsidR="00A27824">
        <w:t xml:space="preserve"> </w:t>
      </w:r>
      <w:del w:id="81" w:author="Amanda Droghini" w:date="2018-02-13T07:07:00Z">
        <w:r w:rsidR="008B4029" w:rsidRPr="00CA4945" w:rsidDel="006A7F55">
          <w:delText xml:space="preserve">Understanding the factors that affect invasion probability in the Arctic is </w:delText>
        </w:r>
        <w:r w:rsidR="00552F17" w:rsidDel="006A7F55">
          <w:delText xml:space="preserve">becoming increasingly </w:delText>
        </w:r>
        <w:r w:rsidR="008B4029" w:rsidRPr="00CA4945" w:rsidDel="006A7F55">
          <w:delText xml:space="preserve">critical </w:delText>
        </w:r>
        <w:r w:rsidR="00552F17" w:rsidDel="006A7F55">
          <w:delText>given the observed and expected changes in climate and shipping traffic</w:delText>
        </w:r>
        <w:r w:rsidR="008B4029" w:rsidRPr="00CA4945" w:rsidDel="006A7F55">
          <w:delText xml:space="preserve">. </w:delText>
        </w:r>
      </w:del>
      <w:del w:id="82" w:author="Amanda Droghini" w:date="2018-02-02T13:14:00Z">
        <w:r w:rsidR="00874591" w:rsidRPr="00CA4945" w:rsidDel="003346C6">
          <w:delText xml:space="preserve">Climate change is most pronounced in arctic and subarctic regions - for example, air temperatures in Alaska have increased by an average of XX degrees since the 1950s </w:delText>
        </w:r>
      </w:del>
      <w:del w:id="83" w:author="Amanda Droghini" w:date="2018-02-13T07:07:00Z">
        <w:r w:rsidR="00874591" w:rsidRPr="00CA4945" w:rsidDel="006A7F55">
          <w:delText>(</w:delText>
        </w:r>
        <w:r w:rsidR="00552F17" w:rsidDel="006A7F55">
          <w:delText>XXX</w:delText>
        </w:r>
        <w:r w:rsidR="00874591" w:rsidRPr="00CA4945" w:rsidDel="006A7F55">
          <w:delText xml:space="preserve">). </w:delText>
        </w:r>
      </w:del>
      <w:del w:id="84" w:author="Amanda Droghini" w:date="2018-02-02T13:15:00Z">
        <w:r w:rsidR="00874591" w:rsidRPr="00CA4945" w:rsidDel="00F1347C">
          <w:delText>In the Bering Sea, warming w</w:delText>
        </w:r>
      </w:del>
      <w:r w:rsidR="00A27824">
        <w:t>are expected to increase the number and diversity of organisms that are being transported to polar regions.</w:t>
      </w:r>
    </w:p>
    <w:p w14:paraId="69A0D4A8" w14:textId="77777777" w:rsidR="00552F17" w:rsidDel="00D655FC" w:rsidRDefault="00552F17" w:rsidP="00CA4945">
      <w:pPr>
        <w:spacing w:before="200" w:line="360" w:lineRule="auto"/>
        <w:contextualSpacing/>
        <w:rPr>
          <w:del w:id="85" w:author="Amanda Droghini" w:date="2018-02-14T07:41:00Z"/>
        </w:rPr>
      </w:pPr>
      <w:bookmarkStart w:id="86" w:name="_m7oo5zak2jfc" w:colFirst="0" w:colLast="0"/>
      <w:bookmarkStart w:id="87" w:name="_rq0l47zex3zr" w:colFirst="0" w:colLast="0"/>
      <w:bookmarkEnd w:id="86"/>
      <w:bookmarkEnd w:id="87"/>
    </w:p>
    <w:p w14:paraId="5ECBACE1" w14:textId="1AED0734" w:rsidR="00723773" w:rsidDel="00D655FC" w:rsidRDefault="00874591" w:rsidP="00D655FC">
      <w:pPr>
        <w:spacing w:before="200" w:line="360" w:lineRule="auto"/>
        <w:contextualSpacing/>
        <w:rPr>
          <w:del w:id="88" w:author="Amanda Droghini" w:date="2018-02-14T07:41:00Z"/>
          <w:highlight w:val="white"/>
        </w:rPr>
      </w:pPr>
      <w:del w:id="8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0" w:name="_8ktb2c9fr4av" w:colFirst="0" w:colLast="0"/>
      <w:bookmarkEnd w:id="90"/>
    </w:p>
    <w:p w14:paraId="62CE6144" w14:textId="3B0F846F" w:rsidR="004403F9" w:rsidRDefault="00463580" w:rsidP="004403F9">
      <w:pPr>
        <w:spacing w:before="200" w:line="360" w:lineRule="auto"/>
        <w:contextualSpacing/>
      </w:pPr>
      <w:r>
        <w:t xml:space="preserve">In this paper, </w:t>
      </w:r>
      <w:del w:id="9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 xml:space="preserve">explore whether cold water temperatures had the potential to limit introductions in the Arctic by </w:t>
      </w:r>
      <w:del w:id="92" w:author="Amanda Droghini" w:date="2018-03-06T07:59:00Z">
        <w:r w:rsidR="00F24EA9" w:rsidDel="00B34C45">
          <w:delText xml:space="preserve">compiled data </w:delText>
        </w:r>
        <w:r w:rsidR="00F24EA9" w:rsidRPr="00CA4945" w:rsidDel="00B34C45">
          <w:delText xml:space="preserve">on </w:delText>
        </w:r>
        <w:r w:rsidR="00F24EA9" w:rsidDel="00B34C45">
          <w:delText xml:space="preserve">taxa’s </w:delText>
        </w:r>
        <w:r w:rsidR="00F24EA9" w:rsidRPr="00CA4945" w:rsidDel="00B34C45">
          <w:delText>temperat</w:delText>
        </w:r>
        <w:r w:rsidR="00F24EA9" w:rsidDel="00B34C45">
          <w:delText>ure and salinity requirements</w:delText>
        </w:r>
        <w:r w:rsidR="00F24EA9" w:rsidRPr="00CA4945" w:rsidDel="00B34C45">
          <w:delText xml:space="preserve"> </w:delText>
        </w:r>
        <w:r w:rsidR="00F24EA9" w:rsidDel="00B34C45">
          <w:delText xml:space="preserve">to </w:delText>
        </w:r>
      </w:del>
      <w:r w:rsidR="00AF591D">
        <w:t>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predicted that a large subset of non-native taxa would be able to survive in areas where year-round temperatures remained above 0C; however, given the ecological specialization required to withstand temperatures &lt;0C, we predicted that few species </w:t>
      </w:r>
      <w:r w:rsidR="009B4D52">
        <w:t>would be able to live in the northern Bering Sea, which more closely resembles Arctic systems.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95"/>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95"/>
      <w:r w:rsidR="00117F07" w:rsidRPr="004403F9">
        <w:rPr>
          <w:rStyle w:val="CommentReference"/>
          <w:highlight w:val="yellow"/>
        </w:rPr>
        <w:commentReference w:id="95"/>
      </w:r>
      <w:r w:rsidR="004403F9" w:rsidRPr="004403F9">
        <w:rPr>
          <w:highlight w:val="yellow"/>
        </w:rPr>
        <w:t xml:space="preserve"> </w:t>
      </w:r>
      <w:del w:id="96"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97" w:name="_8bc9cfv03n6p" w:colFirst="0" w:colLast="0"/>
      <w:bookmarkEnd w:id="97"/>
      <w:r w:rsidRPr="00BB5655">
        <w:t>Methods</w:t>
      </w:r>
    </w:p>
    <w:p w14:paraId="36636D33" w14:textId="77777777" w:rsidR="00723773" w:rsidRPr="00BB5655" w:rsidRDefault="00874591" w:rsidP="00BB5655">
      <w:pPr>
        <w:pStyle w:val="Heading2"/>
      </w:pPr>
      <w:bookmarkStart w:id="98" w:name="_kncwpiu8qj9q" w:colFirst="0" w:colLast="0"/>
      <w:bookmarkEnd w:id="98"/>
      <w:r w:rsidRPr="00BB5655">
        <w:t>Study area</w:t>
      </w:r>
    </w:p>
    <w:p w14:paraId="5ECF60A5" w14:textId="166ACEB9" w:rsidR="00274537" w:rsidRPr="00CA4945" w:rsidRDefault="00874591" w:rsidP="00CA4945">
      <w:pPr>
        <w:spacing w:before="200" w:line="360" w:lineRule="auto"/>
        <w:contextualSpacing/>
      </w:pPr>
      <w:bookmarkStart w:id="99" w:name="_a71bbqx0je6i" w:colFirst="0" w:colLast="0"/>
      <w:bookmarkEnd w:id="99"/>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274537" w:rsidRPr="00CA4945">
        <w:lastRenderedPageBreak/>
        <w:t xml:space="preserve">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100" w:name="_hngxq6xkmksq" w:colFirst="0" w:colLast="0"/>
      <w:bookmarkStart w:id="101" w:name="_7quuthb2m275" w:colFirst="0" w:colLast="0"/>
      <w:bookmarkEnd w:id="100"/>
      <w:bookmarkEnd w:id="101"/>
      <w:r>
        <w:t xml:space="preserve">Defining </w:t>
      </w:r>
      <w:r w:rsidR="004D0EA5">
        <w:t xml:space="preserve">taxa-specific </w:t>
      </w:r>
      <w:r>
        <w:t>tolerances</w:t>
      </w:r>
    </w:p>
    <w:p w14:paraId="7A4308D9" w14:textId="3AA94B86" w:rsidR="00411758" w:rsidRPr="00CA4945" w:rsidRDefault="000011D7" w:rsidP="00CA4945">
      <w:pPr>
        <w:spacing w:line="360" w:lineRule="auto"/>
        <w:contextualSpacing/>
      </w:pPr>
      <w:commentRangeStart w:id="102"/>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102"/>
      <w:r w:rsidR="004D0EA5">
        <w:rPr>
          <w:rStyle w:val="CommentReference"/>
        </w:rPr>
        <w:commentReference w:id="102"/>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 for transport (Reimer et al. 2018).</w:t>
      </w:r>
    </w:p>
    <w:p w14:paraId="78B77499" w14:textId="77777777" w:rsidR="00411758" w:rsidRPr="00CA4945" w:rsidRDefault="00411758" w:rsidP="00CA4945">
      <w:pPr>
        <w:spacing w:line="360" w:lineRule="auto"/>
        <w:contextualSpacing/>
      </w:pPr>
    </w:p>
    <w:p w14:paraId="433599BF" w14:textId="213AF631"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t>
      </w:r>
      <w:r w:rsidRPr="00CA4945">
        <w:lastRenderedPageBreak/>
        <w:t xml:space="preserve">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be very liberal and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3" w:name="_65lsst1yvtve" w:colFirst="0" w:colLast="0"/>
      <w:bookmarkEnd w:id="103"/>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w:t>
      </w:r>
      <w:r w:rsidRPr="00CA4945">
        <w:lastRenderedPageBreak/>
        <w:t xml:space="preserve">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5186D663"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932482" w:rsidRPr="00CA4945">
        <w:rPr>
          <w:rFonts w:eastAsia="Calibri"/>
        </w:rPr>
        <w:t xml:space="preserve"> depths less than 200 m; </w:t>
      </w:r>
      <w:proofErr w:type="spellStart"/>
      <w:r w:rsidRPr="00CA4945">
        <w:rPr>
          <w:rFonts w:eastAsia="Calibri"/>
        </w:rPr>
        <w:t>Stabeno</w:t>
      </w:r>
      <w:proofErr w:type="spellEnd"/>
      <w:r w:rsidRPr="00CA4945">
        <w:rPr>
          <w:rFonts w:eastAsia="Calibri"/>
        </w:rPr>
        <w:t xml:space="preserve"> et al. 1999), </w:t>
      </w:r>
      <w:commentRangeStart w:id="104"/>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104"/>
      <w:r w:rsidR="001D23FF">
        <w:rPr>
          <w:rStyle w:val="CommentReference"/>
          <w:rFonts w:ascii="Arial" w:eastAsia="Arial" w:hAnsi="Arial" w:cs="Arial"/>
          <w:color w:val="000000"/>
          <w:lang w:val="en-US" w:eastAsia="en-US"/>
        </w:rPr>
        <w:commentReference w:id="104"/>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105"/>
      <w:r w:rsidRPr="00CA4945">
        <w:rPr>
          <w:rFonts w:eastAsia="Calibri"/>
          <w:highlight w:val="cyan"/>
        </w:rPr>
        <w:t>future</w:t>
      </w:r>
      <w:commentRangeEnd w:id="105"/>
      <w:r w:rsidR="00C167D4" w:rsidRPr="00CA4945">
        <w:rPr>
          <w:rStyle w:val="CommentReference"/>
          <w:sz w:val="24"/>
          <w:szCs w:val="24"/>
        </w:rPr>
        <w:commentReference w:id="105"/>
      </w:r>
      <w:r w:rsidRPr="00CA4945">
        <w:rPr>
          <w:rFonts w:eastAsia="Calibri"/>
        </w:rPr>
        <w:t xml:space="preserve"> (2030-2039)</w:t>
      </w:r>
      <w:bookmarkStart w:id="106" w:name="_4v4jhbwuqx9t" w:colFirst="0" w:colLast="0"/>
      <w:bookmarkEnd w:id="106"/>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07" w:name="_go101y7lehct" w:colFirst="0" w:colLast="0"/>
      <w:bookmarkEnd w:id="107"/>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08"/>
      <w:r w:rsidRPr="00CA4945">
        <w:rPr>
          <w:rFonts w:ascii="Times New Roman" w:hAnsi="Times New Roman" w:cs="Times New Roman"/>
          <w:sz w:val="24"/>
          <w:szCs w:val="24"/>
        </w:rPr>
        <w:t xml:space="preserve">1) year-round survival, 2) weekly survival, and 3) weekly reproduction. </w:t>
      </w:r>
      <w:commentRangeEnd w:id="108"/>
      <w:r w:rsidR="004D0EA5">
        <w:rPr>
          <w:rStyle w:val="CommentReference"/>
        </w:rPr>
        <w:commentReference w:id="108"/>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09" w:name="_tsqvpqt531zu" w:colFirst="0" w:colLast="0"/>
      <w:bookmarkEnd w:id="109"/>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110"/>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110"/>
      <w:r w:rsidR="002440E1" w:rsidRPr="00CA4945">
        <w:rPr>
          <w:rStyle w:val="CommentReference"/>
          <w:sz w:val="24"/>
          <w:szCs w:val="24"/>
        </w:rPr>
        <w:commentReference w:id="110"/>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w:t>
      </w:r>
      <w:r w:rsidRPr="00CA4945">
        <w:lastRenderedPageBreak/>
        <w:t xml:space="preserve">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111"/>
      <w:r w:rsidRPr="00CA4945">
        <w:t xml:space="preserve">Percent decrease </w:t>
      </w:r>
      <w:commentRangeEnd w:id="111"/>
      <w:r w:rsidR="002440E1" w:rsidRPr="00CA4945">
        <w:rPr>
          <w:rStyle w:val="CommentReference"/>
          <w:sz w:val="24"/>
          <w:szCs w:val="24"/>
        </w:rPr>
        <w:commentReference w:id="111"/>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12" w:name="_rop02eo1ktca" w:colFirst="0" w:colLast="0"/>
      <w:bookmarkEnd w:id="112"/>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13" w:name="_3wi5gvsme5f5" w:colFirst="0" w:colLast="0"/>
      <w:bookmarkEnd w:id="113"/>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14" w:name="_5gdnwtfpo87" w:colFirst="0" w:colLast="0"/>
      <w:bookmarkEnd w:id="114"/>
      <w:r w:rsidRPr="00CA4945">
        <w:t xml:space="preserve">Results </w:t>
      </w:r>
    </w:p>
    <w:p w14:paraId="6A3C351C" w14:textId="1C1846D7"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w:t>
      </w:r>
      <w:commentRangeStart w:id="115"/>
      <w:r w:rsidR="0021164D" w:rsidRPr="00CA4945">
        <w:rPr>
          <w:highlight w:val="yellow"/>
        </w:rPr>
        <w:t xml:space="preserve">December temperatures range from -1.8C to 3C. Average maximum water temperatures are 10 C (Van Pelt 2015; based on data from 2007 to 2010) talk about median? summer temps. </w:t>
      </w:r>
      <w:commentRangeEnd w:id="115"/>
      <w:r w:rsidR="0021164D" w:rsidRPr="00CA4945">
        <w:rPr>
          <w:rStyle w:val="CommentReference"/>
          <w:sz w:val="24"/>
          <w:szCs w:val="24"/>
        </w:rPr>
        <w:commentReference w:id="115"/>
      </w:r>
      <w:r w:rsidR="00AC39F9" w:rsidRPr="00CA4945">
        <w:t xml:space="preserve">. </w:t>
      </w:r>
      <w:commentRangeStart w:id="116"/>
      <w:ins w:id="117" w:author="Amanda Droghini" w:date="2018-02-08T21:44:00Z">
        <w:r w:rsidR="00AC39F9">
          <w:t>1/3 of the taxa we considered had minimum temperature toleranc</w:t>
        </w:r>
      </w:ins>
      <w:ins w:id="118" w:author="Amanda Droghini" w:date="2018-02-08T21:45:00Z">
        <w:r w:rsidR="00AC39F9">
          <w:t>es</w:t>
        </w:r>
      </w:ins>
      <w:ins w:id="119" w:author="Amanda Droghini" w:date="2018-02-08T21:44:00Z">
        <w:r w:rsidR="00AC39F9">
          <w:t xml:space="preserve"> </w:t>
        </w:r>
      </w:ins>
      <w:ins w:id="120" w:author="Amanda Droghini" w:date="2018-02-08T21:45:00Z">
        <w:r w:rsidR="00AC39F9">
          <w:t xml:space="preserve">of 0C </w:t>
        </w:r>
        <w:commentRangeEnd w:id="116"/>
        <w:r w:rsidR="00AC39F9">
          <w:rPr>
            <w:rStyle w:val="CommentReference"/>
          </w:rPr>
          <w:commentReference w:id="116"/>
        </w:r>
      </w:ins>
    </w:p>
    <w:p w14:paraId="22CE51BC" w14:textId="5C76709F" w:rsidR="00723773" w:rsidRPr="00CA4945" w:rsidRDefault="00874591" w:rsidP="00BB5655">
      <w:pPr>
        <w:pStyle w:val="Heading2"/>
        <w:rPr>
          <w:highlight w:val="white"/>
        </w:rPr>
      </w:pPr>
      <w:commentRangeStart w:id="121"/>
      <w:r w:rsidRPr="00CA4945">
        <w:rPr>
          <w:highlight w:val="white"/>
        </w:rPr>
        <w:t>Survival</w:t>
      </w:r>
      <w:commentRangeEnd w:id="121"/>
      <w:r w:rsidR="004D0EA5">
        <w:rPr>
          <w:rStyle w:val="CommentReference"/>
          <w:rFonts w:ascii="Arial" w:hAnsi="Arial" w:cs="Arial"/>
          <w:b w:val="0"/>
        </w:rPr>
        <w:commentReference w:id="121"/>
      </w:r>
    </w:p>
    <w:p w14:paraId="318CA747" w14:textId="5D04C192" w:rsidR="008D29CF" w:rsidRPr="00125B66" w:rsidDel="00125B66" w:rsidRDefault="00874591" w:rsidP="00125B66">
      <w:pPr>
        <w:spacing w:before="200" w:line="360" w:lineRule="auto"/>
        <w:contextualSpacing/>
        <w:rPr>
          <w:del w:id="122"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123"/>
      <w:r w:rsidR="000C2CEA" w:rsidRPr="00CA4945">
        <w:t>Figure 4</w:t>
      </w:r>
      <w:commentRangeEnd w:id="123"/>
      <w:r w:rsidR="000C2CEA" w:rsidRPr="00CA4945">
        <w:commentReference w:id="123"/>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124"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125"/>
      <w:r w:rsidR="00125B66" w:rsidRPr="00CA4945">
        <w:rPr>
          <w:rFonts w:eastAsia="Calibri"/>
          <w:highlight w:val="white"/>
        </w:rPr>
        <w:t>Bristol Bay</w:t>
      </w:r>
      <w:commentRangeEnd w:id="125"/>
      <w:r w:rsidR="00125B66">
        <w:rPr>
          <w:rFonts w:eastAsia="Calibri"/>
        </w:rPr>
        <w:t>, can</w:t>
      </w:r>
      <w:r w:rsidR="00125B66" w:rsidRPr="00CA4945">
        <w:commentReference w:id="125"/>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126"/>
      <w:r w:rsidRPr="00CA4945">
        <w:rPr>
          <w:rFonts w:eastAsia="Calibri"/>
        </w:rPr>
        <w:t xml:space="preserve">Figure </w:t>
      </w:r>
      <w:commentRangeEnd w:id="126"/>
      <w:r w:rsidRPr="00CA4945">
        <w:commentReference w:id="126"/>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Bay (</w:t>
      </w:r>
      <w:commentRangeStart w:id="127"/>
      <w:r w:rsidR="008D29CF" w:rsidRPr="00CA4945">
        <w:rPr>
          <w:rFonts w:eastAsia="Calibri"/>
        </w:rPr>
        <w:t>Figure 3</w:t>
      </w:r>
      <w:commentRangeEnd w:id="127"/>
      <w:r w:rsidR="008D29CF" w:rsidRPr="00CA4945">
        <w:commentReference w:id="127"/>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p>
    <w:p w14:paraId="17326366" w14:textId="77777777" w:rsidR="00723773" w:rsidRPr="00CA4945" w:rsidDel="00125B66" w:rsidRDefault="00723773" w:rsidP="00CA4945">
      <w:pPr>
        <w:spacing w:line="360" w:lineRule="auto"/>
        <w:contextualSpacing/>
        <w:rPr>
          <w:del w:id="128"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129" w:author="Amanda Droghini" w:date="2018-02-17T08:51:00Z"/>
        </w:rPr>
        <w:pPrChange w:id="130" w:author="Amanda Droghini" w:date="2018-02-17T08:51:00Z">
          <w:pPr>
            <w:spacing w:before="200" w:line="360" w:lineRule="auto"/>
            <w:contextualSpacing/>
          </w:pPr>
        </w:pPrChange>
      </w:pPr>
      <w:del w:id="131"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32" w:author="Amanda Droghini" w:date="2018-02-04T09:17:00Z"/>
        </w:rPr>
      </w:pPr>
      <w:commentRangeStart w:id="133"/>
      <w:del w:id="134"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33"/>
    <w:p w14:paraId="64C2349D" w14:textId="643CB877" w:rsidR="001B0CB7" w:rsidRPr="004E6C5F" w:rsidRDefault="000436EB" w:rsidP="004E6C5F">
      <w:pPr>
        <w:spacing w:line="360" w:lineRule="auto"/>
        <w:contextualSpacing/>
        <w:rPr>
          <w:lang w:val="en-US"/>
        </w:rPr>
      </w:pPr>
      <w:r>
        <w:rPr>
          <w:rStyle w:val="CommentReference"/>
        </w:rPr>
        <w:commentReference w:id="133"/>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35"/>
      <w:r w:rsidR="004E6C5F" w:rsidRPr="004E6C5F">
        <w:rPr>
          <w:highlight w:val="yellow"/>
        </w:rPr>
        <w:t>Species that require temperatures</w:t>
      </w:r>
      <w:commentRangeEnd w:id="135"/>
      <w:r w:rsidR="004E6C5F" w:rsidRPr="004E6C5F">
        <w:rPr>
          <w:rStyle w:val="CommentReference"/>
          <w:rFonts w:ascii="Arial" w:eastAsia="Arial" w:hAnsi="Arial" w:cs="Arial"/>
          <w:color w:val="000000"/>
          <w:highlight w:val="yellow"/>
          <w:lang w:val="en-US" w:eastAsia="en-US"/>
        </w:rPr>
        <w:commentReference w:id="135"/>
      </w:r>
      <w:r w:rsidR="004E6C5F" w:rsidRPr="004E6C5F">
        <w:rPr>
          <w:highlight w:val="yellow"/>
        </w:rPr>
        <w:t xml:space="preserve"> </w:t>
      </w:r>
      <w:r w:rsidR="004E6C5F" w:rsidRPr="004E6C5F">
        <w:rPr>
          <w:highlight w:val="yellow"/>
          <w:lang w:val="en-US"/>
        </w:rPr>
        <w:t xml:space="preserve">&gt;= </w:t>
      </w:r>
      <w:r w:rsidR="004E6C5F" w:rsidRPr="004E6C5F">
        <w:rPr>
          <w:highlight w:val="yellow"/>
          <w:lang w:val="en-US"/>
        </w:rPr>
        <w:lastRenderedPageBreak/>
        <w:t>15</w:t>
      </w:r>
      <w:r w:rsidR="004E6C5F" w:rsidRPr="004E6C5F">
        <w:rPr>
          <w:highlight w:val="yellow"/>
        </w:rPr>
        <w:t>°C had 10-year averages &lt;1 meaning they won’t encounter suitable temps every year. Species = 12C have an average of 5.5 (SD=2.8) consecutive weeks, while species =10C have nearly three months of suitable reproductive temperatures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36"/>
      <w:r w:rsidR="0034065B" w:rsidRPr="00CA4945">
        <w:t>several species had less than one week of suitable habitat</w:t>
      </w:r>
      <w:commentRangeEnd w:id="136"/>
      <w:r w:rsidR="0034065B">
        <w:rPr>
          <w:rStyle w:val="CommentReference"/>
        </w:rPr>
        <w:commentReference w:id="136"/>
      </w:r>
      <w:r w:rsidR="0034065B" w:rsidRPr="00CA4945">
        <w:t xml:space="preserve">, and </w:t>
      </w:r>
      <w:commentRangeStart w:id="137"/>
      <w:r w:rsidR="0034065B" w:rsidRPr="00CA4945">
        <w:t xml:space="preserve">an average of </w:t>
      </w:r>
      <w:commentRangeEnd w:id="137"/>
      <w:r w:rsidR="0034065B">
        <w:rPr>
          <w:rStyle w:val="CommentReference"/>
        </w:rPr>
        <w:commentReference w:id="137"/>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77777777" w:rsidR="0034065B" w:rsidRDefault="00874591" w:rsidP="00CA4945">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38"/>
      <w:r w:rsidR="0034065B" w:rsidRPr="00CA4945">
        <w:rPr>
          <w:rFonts w:eastAsia="Calibri"/>
          <w:highlight w:val="white"/>
        </w:rPr>
        <w:t>Alaska</w:t>
      </w:r>
      <w:commentRangeEnd w:id="138"/>
      <w:r w:rsidR="0034065B" w:rsidRPr="00CA4945">
        <w:commentReference w:id="138"/>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39"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40"/>
      <w:r w:rsidR="0034065B" w:rsidRPr="00CA4945">
        <w:rPr>
          <w:rFonts w:eastAsia="Calibri"/>
          <w:highlight w:val="white"/>
        </w:rPr>
        <w:t>Figure 6</w:t>
      </w:r>
      <w:commentRangeEnd w:id="140"/>
      <w:r w:rsidR="0034065B" w:rsidRPr="00CA4945">
        <w:commentReference w:id="140"/>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478294B1" w14:textId="50E718E3" w:rsidR="00723773" w:rsidRPr="0034065B" w:rsidRDefault="0034065B" w:rsidP="0034065B">
      <w:pPr>
        <w:spacing w:before="200" w:line="360" w:lineRule="auto"/>
        <w:contextualSpacing/>
        <w:rPr>
          <w:highlight w:val="white"/>
        </w:rPr>
      </w:pPr>
      <w:commentRangeStart w:id="141"/>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41"/>
      <w:r w:rsidRPr="00CA4945">
        <w:commentReference w:id="141"/>
      </w:r>
      <w:r w:rsidRPr="00CA4945">
        <w:rPr>
          <w:rFonts w:eastAsia="Calibri"/>
          <w:highlight w:val="white"/>
        </w:rPr>
        <w:t>originated from outside Alaska (</w:t>
      </w:r>
      <w:commentRangeStart w:id="142"/>
      <w:r w:rsidRPr="00CA4945">
        <w:rPr>
          <w:rFonts w:eastAsia="Calibri"/>
          <w:highlight w:val="white"/>
        </w:rPr>
        <w:t>Figure 5a</w:t>
      </w:r>
      <w:commentRangeEnd w:id="142"/>
      <w:r w:rsidRPr="00CA4945">
        <w:commentReference w:id="142"/>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w:t>
      </w:r>
      <w:r w:rsidR="00874591" w:rsidRPr="00CA4945">
        <w:rPr>
          <w:rFonts w:eastAsia="Calibri"/>
          <w:highlight w:val="white"/>
        </w:rPr>
        <w:lastRenderedPageBreak/>
        <w:t>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2BD77DAA" w14:textId="77777777" w:rsidR="00530190" w:rsidRPr="00CA4945" w:rsidRDefault="00530190" w:rsidP="00CA4945">
      <w:pPr>
        <w:spacing w:before="200" w:line="360" w:lineRule="auto"/>
        <w:contextualSpacing/>
        <w:rPr>
          <w:rFonts w:eastAsia="Calibri"/>
          <w:highlight w:val="white"/>
        </w:rPr>
      </w:pPr>
    </w:p>
    <w:p w14:paraId="340B600D" w14:textId="77777777" w:rsidR="0034065B" w:rsidRDefault="00874591" w:rsidP="00CA4945">
      <w:pPr>
        <w:spacing w:before="200" w:line="360" w:lineRule="auto"/>
        <w:contextualSpacing/>
        <w:rPr>
          <w:rFonts w:eastAsia="Calibri"/>
          <w:highlight w:val="white"/>
        </w:rPr>
      </w:pPr>
      <w:commentRangeStart w:id="143"/>
      <w:r w:rsidRPr="00CA4945">
        <w:rPr>
          <w:rFonts w:eastAsia="Calibri"/>
          <w:highlight w:val="white"/>
        </w:rPr>
        <w:t>These records were distributed across 9 vessel types: Bulker (</w:t>
      </w:r>
      <w:r w:rsidRPr="00CA4945">
        <w:rPr>
          <w:rFonts w:eastAsia="Calibri"/>
          <w:i/>
          <w:highlight w:val="white"/>
        </w:rPr>
        <w:t>N</w:t>
      </w:r>
      <w:r w:rsidRPr="00CA4945">
        <w:rPr>
          <w:rFonts w:eastAsia="Calibri"/>
          <w:highlight w:val="white"/>
        </w:rPr>
        <w:t>=2755), Container (</w:t>
      </w:r>
      <w:r w:rsidRPr="00CA4945">
        <w:rPr>
          <w:rFonts w:eastAsia="Calibri"/>
          <w:i/>
          <w:highlight w:val="white"/>
        </w:rPr>
        <w:t>N</w:t>
      </w:r>
      <w:r w:rsidRPr="00CA4945">
        <w:rPr>
          <w:rFonts w:eastAsia="Calibri"/>
          <w:highlight w:val="white"/>
        </w:rPr>
        <w:t>=295), General Cargo (</w:t>
      </w:r>
      <w:r w:rsidRPr="00CA4945">
        <w:rPr>
          <w:rFonts w:eastAsia="Calibri"/>
          <w:i/>
          <w:highlight w:val="white"/>
        </w:rPr>
        <w:t>N</w:t>
      </w:r>
      <w:r w:rsidRPr="00CA4945">
        <w:rPr>
          <w:rFonts w:eastAsia="Calibri"/>
          <w:highlight w:val="white"/>
        </w:rPr>
        <w:t>=114), Other (</w:t>
      </w:r>
      <w:r w:rsidRPr="00CA4945">
        <w:rPr>
          <w:rFonts w:eastAsia="Calibri"/>
          <w:i/>
          <w:highlight w:val="white"/>
        </w:rPr>
        <w:t>N</w:t>
      </w:r>
      <w:r w:rsidRPr="00CA4945">
        <w:rPr>
          <w:rFonts w:eastAsia="Calibri"/>
          <w:highlight w:val="white"/>
        </w:rPr>
        <w:t>=396), Passenger (</w:t>
      </w:r>
      <w:r w:rsidRPr="00CA4945">
        <w:rPr>
          <w:rFonts w:eastAsia="Calibri"/>
          <w:i/>
          <w:highlight w:val="white"/>
        </w:rPr>
        <w:t>N</w:t>
      </w:r>
      <w:r w:rsidRPr="00CA4945">
        <w:rPr>
          <w:rFonts w:eastAsia="Calibri"/>
          <w:highlight w:val="white"/>
        </w:rPr>
        <w:t>=774), Refrigerated Cargo (</w:t>
      </w:r>
      <w:r w:rsidRPr="00CA4945">
        <w:rPr>
          <w:rFonts w:eastAsia="Calibri"/>
          <w:i/>
          <w:highlight w:val="white"/>
        </w:rPr>
        <w:t>N</w:t>
      </w:r>
      <w:r w:rsidRPr="00CA4945">
        <w:rPr>
          <w:rFonts w:eastAsia="Calibri"/>
          <w:highlight w:val="white"/>
        </w:rPr>
        <w:t xml:space="preserve"> = 418), Roll-on/Roll-off Cargo (</w:t>
      </w:r>
      <w:r w:rsidRPr="00CA4945">
        <w:rPr>
          <w:rFonts w:eastAsia="Calibri"/>
          <w:i/>
          <w:highlight w:val="white"/>
        </w:rPr>
        <w:t>N</w:t>
      </w:r>
      <w:r w:rsidRPr="00CA4945">
        <w:rPr>
          <w:rFonts w:eastAsia="Calibri"/>
          <w:highlight w:val="white"/>
        </w:rPr>
        <w:t xml:space="preserve"> = 10), Tanker (</w:t>
      </w:r>
      <w:r w:rsidRPr="00CA4945">
        <w:rPr>
          <w:rFonts w:eastAsia="Calibri"/>
          <w:i/>
          <w:highlight w:val="white"/>
        </w:rPr>
        <w:t>N</w:t>
      </w:r>
      <w:r w:rsidRPr="00CA4945">
        <w:rPr>
          <w:rFonts w:eastAsia="Calibri"/>
          <w:highlight w:val="white"/>
        </w:rPr>
        <w:t>=9935), and Fishing (</w:t>
      </w:r>
      <w:r w:rsidRPr="00CA4945">
        <w:rPr>
          <w:rFonts w:eastAsia="Calibri"/>
          <w:i/>
          <w:highlight w:val="white"/>
        </w:rPr>
        <w:t>N</w:t>
      </w:r>
      <w:r w:rsidRPr="00CA4945">
        <w:rPr>
          <w:rFonts w:eastAsia="Calibri"/>
          <w:highlight w:val="white"/>
        </w:rPr>
        <w:t xml:space="preserve">=1140). </w:t>
      </w:r>
      <w:commentRangeEnd w:id="143"/>
      <w:r w:rsidR="0034065B">
        <w:rPr>
          <w:rStyle w:val="CommentReference"/>
        </w:rPr>
        <w:commentReference w:id="143"/>
      </w:r>
    </w:p>
    <w:p w14:paraId="4AB4DBE1" w14:textId="77777777" w:rsidR="00723773" w:rsidRPr="00CA4945" w:rsidRDefault="00874591" w:rsidP="00BB5655">
      <w:pPr>
        <w:pStyle w:val="Heading1"/>
      </w:pPr>
      <w:bookmarkStart w:id="144" w:name="_wsrma7mknuak" w:colFirst="0" w:colLast="0"/>
      <w:bookmarkEnd w:id="144"/>
      <w:r w:rsidRPr="00CA4945">
        <w:t>Discussion</w:t>
      </w:r>
    </w:p>
    <w:p w14:paraId="4F965CF2" w14:textId="5E4F3770" w:rsidR="00E85FCC" w:rsidRDefault="00AE4D8E" w:rsidP="00D10BCD">
      <w:pPr>
        <w:spacing w:line="360" w:lineRule="auto"/>
        <w:contextualSpacing/>
        <w:rPr>
          <w:color w:val="FF0000"/>
        </w:rPr>
      </w:pPr>
      <w:r w:rsidRPr="00AE4D8E">
        <w:rPr>
          <w:lang w:val="en-US"/>
        </w:rPr>
        <w:t>Understanding the drivers of biological invasions can help us prioritize management objectives by enabling us to identify high-risk areas and to assess the collective and individual risk posed by potential invaders</w:t>
      </w:r>
      <w:r w:rsidR="00B34C45" w:rsidRPr="00AE4D8E">
        <w:t>.</w:t>
      </w:r>
      <w:r w:rsidR="00B34C45">
        <w:t xml:space="preserve"> </w:t>
      </w:r>
      <w:r w:rsidR="00E31E78">
        <w:t xml:space="preserve">In this paper, we </w:t>
      </w:r>
      <w:r>
        <w:t>explored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rsidR="009D352C">
        <w:t>taxa with long-lived larval or development stages may be limited by the Bering Sea’s short summer season. Areas of high habitat suitability were also areas that received the highest number of c</w:t>
      </w:r>
      <w:commentRangeStart w:id="145"/>
      <w:r w:rsidR="0067391E">
        <w:t>ommercial and fishing vessel</w:t>
      </w:r>
      <w:r w:rsidR="009D352C">
        <w:t>s</w:t>
      </w:r>
      <w:r w:rsidR="0067391E">
        <w:t xml:space="preserve">. </w:t>
      </w:r>
      <w:r w:rsidR="00B34C45">
        <w:t xml:space="preserve">Collectively these results suggest that…. </w:t>
      </w:r>
      <w:r w:rsidR="0067391E">
        <w:t xml:space="preserve">Areas of high vessel traffic intersect with areas of high habitat suitability, which is cause for concern. </w:t>
      </w:r>
      <w:commentRangeEnd w:id="145"/>
      <w:r w:rsidR="0067391E">
        <w:rPr>
          <w:rStyle w:val="CommentReference"/>
          <w:rFonts w:ascii="Arial" w:eastAsia="Arial" w:hAnsi="Arial" w:cs="Arial"/>
          <w:color w:val="000000"/>
          <w:lang w:val="en-US" w:eastAsia="en-US"/>
        </w:rPr>
        <w:commentReference w:id="145"/>
      </w:r>
    </w:p>
    <w:p w14:paraId="699FBEE7" w14:textId="4E6EDC40" w:rsidR="00E85FCC" w:rsidRPr="00B31FD6" w:rsidRDefault="00E85FCC" w:rsidP="00B31FD6">
      <w:pPr>
        <w:pStyle w:val="Heading2"/>
      </w:pPr>
      <w:r w:rsidRPr="00B31FD6">
        <w:lastRenderedPageBreak/>
        <w:t>Survival and the role of winter temperatures</w:t>
      </w:r>
    </w:p>
    <w:p w14:paraId="39A1BED6" w14:textId="2ECAD533" w:rsidR="008F5B16" w:rsidRDefault="003F748B" w:rsidP="00114E82">
      <w:pPr>
        <w:spacing w:line="360" w:lineRule="auto"/>
        <w:contextualSpacing/>
      </w:pPr>
      <w:r w:rsidRPr="00CA4945">
        <w:t xml:space="preserve">Of the 42 non-native marine taxa that we assessed, </w:t>
      </w:r>
      <w:r>
        <w:t>most</w:t>
      </w:r>
      <w:r w:rsidRPr="00CA4945">
        <w:t xml:space="preserve"> (&gt;78%) had suitable </w:t>
      </w:r>
      <w:r>
        <w:t xml:space="preserve">survival </w:t>
      </w:r>
      <w:r w:rsidRPr="00CA4945">
        <w:t>habitat in the Bering Sea</w:t>
      </w:r>
      <w:r w:rsidR="00B75A0A">
        <w:t xml:space="preserve">. Because the species we considered are from more temperate regions, we expected that a lack of cold water tolerance would be the limiting factor. Two pieces of evidence from our research confirm these results. First, all taxa we considered </w:t>
      </w:r>
      <w:r w:rsidR="00B75A0A" w:rsidRPr="00CA4945">
        <w:t xml:space="preserve">could survive for at least six weeks of the year, when water temperatures were warmest (from early July to mid-August). However, </w:t>
      </w:r>
      <w:r w:rsidR="00B75A0A">
        <w:t xml:space="preserve">taxa without year-round habitat </w:t>
      </w:r>
      <w:r w:rsidR="00B75A0A" w:rsidRPr="00CA4945">
        <w:t xml:space="preserve">were unable to survive during the coldest months of the year (from December to April), </w:t>
      </w:r>
      <w:commentRangeStart w:id="146"/>
      <w:r w:rsidR="00B75A0A" w:rsidRPr="00CA4945">
        <w:t>even under projected mid-century conditions (2030-2039)</w:t>
      </w:r>
      <w:commentRangeEnd w:id="146"/>
      <w:r w:rsidR="00B75A0A">
        <w:rPr>
          <w:rStyle w:val="CommentReference"/>
          <w:rFonts w:ascii="Arial" w:eastAsia="Arial" w:hAnsi="Arial" w:cs="Arial"/>
          <w:color w:val="000000"/>
          <w:lang w:val="en-US" w:eastAsia="en-US"/>
        </w:rPr>
        <w:commentReference w:id="146"/>
      </w:r>
      <w:r w:rsidR="00B75A0A" w:rsidRPr="00CA4945">
        <w:t xml:space="preserve">. </w:t>
      </w:r>
      <w:r w:rsidR="00B75A0A">
        <w:t xml:space="preserve">Second, we uncovered a strong, latitudinal gradient </w:t>
      </w:r>
      <w:r w:rsidR="00F050F9">
        <w:t>in</w:t>
      </w:r>
      <w:r w:rsidR="00B75A0A">
        <w:t xml:space="preserve"> non-native species richness</w:t>
      </w:r>
      <w:r w:rsidR="00F050F9">
        <w:t>, with high richness</w:t>
      </w:r>
      <w:r w:rsidR="00B75A0A">
        <w:t xml:space="preserve"> in</w:t>
      </w:r>
      <w:r w:rsidR="00E24DC6">
        <w:t xml:space="preserve"> the </w:t>
      </w:r>
      <w:r w:rsidR="00D10BCD">
        <w:t>souther</w:t>
      </w:r>
      <w:r w:rsidR="00B75A0A">
        <w:t>n Bering Sea shelf, and</w:t>
      </w:r>
      <w:r>
        <w:t xml:space="preserve"> </w:t>
      </w:r>
      <w:del w:id="147" w:author="Amanda Droghini" w:date="2018-02-08T21:49:00Z">
        <w:r w:rsidRPr="00CA4945" w:rsidDel="00A41DF2">
          <w:delText>, and temperature values drove majority of the variation in habitat suitability among species and across the study are</w:delText>
        </w:r>
      </w:del>
      <w:r w:rsidR="00B75A0A">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48"/>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rsidR="00B75A0A">
        <w:t xml:space="preserve">, but </w:t>
      </w:r>
      <w:r w:rsidR="008F5B16">
        <w:t xml:space="preserve">by considering a larger number of taxa, we </w:t>
      </w:r>
      <w:r w:rsidR="00B75A0A">
        <w:t>found that most species do not have the ability to live up to the Arctic…</w:t>
      </w:r>
      <w:r w:rsidR="008F5B16">
        <w:t xml:space="preserve"> </w:t>
      </w:r>
      <w:r w:rsidR="008F5B16" w:rsidRPr="007B56BF">
        <w:rPr>
          <w:highlight w:val="yellow"/>
        </w:rPr>
        <w:t>(Fig. XX)</w:t>
      </w:r>
      <w:r w:rsidR="008F5B16">
        <w:t>.</w:t>
      </w:r>
      <w:commentRangeEnd w:id="148"/>
      <w:r w:rsidR="008F5B16">
        <w:rPr>
          <w:rStyle w:val="CommentReference"/>
          <w:rFonts w:ascii="Arial" w:eastAsia="Arial" w:hAnsi="Arial" w:cs="Arial"/>
          <w:color w:val="000000"/>
          <w:lang w:val="en-US" w:eastAsia="en-US"/>
        </w:rPr>
        <w:commentReference w:id="148"/>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49"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w:t>
      </w:r>
      <w:r w:rsidR="00114E82">
        <w:lastRenderedPageBreak/>
        <w:t xml:space="preserve">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w:t>
      </w:r>
      <w:del w:id="150" w:author="Amanda Droghini" w:date="2018-03-08T07:51:00Z">
        <w:r w:rsidR="00114E82" w:rsidDel="00B31FD6">
          <w:delText xml:space="preserve">The limitations of considering only one or a few variables (e.g. temperature, salinity) in isolation have been discussed elsewhere; beyond the need to consider additional factors such as availability of food resources and substrate, </w:delText>
        </w:r>
      </w:del>
      <w:r w:rsidR="00114E82">
        <w:t xml:space="preserve">There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p>
    <w:p w14:paraId="47CED1A5" w14:textId="77777777" w:rsidR="004D68B2" w:rsidRDefault="004D68B2" w:rsidP="00215963">
      <w:pPr>
        <w:spacing w:line="360" w:lineRule="auto"/>
        <w:contextualSpacing/>
      </w:pP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r w:rsidR="004E6C5F" w:rsidRPr="004E6C5F">
        <w:rPr>
          <w:i/>
          <w:highlight w:val="cyan"/>
        </w:rPr>
        <w:t>amphitrite</w:t>
      </w:r>
      <w:proofErr w:type="spell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51" w:author="Amanda Droghini" w:date="2018-03-07T08:26:00Z">
        <w:r w:rsidR="00114E82" w:rsidDel="00FE07CC">
          <w:delText xml:space="preserve">Thus, for many areas along the coast, we simply have no predictions of water temperature and salinity. </w:delText>
        </w:r>
      </w:del>
      <w:del w:id="152"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r w:rsidR="00114E82">
        <w:t xml:space="preserve">..). These rivers not only contribute to freshening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153"/>
      <w:r w:rsidR="00114E82">
        <w:t xml:space="preserve">19°C </w:t>
      </w:r>
      <w:commentRangeEnd w:id="153"/>
      <w:r w:rsidR="00114E82">
        <w:rPr>
          <w:rStyle w:val="CommentReference"/>
          <w:rFonts w:ascii="Arial" w:eastAsia="Arial" w:hAnsi="Arial" w:cs="Arial"/>
          <w:color w:val="000000"/>
          <w:lang w:val="en-US" w:eastAsia="en-US"/>
        </w:rPr>
        <w:commentReference w:id="153"/>
      </w:r>
      <w:r w:rsidR="00114E82">
        <w:t>near the Yukon River. Local dynamics such as freshwater runoff influences salinity and temperature and is likely to affect species’ distribution and persistence</w:t>
      </w:r>
      <w:commentRangeStart w:id="154"/>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54"/>
      <w:r w:rsidR="00114E82">
        <w:rPr>
          <w:rStyle w:val="CommentReference"/>
          <w:rFonts w:ascii="Arial" w:eastAsia="Arial" w:hAnsi="Arial" w:cs="Arial"/>
          <w:color w:val="000000"/>
          <w:lang w:val="en-US" w:eastAsia="en-US"/>
        </w:rPr>
        <w:commentReference w:id="154"/>
      </w:r>
      <w:r w:rsidR="00114E82">
        <w:t xml:space="preserve">. </w:t>
      </w:r>
      <w:ins w:id="155" w:author="Amanda Droghini" w:date="2018-03-04T10:46:00Z">
        <w:r w:rsidR="001532D3">
          <w:t xml:space="preserve">Interestingly, the two non-native species that are thought to be established in the </w:t>
        </w:r>
        <w:r w:rsidR="001532D3">
          <w:lastRenderedPageBreak/>
          <w:t>Bering Sea, not only had year-round survival ability</w:t>
        </w:r>
      </w:ins>
      <w:ins w:id="156" w:author="Amanda Droghini" w:date="2018-03-04T10:47:00Z">
        <w:r w:rsidR="001532D3">
          <w:t>, but were also the two outliers in our reproductive models that had nearly year-round reproductive habitat as well (</w:t>
        </w:r>
      </w:ins>
      <w:ins w:id="157" w:author="Amanda Droghini" w:date="2018-03-04T10:48:00Z">
        <w:r w:rsidR="001532D3">
          <w:t>between 49 and 52 consecutive weeks of suitable repro habitats).</w:t>
        </w:r>
      </w:ins>
      <w:ins w:id="158"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59" w:author="Amanda Droghini" w:date="2018-03-11T10:39:00Z"/>
        </w:rPr>
      </w:pPr>
      <w:del w:id="160"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61"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62"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63"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64"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165"/>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65"/>
      <w:r w:rsidR="00432C42">
        <w:rPr>
          <w:rStyle w:val="CommentReference"/>
          <w:rFonts w:ascii="Arial" w:eastAsia="Arial" w:hAnsi="Arial" w:cs="Arial"/>
          <w:color w:val="000000"/>
          <w:lang w:val="en-US" w:eastAsia="en-US"/>
        </w:rPr>
        <w:commentReference w:id="165"/>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66"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w:t>
      </w:r>
      <w:r w:rsidR="00DA3713" w:rsidRPr="00EF5CA5">
        <w:lastRenderedPageBreak/>
        <w:t xml:space="preserve">of propagule pressure. </w:t>
      </w:r>
      <w:r w:rsidR="006A7E99" w:rsidRPr="00EF5CA5">
        <w:rPr>
          <w:highlight w:val="yellow"/>
        </w:rPr>
        <w:t xml:space="preserve">previous studies indicate that shipping traffic is correlated to non-native species richness </w:t>
      </w:r>
      <w:commentRangeStart w:id="167"/>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67"/>
      <w:r w:rsidR="006A7E99" w:rsidRPr="00EF5CA5">
        <w:rPr>
          <w:rStyle w:val="CommentReference"/>
          <w:b/>
          <w:highlight w:val="yellow"/>
        </w:rPr>
        <w:commentReference w:id="167"/>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68"/>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68"/>
      <w:r w:rsidR="006A7E99" w:rsidRPr="00EF5CA5">
        <w:rPr>
          <w:rStyle w:val="CommentReference"/>
          <w:rFonts w:ascii="Arial" w:eastAsia="Arial" w:hAnsi="Arial" w:cs="Arial"/>
          <w:b/>
          <w:color w:val="000000"/>
          <w:lang w:val="en-US" w:eastAsia="en-US"/>
        </w:rPr>
        <w:commentReference w:id="168"/>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69"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70" w:author="Amanda Droghini" w:date="2018-03-12T08:06:00Z">
        <w:r w:rsidRPr="00EF5CA5">
          <w:t xml:space="preserve"> </w:t>
        </w:r>
      </w:ins>
    </w:p>
    <w:p w14:paraId="613C161A" w14:textId="4B6116A4" w:rsidR="00216F05" w:rsidRDefault="00733F1B" w:rsidP="00733F1B">
      <w:pPr>
        <w:spacing w:line="360" w:lineRule="auto"/>
        <w:contextualSpacing/>
        <w:rPr>
          <w:color w:val="FF0000"/>
        </w:rPr>
      </w:pPr>
      <w:del w:id="171" w:author="Amanda Droghini" w:date="2018-02-28T21:45:00Z">
        <w:r w:rsidDel="00216F05">
          <w:rPr>
            <w:color w:val="FF0000"/>
          </w:rPr>
          <w:delText xml:space="preserve">We also recognize that sea temperatures do not tell us about the organism’s body temperature (the true limiting factor), which can also be affected by a multitude of environmental factors e.g. wind (Monaco and Helmuth 2011), and several factors can interact together to create non-linear responses in survival or reproduction. </w:delText>
        </w:r>
      </w:del>
    </w:p>
    <w:p w14:paraId="36347131" w14:textId="27B8A295" w:rsidR="00475A9D" w:rsidRPr="00EF5CA5" w:rsidDel="00EF5CA5" w:rsidRDefault="00B31FD6" w:rsidP="00B31FD6">
      <w:pPr>
        <w:pStyle w:val="Heading2"/>
        <w:rPr>
          <w:del w:id="172" w:author="Amanda Droghini" w:date="2018-03-12T08:06:00Z"/>
        </w:rPr>
      </w:pPr>
      <w:r>
        <w:t>Effects of climate change on invasion risk</w:t>
      </w:r>
      <w:del w:id="173"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w:t>
      </w:r>
      <w:r>
        <w:t>experiencing</w:t>
      </w:r>
      <w:r>
        <w:t xml:space="preserve">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w:t>
      </w:r>
      <w:r>
        <w:t xml:space="preserve">are projected </w:t>
      </w:r>
      <w:r>
        <w:t xml:space="preserve">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 xml:space="preserve">(e.g. Grebmeier et al. 2006b, Matsuno et al. 2011, Stabeno et al. 2012, </w:t>
      </w:r>
      <w:r w:rsidR="00DB339D" w:rsidRPr="00DB339D">
        <w:rPr>
          <w:noProof/>
        </w:rPr>
        <w:lastRenderedPageBreak/>
        <w:t>Kotwicki and Lauth 2013)</w:t>
      </w:r>
      <w:r w:rsidR="00B31FD6">
        <w:fldChar w:fldCharType="end"/>
      </w:r>
      <w:r w:rsidR="00B31FD6">
        <w:t xml:space="preserve">. </w:t>
      </w:r>
      <w:commentRangeStart w:id="174"/>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74"/>
      <w:proofErr w:type="spellEnd"/>
      <w:r w:rsidR="00B31FD6">
        <w:rPr>
          <w:rStyle w:val="CommentReference"/>
        </w:rPr>
        <w:commentReference w:id="174"/>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75" w:author="Amanda Droghini" w:date="2018-03-03T19:08:00Z">
        <w:r w:rsidR="005D39C3">
          <w:t xml:space="preserve">((future climate change)) </w:t>
        </w:r>
      </w:ins>
      <w:del w:id="176"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77"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7E96CA9" w:rsidR="00CE457C" w:rsidRPr="00CE457C" w:rsidRDefault="002674FC" w:rsidP="00CE457C">
      <w:pPr>
        <w:pStyle w:val="NoSpacing"/>
        <w:spacing w:line="480" w:lineRule="auto"/>
        <w:rPr>
          <w:rFonts w:ascii="Times New Roman" w:hAnsi="Times New Roman" w:cs="Times New Roman"/>
          <w:sz w:val="24"/>
        </w:rPr>
      </w:pPr>
      <w:moveToRangeStart w:id="178" w:author="Amanda Droghini" w:date="2018-03-07T17:06:00Z" w:name="move508205747"/>
      <w:ins w:id="179"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still </w:t>
        </w:r>
        <w:r w:rsidRPr="00A86F2C">
          <w:rPr>
            <w:highlight w:val="cyan"/>
          </w:rPr>
          <w:t>uninvaded</w:t>
        </w:r>
        <w:r w:rsidRPr="00BA54CA">
          <w:t xml:space="preserve">, </w:t>
        </w:r>
        <w:r>
          <w:t>they</w:t>
        </w:r>
        <w:r w:rsidRPr="00BA54CA">
          <w:t xml:space="preserve"> are also excellent candidates for prevention and early </w:t>
        </w:r>
        <w:proofErr w:type="spellStart"/>
        <w:r w:rsidRPr="00BA54CA">
          <w:t>detection.</w:t>
        </w:r>
      </w:ins>
      <w:moveToRangeEnd w:id="178"/>
      <w:r w:rsidR="00CE457C" w:rsidRPr="00CE457C">
        <w:rPr>
          <w:rFonts w:ascii="Times New Roman" w:hAnsi="Times New Roman" w:cs="Times New Roman"/>
          <w:sz w:val="24"/>
        </w:rPr>
        <w:t>As</w:t>
      </w:r>
      <w:proofErr w:type="spellEnd"/>
      <w:r w:rsidR="00CE457C" w:rsidRPr="00CE457C">
        <w:rPr>
          <w:rFonts w:ascii="Times New Roman" w:hAnsi="Times New Roman" w:cs="Times New Roman"/>
          <w:sz w:val="24"/>
        </w:rPr>
        <w:t xml:space="preserve">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00CE457C" w:rsidRPr="00CE457C">
        <w:rPr>
          <w:rFonts w:ascii="Times New Roman" w:hAnsi="Times New Roman" w:cs="Times New Roman"/>
          <w:sz w:val="24"/>
        </w:rPr>
        <w:t>will likely increase. Future expansions of the Arctic for shipping and oil and gas exploration may lead to continued development of nascent plans for establishing industrial scale port facilities in northern ports such as Nome, which currently receives little traffic.</w:t>
      </w:r>
      <w:r w:rsidR="00CE457C">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 xml:space="preserve">Situated at 53.9°N, this port is one of the most southerly ports in the Bering </w:t>
      </w:r>
      <w:r w:rsidR="00733F1B" w:rsidRPr="00CA4945">
        <w:rPr>
          <w:rFonts w:ascii="Times New Roman" w:hAnsi="Times New Roman" w:cs="Times New Roman"/>
          <w:sz w:val="24"/>
          <w:szCs w:val="24"/>
        </w:rPr>
        <w:lastRenderedPageBreak/>
        <w:t>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32D1B6DA"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80"/>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80"/>
      <w:r w:rsidR="00304FD5">
        <w:rPr>
          <w:rStyle w:val="CommentReference"/>
          <w:rFonts w:ascii="Arial" w:eastAsia="Arial" w:hAnsi="Arial" w:cs="Arial"/>
          <w:color w:val="000000"/>
          <w:lang w:val="en-US" w:eastAsia="en-US"/>
        </w:rPr>
        <w:commentReference w:id="180"/>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81" w:name="_j7rjor86myf4" w:colFirst="0" w:colLast="0"/>
      <w:bookmarkStart w:id="182" w:name="_wlyl2isgh4pt" w:colFirst="0" w:colLast="0"/>
      <w:bookmarkStart w:id="183" w:name="_9nos1ewn3on8" w:colFirst="0" w:colLast="0"/>
      <w:bookmarkStart w:id="184" w:name="_6eg1um4qsxm4" w:colFirst="0" w:colLast="0"/>
      <w:bookmarkEnd w:id="181"/>
      <w:bookmarkEnd w:id="182"/>
      <w:bookmarkEnd w:id="183"/>
      <w:bookmarkEnd w:id="184"/>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85" w:name="_6u0eeeycv0oa" w:colFirst="0" w:colLast="0"/>
      <w:bookmarkEnd w:id="185"/>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2289295D" w14:textId="1705DFBB" w:rsidR="00432C42" w:rsidRPr="00432C42" w:rsidRDefault="004D5A7F" w:rsidP="00432C42">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32C42" w:rsidRPr="00432C42">
        <w:rPr>
          <w:noProof/>
        </w:rPr>
        <w:t>Ashton, G. V., E. I. Riedlecker, and G. M. Ruiz. 2008. First non-native crustacean established in coastal waters of Alaska. Aquatic Biology 3:133–137.</w:t>
      </w:r>
    </w:p>
    <w:p w14:paraId="03048891" w14:textId="77777777" w:rsidR="00432C42" w:rsidRPr="00432C42" w:rsidRDefault="00432C42" w:rsidP="00432C42">
      <w:pPr>
        <w:widowControl w:val="0"/>
        <w:autoSpaceDE w:val="0"/>
        <w:autoSpaceDN w:val="0"/>
        <w:adjustRightInd w:val="0"/>
        <w:ind w:left="480" w:hanging="480"/>
        <w:rPr>
          <w:noProof/>
        </w:rPr>
      </w:pPr>
      <w:r w:rsidRPr="00432C42">
        <w:rPr>
          <w:noProof/>
        </w:rPr>
        <w:t>Barry, S. C., K. R. Hayes, C. L. Hewitt, H. L. Behrens, E. Dragsund, and S. M. Bakke. 2008. Ballast water risk assessment: principles, processes, and methods. ICES Journal of Marine Science 65:121–131.</w:t>
      </w:r>
    </w:p>
    <w:p w14:paraId="5FF7DA7F" w14:textId="77777777" w:rsidR="00432C42" w:rsidRPr="00432C42" w:rsidRDefault="00432C42" w:rsidP="00432C42">
      <w:pPr>
        <w:widowControl w:val="0"/>
        <w:autoSpaceDE w:val="0"/>
        <w:autoSpaceDN w:val="0"/>
        <w:adjustRightInd w:val="0"/>
        <w:ind w:left="480" w:hanging="480"/>
        <w:rPr>
          <w:noProof/>
        </w:rPr>
      </w:pPr>
      <w:r w:rsidRPr="00432C42">
        <w:rPr>
          <w:noProof/>
        </w:rPr>
        <w:t>Blackburn, T. M., P. Pyšek, S. Bacher, J. T. Carlton, R. P. Duncan, V. Jarošík, J. R. U. Wilson, and D. M. Richardson. 2011. A proposed unified framework for biological invasions. Trends in Ecology and Evolution 26:333–339.</w:t>
      </w:r>
    </w:p>
    <w:p w14:paraId="42862057" w14:textId="77777777" w:rsidR="00432C42" w:rsidRPr="00432C42" w:rsidRDefault="00432C42" w:rsidP="00432C42">
      <w:pPr>
        <w:widowControl w:val="0"/>
        <w:autoSpaceDE w:val="0"/>
        <w:autoSpaceDN w:val="0"/>
        <w:adjustRightInd w:val="0"/>
        <w:ind w:left="480" w:hanging="480"/>
        <w:rPr>
          <w:noProof/>
        </w:rPr>
      </w:pPr>
      <w:r w:rsidRPr="00432C42">
        <w:rPr>
          <w:noProof/>
        </w:rPr>
        <w:t>Byrne, M., M. Gall, K. Wolfe, and A. Agüera. 2016. From pole to pole: the potential for the Arctic seastar Asterias amurensis to invade a warming Southern Ocean. Global Change Biology 22:3874–3887.</w:t>
      </w:r>
    </w:p>
    <w:p w14:paraId="2E939128" w14:textId="77777777" w:rsidR="00432C42" w:rsidRPr="00432C42" w:rsidRDefault="00432C42" w:rsidP="00432C42">
      <w:pPr>
        <w:widowControl w:val="0"/>
        <w:autoSpaceDE w:val="0"/>
        <w:autoSpaceDN w:val="0"/>
        <w:adjustRightInd w:val="0"/>
        <w:ind w:left="480" w:hanging="480"/>
        <w:rPr>
          <w:noProof/>
        </w:rPr>
      </w:pPr>
      <w:r w:rsidRPr="00432C42">
        <w:rPr>
          <w:noProof/>
        </w:rPr>
        <w:t>Carlton, J. T. 1996. Pattern, process, and prediction in marine invasion ecology. Biological Conservation 78:97–106.</w:t>
      </w:r>
    </w:p>
    <w:p w14:paraId="6E34866B" w14:textId="77777777" w:rsidR="00432C42" w:rsidRPr="00432C42" w:rsidRDefault="00432C42" w:rsidP="00432C42">
      <w:pPr>
        <w:widowControl w:val="0"/>
        <w:autoSpaceDE w:val="0"/>
        <w:autoSpaceDN w:val="0"/>
        <w:adjustRightInd w:val="0"/>
        <w:ind w:left="480" w:hanging="480"/>
        <w:rPr>
          <w:noProof/>
        </w:rPr>
      </w:pPr>
      <w:r w:rsidRPr="00432C42">
        <w:rPr>
          <w:noProof/>
        </w:rPr>
        <w:t>Chan, F. T., E. Briski, S. A. Bailey, and H. J. MacIsaac. 2014. Richness–abundance relationships for zooplankton in ballast water: temperate versus Arctic comparisons. ICES Journal of Marine Science 71:1876–1884.</w:t>
      </w:r>
    </w:p>
    <w:p w14:paraId="70159D5F" w14:textId="77777777" w:rsidR="00432C42" w:rsidRPr="00432C42" w:rsidRDefault="00432C42" w:rsidP="00432C42">
      <w:pPr>
        <w:widowControl w:val="0"/>
        <w:autoSpaceDE w:val="0"/>
        <w:autoSpaceDN w:val="0"/>
        <w:adjustRightInd w:val="0"/>
        <w:ind w:left="480" w:hanging="480"/>
        <w:rPr>
          <w:noProof/>
        </w:rPr>
      </w:pPr>
      <w:r w:rsidRPr="00432C42">
        <w:rPr>
          <w:noProof/>
        </w:rPr>
        <w:t>Chan, F. T., H. J. MacIsaac, and S. A. Bailey. 2016. Survival of ship biofouling assemblages during and after voyages to the Canadian Arctic. Marine Biology 163:250.</w:t>
      </w:r>
    </w:p>
    <w:p w14:paraId="084331F0" w14:textId="77777777" w:rsidR="00432C42" w:rsidRPr="00432C42" w:rsidRDefault="00432C42" w:rsidP="00432C42">
      <w:pPr>
        <w:widowControl w:val="0"/>
        <w:autoSpaceDE w:val="0"/>
        <w:autoSpaceDN w:val="0"/>
        <w:adjustRightInd w:val="0"/>
        <w:ind w:left="480" w:hanging="480"/>
        <w:rPr>
          <w:noProof/>
        </w:rPr>
      </w:pPr>
      <w:r w:rsidRPr="00432C42">
        <w:rPr>
          <w:noProof/>
        </w:rPr>
        <w:t>Fetzer, I., and W. E. Arntz. 2008. Reproductive strategies of benthic invertebrates in the Kara Sea (Russian Arctic): Adaptation of reproduction modes to cold water. Marine Ecology Progress Series 356:189–202.</w:t>
      </w:r>
    </w:p>
    <w:p w14:paraId="14DF715F" w14:textId="77777777" w:rsidR="00432C42" w:rsidRPr="00432C42" w:rsidRDefault="00432C42" w:rsidP="00432C42">
      <w:pPr>
        <w:widowControl w:val="0"/>
        <w:autoSpaceDE w:val="0"/>
        <w:autoSpaceDN w:val="0"/>
        <w:adjustRightInd w:val="0"/>
        <w:ind w:left="480" w:hanging="480"/>
        <w:rPr>
          <w:noProof/>
        </w:rPr>
      </w:pPr>
      <w:r w:rsidRPr="00432C42">
        <w:rPr>
          <w:noProof/>
        </w:rPr>
        <w:lastRenderedPageBreak/>
        <w:t>Grebmeier, J. M., L. W. Cooper, H. M. Feder, and B. I. Sirenko. 2006a. Ecosystem dynamics of the Pacific-influenced Northern Bering and Chukchi Seas in the Amerasian Arctic. Progress in Oceanography 71:331–361.</w:t>
      </w:r>
    </w:p>
    <w:p w14:paraId="5B0D114B" w14:textId="77777777" w:rsidR="00432C42" w:rsidRPr="00432C42" w:rsidRDefault="00432C42" w:rsidP="00432C42">
      <w:pPr>
        <w:widowControl w:val="0"/>
        <w:autoSpaceDE w:val="0"/>
        <w:autoSpaceDN w:val="0"/>
        <w:adjustRightInd w:val="0"/>
        <w:ind w:left="480" w:hanging="480"/>
        <w:rPr>
          <w:noProof/>
        </w:rPr>
      </w:pPr>
      <w:r w:rsidRPr="00432C42">
        <w:rPr>
          <w:noProof/>
        </w:rPr>
        <w:t>Grebmeier, J. M., J. E. Overland, S. E. Moore, E. V Farley, E. C. Carmack, L. W. Cooper, K. E. Frey, J. H. Helle, F. A. McLaughlin, and S. L. McNutt. 2006b. A major ecosystem shift in the Northern Bering Sea. Science 311:1461–1464.</w:t>
      </w:r>
    </w:p>
    <w:p w14:paraId="1F5D4489" w14:textId="77777777" w:rsidR="00432C42" w:rsidRPr="00432C42" w:rsidRDefault="00432C42" w:rsidP="00432C42">
      <w:pPr>
        <w:widowControl w:val="0"/>
        <w:autoSpaceDE w:val="0"/>
        <w:autoSpaceDN w:val="0"/>
        <w:adjustRightInd w:val="0"/>
        <w:ind w:left="480" w:hanging="480"/>
        <w:rPr>
          <w:noProof/>
        </w:rPr>
      </w:pPr>
      <w:r w:rsidRPr="00432C42">
        <w:rPr>
          <w:noProof/>
        </w:rPr>
        <w:t>Hermann, A. J., G. A. Gibson, N. A. Bond, E. N. Curchitser, K. Hedstrom, W. Cheng, M. Wang, E. D. Cokelet, P. J. Stabeno, and K. Aydin. 2016. Projected future biophysical states of the Bering Sea. Deep-Sea Research Part II: Topical Studies in Oceanography 134:30–47.</w:t>
      </w:r>
    </w:p>
    <w:p w14:paraId="581B10E3" w14:textId="77777777" w:rsidR="00432C42" w:rsidRPr="00432C42" w:rsidRDefault="00432C42" w:rsidP="00432C42">
      <w:pPr>
        <w:widowControl w:val="0"/>
        <w:autoSpaceDE w:val="0"/>
        <w:autoSpaceDN w:val="0"/>
        <w:adjustRightInd w:val="0"/>
        <w:ind w:left="480" w:hanging="480"/>
        <w:rPr>
          <w:noProof/>
        </w:rPr>
      </w:pPr>
      <w:r w:rsidRPr="00432C42">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2163BB7E" w14:textId="77777777" w:rsidR="00432C42" w:rsidRPr="00432C42" w:rsidRDefault="00432C42" w:rsidP="00432C42">
      <w:pPr>
        <w:widowControl w:val="0"/>
        <w:autoSpaceDE w:val="0"/>
        <w:autoSpaceDN w:val="0"/>
        <w:adjustRightInd w:val="0"/>
        <w:ind w:left="480" w:hanging="480"/>
        <w:rPr>
          <w:noProof/>
        </w:rPr>
      </w:pPr>
      <w:r w:rsidRPr="00432C42">
        <w:rPr>
          <w:noProof/>
        </w:rPr>
        <w:t>Hewitt, C. L., and K. R. Hayes. 2002. Risk assessment of marine biological invasions. Pages 456–466</w:t>
      </w:r>
      <w:r w:rsidRPr="00432C42">
        <w:rPr>
          <w:i/>
          <w:iCs/>
          <w:noProof/>
        </w:rPr>
        <w:t>in</w:t>
      </w:r>
      <w:r w:rsidRPr="00432C42">
        <w:rPr>
          <w:noProof/>
        </w:rPr>
        <w:t xml:space="preserve"> E. Leppäkoski, S. Gollasch, and S. Olenin, editors.Invasive Aquatic Species of Europe. Distribution, Impacts and Management. Springer Netherlands.</w:t>
      </w:r>
    </w:p>
    <w:p w14:paraId="0A1CA140" w14:textId="77777777" w:rsidR="00432C42" w:rsidRPr="00432C42" w:rsidRDefault="00432C42" w:rsidP="00432C42">
      <w:pPr>
        <w:widowControl w:val="0"/>
        <w:autoSpaceDE w:val="0"/>
        <w:autoSpaceDN w:val="0"/>
        <w:adjustRightInd w:val="0"/>
        <w:ind w:left="480" w:hanging="480"/>
        <w:rPr>
          <w:noProof/>
        </w:rPr>
      </w:pPr>
      <w:r w:rsidRPr="00432C42">
        <w:rPr>
          <w:noProof/>
        </w:rPr>
        <w:t>Hines, A. H., G. M. Ruiz, N. G. Hitchcock, and C. E. de Rivera. 2004. Projecting range expansion of invasive European green crabs (Carcinus maenas) to Alaska: temperature and salinity tolerance of larvae. Edgewater, MD.</w:t>
      </w:r>
    </w:p>
    <w:p w14:paraId="0762CAE0" w14:textId="77777777" w:rsidR="00432C42" w:rsidRPr="00432C42" w:rsidRDefault="00432C42" w:rsidP="00432C42">
      <w:pPr>
        <w:widowControl w:val="0"/>
        <w:autoSpaceDE w:val="0"/>
        <w:autoSpaceDN w:val="0"/>
        <w:adjustRightInd w:val="0"/>
        <w:ind w:left="480" w:hanging="480"/>
        <w:rPr>
          <w:noProof/>
        </w:rPr>
      </w:pPr>
      <w:r w:rsidRPr="00432C42">
        <w:rPr>
          <w:noProof/>
        </w:rPr>
        <w:t>Huang, X., S. Li, P. Ni, Y. Gao, J. Bei, Z. Zhou, and A. Zhan. 2017. Rapid response to changing environments during biological invasions: DNA methylation perspectives. Molecular Ecology 12:3218–3221.</w:t>
      </w:r>
    </w:p>
    <w:p w14:paraId="740DB6CF" w14:textId="77777777" w:rsidR="00432C42" w:rsidRPr="00432C42" w:rsidRDefault="00432C42" w:rsidP="00432C42">
      <w:pPr>
        <w:widowControl w:val="0"/>
        <w:autoSpaceDE w:val="0"/>
        <w:autoSpaceDN w:val="0"/>
        <w:adjustRightInd w:val="0"/>
        <w:ind w:left="480" w:hanging="480"/>
        <w:rPr>
          <w:noProof/>
        </w:rPr>
      </w:pPr>
      <w:r w:rsidRPr="00432C42">
        <w:rPr>
          <w:noProof/>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4D2B0F52" w14:textId="77777777" w:rsidR="00432C42" w:rsidRPr="00432C42" w:rsidRDefault="00432C42" w:rsidP="00432C42">
      <w:pPr>
        <w:widowControl w:val="0"/>
        <w:autoSpaceDE w:val="0"/>
        <w:autoSpaceDN w:val="0"/>
        <w:adjustRightInd w:val="0"/>
        <w:ind w:left="480" w:hanging="480"/>
        <w:rPr>
          <w:noProof/>
        </w:rPr>
      </w:pPr>
      <w:r w:rsidRPr="00432C42">
        <w:rPr>
          <w:noProof/>
        </w:rPr>
        <w:t>Lemke, P., J. Ren, R. B. Alley, I. Allison, J. Carrasco, G. Flato, Y. Fujii, G. Kaser, P. Mote, R. H. Thomas, and T. Zhang. 2007. Observations: Changes in snow, ice and frozen ground. Pages 337–383</w:t>
      </w:r>
      <w:r w:rsidRPr="00432C42">
        <w:rPr>
          <w:i/>
          <w:iCs/>
          <w:noProof/>
        </w:rPr>
        <w:t>in</w:t>
      </w:r>
      <w:r w:rsidRPr="00432C42">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07F79AD4" w14:textId="77777777" w:rsidR="00432C42" w:rsidRPr="00432C42" w:rsidRDefault="00432C42" w:rsidP="00432C42">
      <w:pPr>
        <w:widowControl w:val="0"/>
        <w:autoSpaceDE w:val="0"/>
        <w:autoSpaceDN w:val="0"/>
        <w:adjustRightInd w:val="0"/>
        <w:ind w:left="480" w:hanging="480"/>
        <w:rPr>
          <w:noProof/>
        </w:rPr>
      </w:pPr>
      <w:r w:rsidRPr="00432C42">
        <w:rPr>
          <w:noProof/>
        </w:rPr>
        <w:t>Lord, J. P. 2017. Impact of seawater temperature on growth and recruitment of invasive fouling species at the global scale. Marine Ecology 38:1–10.</w:t>
      </w:r>
    </w:p>
    <w:p w14:paraId="40FB68EB" w14:textId="77777777" w:rsidR="00432C42" w:rsidRPr="00432C42" w:rsidRDefault="00432C42" w:rsidP="00432C42">
      <w:pPr>
        <w:widowControl w:val="0"/>
        <w:autoSpaceDE w:val="0"/>
        <w:autoSpaceDN w:val="0"/>
        <w:adjustRightInd w:val="0"/>
        <w:ind w:left="480" w:hanging="480"/>
        <w:rPr>
          <w:noProof/>
        </w:rPr>
      </w:pPr>
      <w:r w:rsidRPr="00432C42">
        <w:rPr>
          <w:noProof/>
        </w:rPr>
        <w:t>Lord, J. P., J. M. Calini, and R. B. Whitlatch. 2015. Influence of seawater temperature and shipping on the spread and establishment of marine fouling species. Marine Biology 162:2481–2492.</w:t>
      </w:r>
    </w:p>
    <w:p w14:paraId="07F4D82A" w14:textId="77777777" w:rsidR="00432C42" w:rsidRPr="00432C42" w:rsidRDefault="00432C42" w:rsidP="00432C42">
      <w:pPr>
        <w:widowControl w:val="0"/>
        <w:autoSpaceDE w:val="0"/>
        <w:autoSpaceDN w:val="0"/>
        <w:adjustRightInd w:val="0"/>
        <w:ind w:left="480" w:hanging="480"/>
        <w:rPr>
          <w:noProof/>
        </w:rPr>
      </w:pPr>
      <w:r w:rsidRPr="00432C42">
        <w:rPr>
          <w:noProof/>
        </w:rPr>
        <w:t>Matsuno, K., A. Yamaguchi, T. Hirawake, and I. Imai. 2011. Year-to-year changes of the mesozooplankton community in the Chukchi Sea during summers of 1991, 1992 and 2007, 2008. Polar Biology 34:1349–1360.</w:t>
      </w:r>
    </w:p>
    <w:p w14:paraId="57158019" w14:textId="77777777" w:rsidR="00432C42" w:rsidRPr="00432C42" w:rsidRDefault="00432C42" w:rsidP="00432C42">
      <w:pPr>
        <w:widowControl w:val="0"/>
        <w:autoSpaceDE w:val="0"/>
        <w:autoSpaceDN w:val="0"/>
        <w:adjustRightInd w:val="0"/>
        <w:ind w:left="480" w:hanging="480"/>
        <w:rPr>
          <w:noProof/>
        </w:rPr>
      </w:pPr>
      <w:r w:rsidRPr="00432C42">
        <w:rPr>
          <w:noProof/>
        </w:rPr>
        <w:t>Miller, A. W., and G. M. Ruiz. 2014. Arctic shipping and marine invaders. Nature Climate Change 4:413–416.</w:t>
      </w:r>
    </w:p>
    <w:p w14:paraId="6EE02BCD" w14:textId="77777777" w:rsidR="00432C42" w:rsidRPr="00432C42" w:rsidRDefault="00432C42" w:rsidP="00432C42">
      <w:pPr>
        <w:widowControl w:val="0"/>
        <w:autoSpaceDE w:val="0"/>
        <w:autoSpaceDN w:val="0"/>
        <w:adjustRightInd w:val="0"/>
        <w:ind w:left="480" w:hanging="480"/>
        <w:rPr>
          <w:noProof/>
        </w:rPr>
      </w:pPr>
      <w:r w:rsidRPr="00432C42">
        <w:rPr>
          <w:noProof/>
        </w:rPr>
        <w:t>Miller, K. B. 2016. Forecasting at the edge of the niche: Didemnum vexillum in Southeast Alaska. Marine Biology 163:1–12.</w:t>
      </w:r>
    </w:p>
    <w:p w14:paraId="28FD46D1" w14:textId="77777777" w:rsidR="00432C42" w:rsidRPr="00432C42" w:rsidRDefault="00432C42" w:rsidP="00432C42">
      <w:pPr>
        <w:widowControl w:val="0"/>
        <w:autoSpaceDE w:val="0"/>
        <w:autoSpaceDN w:val="0"/>
        <w:adjustRightInd w:val="0"/>
        <w:ind w:left="480" w:hanging="480"/>
        <w:rPr>
          <w:noProof/>
        </w:rPr>
      </w:pPr>
      <w:r w:rsidRPr="00432C42">
        <w:rPr>
          <w:noProof/>
        </w:rPr>
        <w:t xml:space="preserve">Molnar, J. L., R. L. Gamboa, C. Revenga, and M. D. Spalding. 2008. Assessing the global threat of invasive species to marine biodiversity. Frontiers in Ecology and the Environment </w:t>
      </w:r>
      <w:r w:rsidRPr="00432C42">
        <w:rPr>
          <w:noProof/>
        </w:rPr>
        <w:lastRenderedPageBreak/>
        <w:t>6:485–492.</w:t>
      </w:r>
    </w:p>
    <w:p w14:paraId="179296C5" w14:textId="77777777" w:rsidR="00432C42" w:rsidRPr="00432C42" w:rsidRDefault="00432C42" w:rsidP="00432C42">
      <w:pPr>
        <w:widowControl w:val="0"/>
        <w:autoSpaceDE w:val="0"/>
        <w:autoSpaceDN w:val="0"/>
        <w:adjustRightInd w:val="0"/>
        <w:ind w:left="480" w:hanging="480"/>
        <w:rPr>
          <w:noProof/>
        </w:rPr>
      </w:pPr>
      <w:r w:rsidRPr="00432C42">
        <w:rPr>
          <w:noProof/>
        </w:rPr>
        <w:t>Monaco, C. J., and B. Helmuth. 2011. Tipping Points, Thresholds and the Keystone Role of Physiology in Marine Climate Change Research. Page Advances in Marine Biology.</w:t>
      </w:r>
    </w:p>
    <w:p w14:paraId="6DAECB0C" w14:textId="77777777" w:rsidR="00432C42" w:rsidRPr="00432C42" w:rsidRDefault="00432C42" w:rsidP="00432C42">
      <w:pPr>
        <w:widowControl w:val="0"/>
        <w:autoSpaceDE w:val="0"/>
        <w:autoSpaceDN w:val="0"/>
        <w:adjustRightInd w:val="0"/>
        <w:ind w:left="480" w:hanging="480"/>
        <w:rPr>
          <w:noProof/>
        </w:rPr>
      </w:pPr>
      <w:r w:rsidRPr="00432C42">
        <w:rPr>
          <w:noProof/>
        </w:rPr>
        <w:t>Mueter, F. J., and M. A. Litzow. 2008. Sea ice retreat alters the biogeography of the Bering Sea continental shelf. Ecological Applications 18:309–320.</w:t>
      </w:r>
    </w:p>
    <w:p w14:paraId="65B07023" w14:textId="77777777" w:rsidR="00432C42" w:rsidRPr="00432C42" w:rsidRDefault="00432C42" w:rsidP="00432C42">
      <w:pPr>
        <w:widowControl w:val="0"/>
        <w:autoSpaceDE w:val="0"/>
        <w:autoSpaceDN w:val="0"/>
        <w:adjustRightInd w:val="0"/>
        <w:ind w:left="480" w:hanging="480"/>
        <w:rPr>
          <w:noProof/>
        </w:rPr>
      </w:pPr>
      <w:r w:rsidRPr="00432C42">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CCAD465" w14:textId="77777777" w:rsidR="00432C42" w:rsidRPr="00432C42" w:rsidRDefault="00432C42" w:rsidP="00432C42">
      <w:pPr>
        <w:widowControl w:val="0"/>
        <w:autoSpaceDE w:val="0"/>
        <w:autoSpaceDN w:val="0"/>
        <w:adjustRightInd w:val="0"/>
        <w:ind w:left="480" w:hanging="480"/>
        <w:rPr>
          <w:noProof/>
        </w:rPr>
      </w:pPr>
      <w:r w:rsidRPr="00432C42">
        <w:rPr>
          <w:noProof/>
        </w:rPr>
        <w:t>Powers, S. P., M. A. Bishop, J. H. Grabowski, and C. H. Peterson. 2006. Distribution of the invasive bivalve Mya arenaria L. on intertidal flats of southcentral Alaska. Journal of Sea Research 55:207–216.</w:t>
      </w:r>
    </w:p>
    <w:p w14:paraId="4C42ECD3" w14:textId="77777777" w:rsidR="00432C42" w:rsidRPr="00432C42" w:rsidRDefault="00432C42" w:rsidP="00432C42">
      <w:pPr>
        <w:widowControl w:val="0"/>
        <w:autoSpaceDE w:val="0"/>
        <w:autoSpaceDN w:val="0"/>
        <w:adjustRightInd w:val="0"/>
        <w:ind w:left="480" w:hanging="480"/>
        <w:rPr>
          <w:noProof/>
        </w:rPr>
      </w:pPr>
      <w:r w:rsidRPr="00432C42">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3E843517" w14:textId="77777777" w:rsidR="00432C42" w:rsidRPr="00432C42" w:rsidRDefault="00432C42" w:rsidP="00432C42">
      <w:pPr>
        <w:widowControl w:val="0"/>
        <w:autoSpaceDE w:val="0"/>
        <w:autoSpaceDN w:val="0"/>
        <w:adjustRightInd w:val="0"/>
        <w:ind w:left="480" w:hanging="480"/>
        <w:rPr>
          <w:noProof/>
        </w:rPr>
      </w:pPr>
      <w:r w:rsidRPr="00432C42">
        <w:rPr>
          <w:noProof/>
        </w:rPr>
        <w:t>Renaud, P. E., M. K. Sejr, B. A. Bluhm, B. Sirenko, and I. H. Ellingsen. 2015. The future of Arctic benthos: Expansion, invasion, and biodiversity. Progress in Oceanography 139:244–257.</w:t>
      </w:r>
    </w:p>
    <w:p w14:paraId="70F59668" w14:textId="77777777" w:rsidR="00432C42" w:rsidRPr="00432C42" w:rsidRDefault="00432C42" w:rsidP="00432C42">
      <w:pPr>
        <w:widowControl w:val="0"/>
        <w:autoSpaceDE w:val="0"/>
        <w:autoSpaceDN w:val="0"/>
        <w:adjustRightInd w:val="0"/>
        <w:ind w:left="480" w:hanging="480"/>
        <w:rPr>
          <w:noProof/>
        </w:rPr>
      </w:pPr>
      <w:r w:rsidRPr="00432C42">
        <w:rPr>
          <w:noProof/>
        </w:rPr>
        <w:t>de Rivera, C. E., N. G. Hitchcock, S. J. Teck, B. P. Steves, A. H. Hines, and G. M. Ruiz. 2007. Larval development rate predicts range expansion of an introduced crab. Marine Biology 150:1275–1288.</w:t>
      </w:r>
    </w:p>
    <w:p w14:paraId="189818EE" w14:textId="77777777" w:rsidR="00432C42" w:rsidRPr="00432C42" w:rsidRDefault="00432C42" w:rsidP="00432C42">
      <w:pPr>
        <w:widowControl w:val="0"/>
        <w:autoSpaceDE w:val="0"/>
        <w:autoSpaceDN w:val="0"/>
        <w:adjustRightInd w:val="0"/>
        <w:ind w:left="480" w:hanging="480"/>
        <w:rPr>
          <w:noProof/>
        </w:rPr>
      </w:pPr>
      <w:r w:rsidRPr="00432C42">
        <w:rPr>
          <w:noProof/>
        </w:rPr>
        <w:t xml:space="preserve">de Rivera, C. E., B. P. Steves, P. W. Fofonoff, A. H. Hines, and G. M. Ruiz. 2011. Potential for </w:t>
      </w:r>
      <w:r w:rsidRPr="00432C42">
        <w:rPr>
          <w:noProof/>
        </w:rPr>
        <w:lastRenderedPageBreak/>
        <w:t>high-latitude marine invasions along western North America. Diversity and Distributions 17:1198–1209.</w:t>
      </w:r>
    </w:p>
    <w:p w14:paraId="1E0133C3" w14:textId="77777777" w:rsidR="00432C42" w:rsidRPr="00432C42" w:rsidRDefault="00432C42" w:rsidP="00432C42">
      <w:pPr>
        <w:widowControl w:val="0"/>
        <w:autoSpaceDE w:val="0"/>
        <w:autoSpaceDN w:val="0"/>
        <w:adjustRightInd w:val="0"/>
        <w:ind w:left="480" w:hanging="480"/>
        <w:rPr>
          <w:noProof/>
        </w:rPr>
      </w:pPr>
      <w:r w:rsidRPr="00432C42">
        <w:rPr>
          <w:noProof/>
        </w:rPr>
        <w:t>Ruiz, G. M., J. T. Carlton, E. D. Grosholz, and A. H. Hines. 1997. Global invasions of marine and estuarine habitats by non-indigenous species: Mechanisms, extent, and consequences. American Zoologist 37:621–632.</w:t>
      </w:r>
    </w:p>
    <w:p w14:paraId="2F2B7664" w14:textId="77777777" w:rsidR="00432C42" w:rsidRPr="00432C42" w:rsidRDefault="00432C42" w:rsidP="00432C42">
      <w:pPr>
        <w:widowControl w:val="0"/>
        <w:autoSpaceDE w:val="0"/>
        <w:autoSpaceDN w:val="0"/>
        <w:adjustRightInd w:val="0"/>
        <w:ind w:left="480" w:hanging="480"/>
        <w:rPr>
          <w:noProof/>
        </w:rPr>
      </w:pPr>
      <w:r w:rsidRPr="00432C42">
        <w:rPr>
          <w:noProof/>
        </w:rPr>
        <w:t>Ruiz, G. M., P. W. Fofonoff, and J. T. Carlton. 2015. Invasion history and vector dynamics in coastal marine ecosystems: a North American perspective. Aquatic Ecosystem Health &amp; Management 18:299–311.</w:t>
      </w:r>
    </w:p>
    <w:p w14:paraId="316996CC" w14:textId="77777777" w:rsidR="00432C42" w:rsidRPr="00432C42" w:rsidRDefault="00432C42" w:rsidP="00432C42">
      <w:pPr>
        <w:widowControl w:val="0"/>
        <w:autoSpaceDE w:val="0"/>
        <w:autoSpaceDN w:val="0"/>
        <w:adjustRightInd w:val="0"/>
        <w:ind w:left="480" w:hanging="480"/>
        <w:rPr>
          <w:noProof/>
        </w:rPr>
      </w:pPr>
      <w:r w:rsidRPr="00432C42">
        <w:rPr>
          <w:noProof/>
        </w:rPr>
        <w:t>Saunders, M., and A. Metaxas. 2007. Temperature explains settlement patterns of the introduced bryozoan Membranipora membranacea in Nova Scotia, Canada. Marine Ecology Progress Series 344:95–106.</w:t>
      </w:r>
    </w:p>
    <w:p w14:paraId="3ACAD9FD" w14:textId="77777777" w:rsidR="00432C42" w:rsidRPr="00432C42" w:rsidRDefault="00432C42" w:rsidP="00432C42">
      <w:pPr>
        <w:widowControl w:val="0"/>
        <w:autoSpaceDE w:val="0"/>
        <w:autoSpaceDN w:val="0"/>
        <w:adjustRightInd w:val="0"/>
        <w:ind w:left="480" w:hanging="480"/>
        <w:rPr>
          <w:noProof/>
        </w:rPr>
      </w:pPr>
      <w:r w:rsidRPr="00432C42">
        <w:rPr>
          <w:noProof/>
        </w:rPr>
        <w:t>Sorte, C. J. B. 2014. Synergies between climate change and species invasions: Evidence from marine systems. Invasive Species and Global Climate Change:101–116.</w:t>
      </w:r>
    </w:p>
    <w:p w14:paraId="13199C80" w14:textId="77777777" w:rsidR="00432C42" w:rsidRPr="00432C42" w:rsidRDefault="00432C42" w:rsidP="00432C42">
      <w:pPr>
        <w:widowControl w:val="0"/>
        <w:autoSpaceDE w:val="0"/>
        <w:autoSpaceDN w:val="0"/>
        <w:adjustRightInd w:val="0"/>
        <w:ind w:left="480" w:hanging="480"/>
        <w:rPr>
          <w:noProof/>
        </w:rPr>
      </w:pPr>
      <w:r w:rsidRPr="00432C42">
        <w:rPr>
          <w:noProof/>
        </w:rPr>
        <w:t>Sorte, C. J. B., S. J. Jones, and L. P. Miller. 2011. Geographic variation in temperature tolerance as an indicator of potential population responses to climate change. Journal of Experimental Marine Biology and Ecology 400:209–217.</w:t>
      </w:r>
    </w:p>
    <w:p w14:paraId="589588F4" w14:textId="77777777" w:rsidR="00432C42" w:rsidRPr="00432C42" w:rsidRDefault="00432C42" w:rsidP="00432C42">
      <w:pPr>
        <w:widowControl w:val="0"/>
        <w:autoSpaceDE w:val="0"/>
        <w:autoSpaceDN w:val="0"/>
        <w:adjustRightInd w:val="0"/>
        <w:ind w:left="480" w:hanging="480"/>
        <w:rPr>
          <w:noProof/>
        </w:rPr>
      </w:pPr>
      <w:r w:rsidRPr="00432C42">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7BB3EA27" w14:textId="77777777" w:rsidR="00432C42" w:rsidRPr="00432C42" w:rsidRDefault="00432C42" w:rsidP="00432C42">
      <w:pPr>
        <w:widowControl w:val="0"/>
        <w:autoSpaceDE w:val="0"/>
        <w:autoSpaceDN w:val="0"/>
        <w:adjustRightInd w:val="0"/>
        <w:ind w:left="480" w:hanging="480"/>
        <w:rPr>
          <w:noProof/>
        </w:rPr>
      </w:pPr>
      <w:r w:rsidRPr="00432C42">
        <w:rPr>
          <w:noProof/>
        </w:rPr>
        <w:t>Stabeno, P. J., N. A. Bond, and S. A. Salo. 2007. On the recent warming of the southeastern Bering Sea shelf. Deep-Sea Research Part II: Topical Studies in Oceanography 54:2599–2618.</w:t>
      </w:r>
    </w:p>
    <w:p w14:paraId="402AE17D" w14:textId="77777777" w:rsidR="00432C42" w:rsidRPr="00432C42" w:rsidRDefault="00432C42" w:rsidP="00432C42">
      <w:pPr>
        <w:widowControl w:val="0"/>
        <w:autoSpaceDE w:val="0"/>
        <w:autoSpaceDN w:val="0"/>
        <w:adjustRightInd w:val="0"/>
        <w:ind w:left="480" w:hanging="480"/>
        <w:rPr>
          <w:noProof/>
        </w:rPr>
      </w:pPr>
      <w:r w:rsidRPr="00432C42">
        <w:rPr>
          <w:noProof/>
        </w:rPr>
        <w:lastRenderedPageBreak/>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4819540C" w14:textId="77777777" w:rsidR="00432C42" w:rsidRPr="00432C42" w:rsidRDefault="00432C42" w:rsidP="00432C42">
      <w:pPr>
        <w:widowControl w:val="0"/>
        <w:autoSpaceDE w:val="0"/>
        <w:autoSpaceDN w:val="0"/>
        <w:adjustRightInd w:val="0"/>
        <w:ind w:left="480" w:hanging="480"/>
        <w:rPr>
          <w:noProof/>
        </w:rPr>
      </w:pPr>
      <w:r w:rsidRPr="00432C42">
        <w:rPr>
          <w:noProof/>
        </w:rPr>
        <w:t>Stabeno, P. J., J. D. Schumacher, and K. Ohtani. 1999. The physical oceanography of the Bering Sea. Pages 1–28</w:t>
      </w:r>
      <w:r w:rsidRPr="00432C42">
        <w:rPr>
          <w:i/>
          <w:iCs/>
          <w:noProof/>
        </w:rPr>
        <w:t>in</w:t>
      </w:r>
      <w:r w:rsidRPr="00432C42">
        <w:rPr>
          <w:noProof/>
        </w:rPr>
        <w:t xml:space="preserve"> T. R. Loughlin and K. Ohtani, editors.Dynamics of the Bering Sea. University of Alaska Sea Grant, Fairbanks, AK.</w:t>
      </w:r>
    </w:p>
    <w:p w14:paraId="0EBA2FD2" w14:textId="77777777" w:rsidR="00432C42" w:rsidRPr="00432C42" w:rsidRDefault="00432C42" w:rsidP="00432C42">
      <w:pPr>
        <w:widowControl w:val="0"/>
        <w:autoSpaceDE w:val="0"/>
        <w:autoSpaceDN w:val="0"/>
        <w:adjustRightInd w:val="0"/>
        <w:ind w:left="480" w:hanging="480"/>
        <w:rPr>
          <w:noProof/>
        </w:rPr>
      </w:pPr>
      <w:r w:rsidRPr="00432C42">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7C94E81" w14:textId="77777777" w:rsidR="00432C42" w:rsidRPr="00432C42" w:rsidRDefault="00432C42" w:rsidP="00432C42">
      <w:pPr>
        <w:widowControl w:val="0"/>
        <w:autoSpaceDE w:val="0"/>
        <w:autoSpaceDN w:val="0"/>
        <w:adjustRightInd w:val="0"/>
        <w:ind w:left="480" w:hanging="480"/>
        <w:rPr>
          <w:noProof/>
        </w:rPr>
      </w:pPr>
      <w:r w:rsidRPr="00432C42">
        <w:rPr>
          <w:noProof/>
        </w:rPr>
        <w:t>Stroeve, J. C., M. C. Serreze, M. M. Holland, J. E. Kay, J. Malanik, and A. P. Barrett. 2012. The Arctic’s rapidly shrinking sea ice cover: A research synthesis. Climatic Change 110:1005–1027.</w:t>
      </w:r>
    </w:p>
    <w:p w14:paraId="20D55BB8" w14:textId="77777777" w:rsidR="00432C42" w:rsidRPr="00432C42" w:rsidRDefault="00432C42" w:rsidP="00432C42">
      <w:pPr>
        <w:widowControl w:val="0"/>
        <w:autoSpaceDE w:val="0"/>
        <w:autoSpaceDN w:val="0"/>
        <w:adjustRightInd w:val="0"/>
        <w:ind w:left="480" w:hanging="480"/>
        <w:rPr>
          <w:noProof/>
        </w:rPr>
      </w:pPr>
      <w:r w:rsidRPr="00432C42">
        <w:rPr>
          <w:noProof/>
        </w:rPr>
        <w:t>Turon, X., J. I. Cañete, J. Sellanes, R. M. Rocha, and S. López-Legentil. 2016. Too cold for invasions? Contrasting patterns of native and introduced ascidians in subantarctic and temperate Chile. Management of Biological Invasions 7:77–86.</w:t>
      </w:r>
    </w:p>
    <w:p w14:paraId="342C65CE" w14:textId="77777777" w:rsidR="00432C42" w:rsidRPr="00432C42" w:rsidRDefault="00432C42" w:rsidP="00432C42">
      <w:pPr>
        <w:widowControl w:val="0"/>
        <w:autoSpaceDE w:val="0"/>
        <w:autoSpaceDN w:val="0"/>
        <w:adjustRightInd w:val="0"/>
        <w:ind w:left="480" w:hanging="480"/>
        <w:rPr>
          <w:noProof/>
        </w:rPr>
      </w:pPr>
      <w:r w:rsidRPr="00432C42">
        <w:rPr>
          <w:noProof/>
        </w:rPr>
        <w:t>Valdizan, A., P. G. Beninger, P. Decottignies, M. Chantrel, and B. Cognie. 2011. Evidence that rising coastal seawater temperatures increase reproductive output of the invasive gastropod Crepidula fornicata. Marine Ecology Progress Series 438:153–165.</w:t>
      </w:r>
    </w:p>
    <w:p w14:paraId="264A6003" w14:textId="77777777" w:rsidR="00432C42" w:rsidRPr="00432C42" w:rsidRDefault="00432C42" w:rsidP="00432C42">
      <w:pPr>
        <w:widowControl w:val="0"/>
        <w:autoSpaceDE w:val="0"/>
        <w:autoSpaceDN w:val="0"/>
        <w:adjustRightInd w:val="0"/>
        <w:ind w:left="480" w:hanging="480"/>
        <w:rPr>
          <w:noProof/>
        </w:rPr>
      </w:pPr>
      <w:r w:rsidRPr="00432C42">
        <w:rPr>
          <w:noProof/>
        </w:rPr>
        <w:t>Verling, E., G. M. Ruiz, L. D. Smith, B. Galil, A. W. Miller, and K. R. Murphy. 2005. Supply-side invasion ecology: characterizing propagule pressure in coastal ecosystems. Proceedings of the Royal Society B: Biological Sciences 272:1249–1257.</w:t>
      </w:r>
    </w:p>
    <w:p w14:paraId="0E521435" w14:textId="77777777" w:rsidR="00432C42" w:rsidRPr="00432C42" w:rsidRDefault="00432C42" w:rsidP="00432C42">
      <w:pPr>
        <w:widowControl w:val="0"/>
        <w:autoSpaceDE w:val="0"/>
        <w:autoSpaceDN w:val="0"/>
        <w:adjustRightInd w:val="0"/>
        <w:ind w:left="480" w:hanging="480"/>
        <w:rPr>
          <w:noProof/>
        </w:rPr>
      </w:pPr>
      <w:r w:rsidRPr="00432C42">
        <w:rPr>
          <w:noProof/>
        </w:rPr>
        <w:lastRenderedPageBreak/>
        <w:t>Verna, D., B. Harris, K. Holzer, and M. Minton. 2016. Ballast-borne marine invasive species: exploring the risk to coastal Alaska, USA. Management of Biological Invasions 7:199–211.</w:t>
      </w:r>
    </w:p>
    <w:p w14:paraId="7DDDE2CF" w14:textId="77777777" w:rsidR="00432C42" w:rsidRPr="00432C42" w:rsidRDefault="00432C42" w:rsidP="00432C42">
      <w:pPr>
        <w:widowControl w:val="0"/>
        <w:autoSpaceDE w:val="0"/>
        <w:autoSpaceDN w:val="0"/>
        <w:adjustRightInd w:val="0"/>
        <w:ind w:left="480" w:hanging="480"/>
        <w:rPr>
          <w:noProof/>
        </w:rPr>
      </w:pPr>
      <w:r w:rsidRPr="00432C42">
        <w:rPr>
          <w:noProof/>
        </w:rPr>
        <w:t>Wang, M., J. E. Overland, and N. A. Bond. 2010. Climate projections for selected large marine ecosystems. Journal of Marine Systems 79:258–266.</w:t>
      </w:r>
    </w:p>
    <w:p w14:paraId="445309D2" w14:textId="77777777" w:rsidR="00432C42" w:rsidRPr="00432C42" w:rsidRDefault="00432C42" w:rsidP="00432C42">
      <w:pPr>
        <w:widowControl w:val="0"/>
        <w:autoSpaceDE w:val="0"/>
        <w:autoSpaceDN w:val="0"/>
        <w:adjustRightInd w:val="0"/>
        <w:ind w:left="480" w:hanging="480"/>
        <w:rPr>
          <w:noProof/>
        </w:rPr>
      </w:pPr>
      <w:r w:rsidRPr="00432C42">
        <w:rPr>
          <w:noProof/>
        </w:rPr>
        <w:t>Wang, M., J. E. Overland, and P. Stabeno. 2012. Future climate of the Bering and Chukchi Seas projected by global climate models. Deep-Sea Research Part II: Topical Studies in Oceanography 65–70:46–57.</w:t>
      </w:r>
    </w:p>
    <w:p w14:paraId="40ACA969" w14:textId="77777777" w:rsidR="00432C42" w:rsidRPr="00432C42" w:rsidRDefault="00432C42" w:rsidP="00432C42">
      <w:pPr>
        <w:widowControl w:val="0"/>
        <w:autoSpaceDE w:val="0"/>
        <w:autoSpaceDN w:val="0"/>
        <w:adjustRightInd w:val="0"/>
        <w:ind w:left="480" w:hanging="480"/>
        <w:rPr>
          <w:noProof/>
        </w:rPr>
      </w:pPr>
      <w:r w:rsidRPr="00432C42">
        <w:rPr>
          <w:noProof/>
        </w:rPr>
        <w:t>Ware, C., J. Berge, A. Jelmert, S. M. Olsen, L. Pellissier, M. Wisz, D. Kriticos, G. Semenov, S. Kwaśniewski, and I. G. Alsos. 2016. Biological introduction risks from shipping in a warming Arctic. Journal of Applied Ecology 53:340–349.</w:t>
      </w:r>
    </w:p>
    <w:p w14:paraId="3AEBFF1B" w14:textId="77777777" w:rsidR="00432C42" w:rsidRPr="00432C42" w:rsidRDefault="00432C42" w:rsidP="00432C42">
      <w:pPr>
        <w:widowControl w:val="0"/>
        <w:autoSpaceDE w:val="0"/>
        <w:autoSpaceDN w:val="0"/>
        <w:adjustRightInd w:val="0"/>
        <w:ind w:left="480" w:hanging="480"/>
        <w:rPr>
          <w:noProof/>
        </w:rPr>
      </w:pPr>
      <w:r w:rsidRPr="00432C42">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0AA6801C" w14:textId="77777777" w:rsidR="00432C42" w:rsidRPr="00432C42" w:rsidRDefault="00432C42" w:rsidP="00432C42">
      <w:pPr>
        <w:widowControl w:val="0"/>
        <w:autoSpaceDE w:val="0"/>
        <w:autoSpaceDN w:val="0"/>
        <w:adjustRightInd w:val="0"/>
        <w:ind w:left="480" w:hanging="480"/>
        <w:rPr>
          <w:noProof/>
        </w:rPr>
      </w:pPr>
      <w:r w:rsidRPr="00432C42">
        <w:rPr>
          <w:noProof/>
        </w:rPr>
        <w:t>Watson, J. T., and A. C. Haynie. 2016. Using vessel monitoring system data to identify and characterize trips made by fishing vessels in the United States North Pacific. PLoS ONE 11:1–20.</w:t>
      </w:r>
    </w:p>
    <w:p w14:paraId="308D68B9" w14:textId="77777777" w:rsidR="00432C42" w:rsidRPr="00432C42" w:rsidRDefault="00432C42" w:rsidP="00432C42">
      <w:pPr>
        <w:widowControl w:val="0"/>
        <w:autoSpaceDE w:val="0"/>
        <w:autoSpaceDN w:val="0"/>
        <w:adjustRightInd w:val="0"/>
        <w:ind w:left="480" w:hanging="480"/>
        <w:rPr>
          <w:noProof/>
        </w:rPr>
      </w:pPr>
      <w:r w:rsidRPr="00432C42">
        <w:rPr>
          <w:noProof/>
        </w:rPr>
        <w:t>Witte, S., C. Buschbaum, J. E. E. van Beusekom, and K. Reise. 2010. Does climatic warming explain why an introduced barnacle finally takes over after a lag of more than 50 years? Biological Invasions 12:3579–3589.</w:t>
      </w:r>
    </w:p>
    <w:p w14:paraId="3BF73DAD" w14:textId="77777777" w:rsidR="00432C42" w:rsidRPr="00432C42" w:rsidRDefault="00432C42" w:rsidP="00432C42">
      <w:pPr>
        <w:widowControl w:val="0"/>
        <w:autoSpaceDE w:val="0"/>
        <w:autoSpaceDN w:val="0"/>
        <w:adjustRightInd w:val="0"/>
        <w:ind w:left="480" w:hanging="480"/>
        <w:rPr>
          <w:noProof/>
        </w:rPr>
      </w:pPr>
      <w:r w:rsidRPr="00432C42">
        <w:rPr>
          <w:noProof/>
        </w:rPr>
        <w:t>Wyllie-Echeverria, T., and W. S. Wooster. 1998. Year-to-year variations in Bering Sea ice cover and some consequences for fish distributions. Fisheries Oceanography 7:159–170.</w:t>
      </w:r>
    </w:p>
    <w:p w14:paraId="54B3EFE2" w14:textId="400D9FB2" w:rsidR="004D5A7F" w:rsidRDefault="004D5A7F" w:rsidP="00432C42">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39D9763B" w14:textId="77777777" w:rsidR="00723773" w:rsidRPr="00CA4945" w:rsidRDefault="00874591" w:rsidP="00CA4945">
      <w:pPr>
        <w:spacing w:line="360" w:lineRule="auto"/>
        <w:ind w:left="255" w:hanging="285"/>
        <w:contextualSpacing/>
      </w:pPr>
      <w:r w:rsidRPr="00CA4945">
        <w:lastRenderedPageBreak/>
        <w:t xml:space="preserve">Wyllie-Echeverria T, Wooster WS (1998) Year-to-year variations in Bering Sea ice cover and some consequences for fish distributions. Fish </w:t>
      </w:r>
      <w:proofErr w:type="spellStart"/>
      <w:r w:rsidRPr="00CA4945">
        <w:t>Oceanogr</w:t>
      </w:r>
      <w:proofErr w:type="spellEnd"/>
      <w:r w:rsidRPr="00CA4945">
        <w:t xml:space="preserve"> 7:159–170. </w:t>
      </w:r>
      <w:proofErr w:type="spellStart"/>
      <w:r w:rsidRPr="00CA4945">
        <w:t>doi</w:t>
      </w:r>
      <w:proofErr w:type="spellEnd"/>
      <w:r w:rsidRPr="00CA4945">
        <w:t>: 10.1046/j.1365-2419.1998.00058.x</w:t>
      </w:r>
    </w:p>
    <w:p w14:paraId="669979B1" w14:textId="77777777" w:rsidR="00723773" w:rsidRPr="00CA4945" w:rsidRDefault="00723773" w:rsidP="00CA4945">
      <w:pPr>
        <w:spacing w:line="360" w:lineRule="auto"/>
        <w:ind w:left="255" w:hanging="285"/>
        <w:contextualSpacing/>
      </w:pPr>
    </w:p>
    <w:p w14:paraId="77F37D91" w14:textId="77777777" w:rsidR="00723773" w:rsidRPr="00CA4945" w:rsidRDefault="00723773" w:rsidP="00CA4945">
      <w:pPr>
        <w:spacing w:before="200" w:line="360" w:lineRule="auto"/>
        <w:contextualSpacing/>
        <w:rPr>
          <w:b/>
          <w:color w:val="222222"/>
          <w:highlight w:val="white"/>
        </w:rPr>
      </w:pPr>
      <w:bookmarkStart w:id="186" w:name="_91zzxnwcm8d4" w:colFirst="0" w:colLast="0"/>
      <w:bookmarkEnd w:id="186"/>
    </w:p>
    <w:p w14:paraId="53252693" w14:textId="05A0AEFA" w:rsidR="00723773" w:rsidRPr="00CA4945" w:rsidRDefault="00723773" w:rsidP="00CA4945">
      <w:pPr>
        <w:spacing w:before="200" w:line="360" w:lineRule="auto"/>
        <w:contextualSpacing/>
        <w:rPr>
          <w:b/>
          <w:color w:val="222222"/>
          <w:highlight w:val="white"/>
        </w:rPr>
      </w:pPr>
    </w:p>
    <w:p w14:paraId="4A162C0F" w14:textId="77777777" w:rsidR="00FF15DD" w:rsidRDefault="00FF15DD">
      <w:pPr>
        <w:rPr>
          <w:b/>
        </w:rPr>
      </w:pPr>
      <w:r>
        <w:rPr>
          <w:b/>
        </w:rPr>
        <w:br w:type="page"/>
      </w:r>
    </w:p>
    <w:p w14:paraId="5345BBD4" w14:textId="7DA550B5" w:rsidR="00723773" w:rsidRPr="00CA4945" w:rsidRDefault="00874591" w:rsidP="00CA4945">
      <w:pPr>
        <w:spacing w:before="200" w:line="360" w:lineRule="auto"/>
        <w:contextualSpacing/>
        <w:rPr>
          <w:b/>
        </w:rPr>
      </w:pPr>
      <w:r w:rsidRPr="00A94BAC">
        <w:rPr>
          <w:b/>
          <w:highlight w:val="yellow"/>
        </w:rPr>
        <w:lastRenderedPageBreak/>
        <w:t>Figures</w:t>
      </w:r>
    </w:p>
    <w:p w14:paraId="35439978" w14:textId="77777777" w:rsidR="00723773" w:rsidRPr="00CA4945" w:rsidRDefault="00874591" w:rsidP="00CA4945">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5D6D020B" w14:textId="77777777" w:rsidR="00FF15DD" w:rsidRDefault="00FF15DD" w:rsidP="00FF15DD">
      <w:pPr>
        <w:spacing w:before="200" w:line="360" w:lineRule="auto"/>
        <w:contextualSpacing/>
        <w:rPr>
          <w:color w:val="222222"/>
          <w:highlight w:val="white"/>
        </w:rPr>
      </w:pPr>
    </w:p>
    <w:p w14:paraId="661DF4ED" w14:textId="6C8A7C57" w:rsidR="00FF15DD" w:rsidRDefault="00FF15DD" w:rsidP="00FF15DD">
      <w:pPr>
        <w:spacing w:before="200" w:line="360" w:lineRule="auto"/>
        <w:contextualSpacing/>
        <w:rPr>
          <w:color w:val="222222"/>
          <w:highlight w:val="white"/>
        </w:rPr>
      </w:pPr>
      <w:r>
        <w:rPr>
          <w:color w:val="222222"/>
          <w:highlight w:val="white"/>
        </w:rPr>
        <w:t>Figure 1: Study area map with all place names and U.S. ports.</w:t>
      </w:r>
    </w:p>
    <w:p w14:paraId="264A1D53" w14:textId="77777777" w:rsidR="00FF15DD" w:rsidRDefault="00FF15DD" w:rsidP="00FF15DD">
      <w:pPr>
        <w:spacing w:before="200" w:line="360" w:lineRule="auto"/>
        <w:contextualSpacing/>
        <w:rPr>
          <w:color w:val="222222"/>
          <w:highlight w:val="white"/>
        </w:rPr>
      </w:pPr>
    </w:p>
    <w:p w14:paraId="5E7F870E" w14:textId="37CE5537" w:rsidR="00FF15DD" w:rsidRPr="00CA4945" w:rsidRDefault="00FF15DD" w:rsidP="00FF15DD">
      <w:pPr>
        <w:spacing w:before="200" w:line="360" w:lineRule="auto"/>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Number of species with year-round habitat suitability under future (2030-2039) climate conditions, as predicted by each of the 3 ROMS models we analysed (CGCM3-t47, ECHO-G, and MIROC 3.2). Values represent the predicted change in the number of species, relative to current (2003-2012) conditions. </w:t>
      </w:r>
    </w:p>
    <w:p w14:paraId="257D99BC" w14:textId="77777777" w:rsidR="00FF15DD" w:rsidRDefault="00FF15DD" w:rsidP="00CA4945">
      <w:pPr>
        <w:spacing w:before="200" w:line="360" w:lineRule="auto"/>
        <w:contextualSpacing/>
        <w:rPr>
          <w:color w:val="38761D"/>
          <w:highlight w:val="white"/>
        </w:rPr>
      </w:pPr>
    </w:p>
    <w:p w14:paraId="39F457A8" w14:textId="23AE05B7" w:rsidR="00FF15DD" w:rsidRDefault="00FF15DD" w:rsidP="00CA4945">
      <w:pPr>
        <w:spacing w:before="200" w:line="360" w:lineRule="auto"/>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3</w:t>
      </w:r>
      <w:r w:rsidRPr="00FF15DD">
        <w:rPr>
          <w:color w:val="000000" w:themeColor="text1"/>
          <w:highlight w:val="white"/>
        </w:rPr>
        <w:t>: Weekly temperature chart for species with no year-round survival?</w:t>
      </w:r>
    </w:p>
    <w:p w14:paraId="4FD780E5" w14:textId="77777777" w:rsidR="00FF15DD" w:rsidRDefault="00FF15DD" w:rsidP="00CA4945">
      <w:pPr>
        <w:spacing w:before="200" w:line="360" w:lineRule="auto"/>
        <w:contextualSpacing/>
        <w:rPr>
          <w:color w:val="000000" w:themeColor="text1"/>
          <w:highlight w:val="white"/>
        </w:rPr>
      </w:pPr>
    </w:p>
    <w:p w14:paraId="1978A32A" w14:textId="73EE4FA2" w:rsidR="00FF15DD" w:rsidRDefault="00FF15DD" w:rsidP="00CA4945">
      <w:pPr>
        <w:spacing w:before="200" w:line="360" w:lineRule="auto"/>
        <w:contextualSpacing/>
        <w:rPr>
          <w:color w:val="000000" w:themeColor="text1"/>
          <w:highlight w:val="white"/>
        </w:rPr>
      </w:pPr>
      <w:r>
        <w:rPr>
          <w:color w:val="000000" w:themeColor="text1"/>
          <w:highlight w:val="white"/>
        </w:rPr>
        <w:t>Figure 4. Commercial + fishing vessel chord diagrams (2 figures).</w:t>
      </w:r>
    </w:p>
    <w:p w14:paraId="17D1191B" w14:textId="77777777" w:rsidR="00FF15DD" w:rsidRDefault="00FF15DD" w:rsidP="00CA4945">
      <w:pPr>
        <w:spacing w:before="200" w:line="360" w:lineRule="auto"/>
        <w:contextualSpacing/>
        <w:rPr>
          <w:color w:val="000000" w:themeColor="text1"/>
          <w:highlight w:val="white"/>
        </w:rPr>
      </w:pPr>
    </w:p>
    <w:p w14:paraId="58118BBF" w14:textId="342AFB60" w:rsidR="00FB7E55" w:rsidRDefault="00FB7E55" w:rsidP="00CA4945">
      <w:pPr>
        <w:spacing w:before="200" w:line="360" w:lineRule="auto"/>
        <w:contextualSpacing/>
        <w:rPr>
          <w:color w:val="000000" w:themeColor="text1"/>
          <w:highlight w:val="white"/>
        </w:rPr>
      </w:pPr>
      <w:r>
        <w:rPr>
          <w:color w:val="000000" w:themeColor="text1"/>
          <w:highlight w:val="white"/>
        </w:rPr>
        <w:t>Table 1. Change in # of taxa + area</w:t>
      </w:r>
    </w:p>
    <w:p w14:paraId="4BBCF241" w14:textId="3236D89F" w:rsidR="00FF15DD" w:rsidRDefault="00FF15DD" w:rsidP="00CA4945">
      <w:pPr>
        <w:spacing w:before="200" w:line="360" w:lineRule="auto"/>
        <w:contextualSpacing/>
        <w:rPr>
          <w:color w:val="000000" w:themeColor="text1"/>
          <w:highlight w:val="white"/>
        </w:rPr>
      </w:pPr>
      <w:r>
        <w:rPr>
          <w:color w:val="000000" w:themeColor="text1"/>
          <w:highlight w:val="white"/>
        </w:rPr>
        <w:t xml:space="preserve">Table </w:t>
      </w:r>
      <w:r w:rsidR="00FB7E55">
        <w:rPr>
          <w:color w:val="000000" w:themeColor="text1"/>
          <w:highlight w:val="white"/>
        </w:rPr>
        <w:t>2</w:t>
      </w:r>
      <w:r>
        <w:rPr>
          <w:color w:val="000000" w:themeColor="text1"/>
          <w:highlight w:val="white"/>
        </w:rPr>
        <w:t>. Reproductive table</w:t>
      </w:r>
      <w:r w:rsidR="0034065B">
        <w:rPr>
          <w:color w:val="000000" w:themeColor="text1"/>
          <w:highlight w:val="white"/>
        </w:rPr>
        <w:t xml:space="preserve"> </w:t>
      </w:r>
    </w:p>
    <w:p w14:paraId="1871ED78" w14:textId="77777777" w:rsidR="00FF15DD" w:rsidRDefault="00FF15DD" w:rsidP="00CA4945">
      <w:pPr>
        <w:spacing w:before="200" w:line="360" w:lineRule="auto"/>
        <w:contextualSpacing/>
        <w:rPr>
          <w:color w:val="000000" w:themeColor="text1"/>
          <w:highlight w:val="white"/>
        </w:rPr>
      </w:pPr>
    </w:p>
    <w:p w14:paraId="65AFD28F" w14:textId="617DD5B3" w:rsidR="00FF15DD" w:rsidRDefault="00FF15DD" w:rsidP="00CA4945">
      <w:pPr>
        <w:spacing w:before="200" w:line="360" w:lineRule="auto"/>
        <w:contextualSpacing/>
        <w:rPr>
          <w:color w:val="000000" w:themeColor="text1"/>
          <w:highlight w:val="white"/>
        </w:rPr>
      </w:pPr>
      <w:r>
        <w:rPr>
          <w:color w:val="000000" w:themeColor="text1"/>
          <w:highlight w:val="white"/>
        </w:rPr>
        <w:t>Supplementary:</w:t>
      </w:r>
    </w:p>
    <w:p w14:paraId="252D9A1B" w14:textId="337C1057" w:rsidR="00FF15DD" w:rsidRDefault="00FF15DD" w:rsidP="00CA4945">
      <w:pPr>
        <w:spacing w:before="200" w:line="360" w:lineRule="auto"/>
        <w:contextualSpacing/>
        <w:rPr>
          <w:color w:val="000000" w:themeColor="text1"/>
          <w:highlight w:val="white"/>
        </w:rPr>
      </w:pPr>
      <w:r>
        <w:rPr>
          <w:color w:val="000000" w:themeColor="text1"/>
          <w:highlight w:val="white"/>
        </w:rPr>
        <w:t>-ballast water discharge?</w:t>
      </w:r>
    </w:p>
    <w:p w14:paraId="6FFA554F" w14:textId="47448D53" w:rsidR="00FB7E55" w:rsidRPr="00FF15DD" w:rsidRDefault="00FB7E55" w:rsidP="00CA4945">
      <w:pPr>
        <w:spacing w:before="200" w:line="360" w:lineRule="auto"/>
        <w:contextualSpacing/>
        <w:rPr>
          <w:color w:val="000000" w:themeColor="text1"/>
          <w:highlight w:val="white"/>
        </w:rPr>
      </w:pPr>
      <w:r>
        <w:rPr>
          <w:color w:val="000000" w:themeColor="text1"/>
          <w:highlight w:val="white"/>
        </w:rPr>
        <w:t>-weekly suitability maps?</w:t>
      </w:r>
    </w:p>
    <w:p w14:paraId="6DD3A4F1" w14:textId="77777777" w:rsidR="00FF15DD" w:rsidRDefault="00FF15DD" w:rsidP="00CA4945">
      <w:pPr>
        <w:spacing w:before="200" w:line="360" w:lineRule="auto"/>
        <w:contextualSpacing/>
        <w:rPr>
          <w:color w:val="38761D"/>
          <w:highlight w:val="white"/>
        </w:rPr>
      </w:pPr>
    </w:p>
    <w:p w14:paraId="63C8B2BB" w14:textId="77777777" w:rsidR="00FF15DD" w:rsidRDefault="00FF15DD" w:rsidP="00CA4945">
      <w:pPr>
        <w:spacing w:before="200" w:line="360" w:lineRule="auto"/>
        <w:contextualSpacing/>
        <w:rPr>
          <w:color w:val="222222"/>
          <w:highlight w:val="white"/>
        </w:rPr>
      </w:pPr>
    </w:p>
    <w:p w14:paraId="5607A84E" w14:textId="32322F74" w:rsidR="00FB7E55" w:rsidRDefault="00FF15DD" w:rsidP="00CA4945">
      <w:pPr>
        <w:spacing w:before="200" w:line="360" w:lineRule="auto"/>
        <w:contextualSpacing/>
        <w:rPr>
          <w:color w:val="222222"/>
          <w:highlight w:val="white"/>
        </w:rPr>
      </w:pPr>
      <w:r w:rsidRPr="00CA4945">
        <w:rPr>
          <w:color w:val="222222"/>
          <w:highlight w:val="white"/>
        </w:rPr>
        <w:t xml:space="preserve"> </w:t>
      </w:r>
      <w:r w:rsidR="00874591" w:rsidRPr="00CA4945">
        <w:rPr>
          <w:color w:val="222222"/>
          <w:highlight w:val="white"/>
        </w:rPr>
        <w:t>[[Maps &amp; histograms are in the Final Report Docs/Graphics Data/Habitat_Figure1 folder]]</w:t>
      </w:r>
    </w:p>
    <w:p w14:paraId="4A533E1F" w14:textId="77777777" w:rsidR="00FB7E55" w:rsidRDefault="00FB7E55">
      <w:pPr>
        <w:rPr>
          <w:color w:val="222222"/>
          <w:highlight w:val="white"/>
        </w:rPr>
      </w:pPr>
      <w:r>
        <w:rPr>
          <w:color w:val="222222"/>
          <w:highlight w:val="white"/>
        </w:rPr>
        <w:br w:type="page"/>
      </w:r>
    </w:p>
    <w:p w14:paraId="768301F3" w14:textId="77777777" w:rsidR="00FB7E55" w:rsidRPr="00CA4945" w:rsidRDefault="00FB7E55" w:rsidP="00FB7E55">
      <w:pPr>
        <w:pStyle w:val="Caption"/>
        <w:keepNext/>
        <w:pBdr>
          <w:top w:val="single" w:sz="4" w:space="1" w:color="auto"/>
        </w:pBdr>
        <w:spacing w:line="360" w:lineRule="auto"/>
        <w:contextualSpacing/>
        <w:rPr>
          <w:rFonts w:ascii="Times New Roman" w:hAnsi="Times New Roman"/>
          <w:sz w:val="24"/>
          <w:szCs w:val="24"/>
        </w:rPr>
      </w:pPr>
      <w:bookmarkStart w:id="187" w:name="_Ref495296378"/>
      <w:bookmarkStart w:id="188" w:name="_Toc498420915"/>
      <w:r w:rsidRPr="00CA4945">
        <w:rPr>
          <w:rFonts w:ascii="Times New Roman" w:hAnsi="Times New Roman"/>
          <w:sz w:val="24"/>
          <w:szCs w:val="24"/>
        </w:rPr>
        <w:lastRenderedPageBreak/>
        <w:t xml:space="preserve">Table </w:t>
      </w:r>
      <w:r w:rsidRPr="00CA4945">
        <w:rPr>
          <w:rFonts w:ascii="Times New Roman" w:hAnsi="Times New Roman"/>
          <w:sz w:val="24"/>
          <w:szCs w:val="24"/>
        </w:rPr>
        <w:fldChar w:fldCharType="begin"/>
      </w:r>
      <w:r w:rsidRPr="00CA4945">
        <w:rPr>
          <w:rFonts w:ascii="Times New Roman" w:hAnsi="Times New Roman"/>
          <w:sz w:val="24"/>
          <w:szCs w:val="24"/>
        </w:rPr>
        <w:instrText xml:space="preserve"> SEQ Table \* ARABIC </w:instrText>
      </w:r>
      <w:r w:rsidRPr="00CA4945">
        <w:rPr>
          <w:rFonts w:ascii="Times New Roman" w:hAnsi="Times New Roman"/>
          <w:sz w:val="24"/>
          <w:szCs w:val="24"/>
        </w:rPr>
        <w:fldChar w:fldCharType="separate"/>
      </w:r>
      <w:r>
        <w:rPr>
          <w:rFonts w:ascii="Times New Roman" w:hAnsi="Times New Roman"/>
          <w:noProof/>
          <w:sz w:val="24"/>
          <w:szCs w:val="24"/>
        </w:rPr>
        <w:t>1</w:t>
      </w:r>
      <w:r w:rsidRPr="00CA4945">
        <w:rPr>
          <w:rFonts w:ascii="Times New Roman" w:hAnsi="Times New Roman"/>
          <w:noProof/>
          <w:sz w:val="24"/>
          <w:szCs w:val="24"/>
        </w:rPr>
        <w:fldChar w:fldCharType="end"/>
      </w:r>
      <w:bookmarkEnd w:id="187"/>
      <w:r w:rsidRPr="00CA4945">
        <w:rPr>
          <w:rFonts w:ascii="Times New Roman" w:hAnsi="Times New Roman"/>
          <w:sz w:val="24"/>
          <w:szCs w:val="24"/>
        </w:rPr>
        <w:t>. Change in the number of species and percent area projected to have year-round suitable habitat for non-native marine species (42 assessed) between current (2003-2012) and mid-century (2030-2039).</w:t>
      </w:r>
      <w:bookmarkEnd w:id="188"/>
    </w:p>
    <w:tbl>
      <w:tblPr>
        <w:tblW w:w="7910" w:type="dxa"/>
        <w:tblLook w:val="04A0" w:firstRow="1" w:lastRow="0" w:firstColumn="1" w:lastColumn="0" w:noHBand="0" w:noVBand="1"/>
      </w:tblPr>
      <w:tblGrid>
        <w:gridCol w:w="1400"/>
        <w:gridCol w:w="1570"/>
        <w:gridCol w:w="1840"/>
        <w:gridCol w:w="1560"/>
        <w:gridCol w:w="1540"/>
      </w:tblGrid>
      <w:tr w:rsidR="00FB7E55" w:rsidRPr="00CA4945" w14:paraId="5FDE214C" w14:textId="77777777" w:rsidTr="00FF40BC">
        <w:trPr>
          <w:trHeight w:val="615"/>
        </w:trPr>
        <w:tc>
          <w:tcPr>
            <w:tcW w:w="1400" w:type="dxa"/>
            <w:tcBorders>
              <w:top w:val="single" w:sz="8" w:space="0" w:color="auto"/>
              <w:left w:val="nil"/>
              <w:bottom w:val="single" w:sz="8" w:space="0" w:color="auto"/>
              <w:right w:val="nil"/>
            </w:tcBorders>
            <w:shd w:val="clear" w:color="auto" w:fill="auto"/>
            <w:vAlign w:val="center"/>
            <w:hideMark/>
          </w:tcPr>
          <w:p w14:paraId="1AEECD8D" w14:textId="77777777" w:rsidR="00FB7E55" w:rsidRPr="00CA4945" w:rsidRDefault="00FB7E55" w:rsidP="00FF40BC">
            <w:pPr>
              <w:spacing w:line="360" w:lineRule="auto"/>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565060E1" w14:textId="77777777" w:rsidR="00FB7E55" w:rsidRPr="00CA4945" w:rsidRDefault="00FB7E55" w:rsidP="00FF40BC">
            <w:pPr>
              <w:spacing w:line="360" w:lineRule="auto"/>
              <w:contextualSpacing/>
              <w:jc w:val="center"/>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64A17C97" w14:textId="77777777" w:rsidR="00FB7E55" w:rsidRPr="00CA4945" w:rsidRDefault="00FB7E55" w:rsidP="00FF40BC">
            <w:pPr>
              <w:spacing w:line="360" w:lineRule="auto"/>
              <w:contextualSpacing/>
              <w:jc w:val="center"/>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2235996E" w14:textId="77777777" w:rsidR="00FB7E55" w:rsidRPr="00CA4945" w:rsidRDefault="00FB7E55" w:rsidP="00FF40BC">
            <w:pPr>
              <w:spacing w:line="360" w:lineRule="auto"/>
              <w:contextualSpacing/>
              <w:jc w:val="center"/>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7D4BCC00" w14:textId="77777777" w:rsidR="00FB7E55" w:rsidRPr="00CA4945" w:rsidRDefault="00FB7E55" w:rsidP="00FF40BC">
            <w:pPr>
              <w:spacing w:line="360" w:lineRule="auto"/>
              <w:contextualSpacing/>
              <w:jc w:val="center"/>
              <w:rPr>
                <w:b/>
                <w:bCs/>
              </w:rPr>
            </w:pPr>
            <w:r w:rsidRPr="00CA4945">
              <w:rPr>
                <w:b/>
                <w:bCs/>
              </w:rPr>
              <w:t>Habitat lost</w:t>
            </w:r>
          </w:p>
        </w:tc>
      </w:tr>
      <w:tr w:rsidR="00FB7E55" w:rsidRPr="00CA4945" w14:paraId="7EA1C09F" w14:textId="77777777" w:rsidTr="00FF40BC">
        <w:trPr>
          <w:trHeight w:val="300"/>
        </w:trPr>
        <w:tc>
          <w:tcPr>
            <w:tcW w:w="1400" w:type="dxa"/>
            <w:tcBorders>
              <w:top w:val="nil"/>
              <w:left w:val="nil"/>
              <w:bottom w:val="nil"/>
              <w:right w:val="nil"/>
            </w:tcBorders>
            <w:shd w:val="clear" w:color="000000" w:fill="F2F2F2"/>
            <w:vAlign w:val="center"/>
            <w:hideMark/>
          </w:tcPr>
          <w:p w14:paraId="67B03FD7" w14:textId="77777777" w:rsidR="00FB7E55" w:rsidRPr="00CA4945" w:rsidRDefault="00FB7E55" w:rsidP="00FF40BC">
            <w:pPr>
              <w:spacing w:line="360" w:lineRule="auto"/>
              <w:contextualSpacing/>
            </w:pPr>
            <w:r w:rsidRPr="00CA4945">
              <w:t>CGCM3-t47</w:t>
            </w:r>
          </w:p>
        </w:tc>
        <w:tc>
          <w:tcPr>
            <w:tcW w:w="1570" w:type="dxa"/>
            <w:tcBorders>
              <w:top w:val="nil"/>
              <w:left w:val="nil"/>
              <w:bottom w:val="nil"/>
              <w:right w:val="nil"/>
            </w:tcBorders>
            <w:shd w:val="clear" w:color="000000" w:fill="F2F2F2"/>
            <w:vAlign w:val="center"/>
            <w:hideMark/>
          </w:tcPr>
          <w:p w14:paraId="6F8E1623" w14:textId="77777777" w:rsidR="00FB7E55" w:rsidRPr="00CA4945" w:rsidRDefault="00FB7E55" w:rsidP="00FF40BC">
            <w:pPr>
              <w:spacing w:line="360" w:lineRule="auto"/>
              <w:contextualSpacing/>
              <w:jc w:val="center"/>
            </w:pPr>
            <w:r w:rsidRPr="00CA4945">
              <w:t>35</w:t>
            </w:r>
          </w:p>
        </w:tc>
        <w:tc>
          <w:tcPr>
            <w:tcW w:w="1840" w:type="dxa"/>
            <w:tcBorders>
              <w:top w:val="nil"/>
              <w:left w:val="nil"/>
              <w:bottom w:val="nil"/>
              <w:right w:val="nil"/>
            </w:tcBorders>
            <w:shd w:val="clear" w:color="000000" w:fill="F2F2F2"/>
            <w:vAlign w:val="center"/>
            <w:hideMark/>
          </w:tcPr>
          <w:p w14:paraId="38F4204C" w14:textId="77777777" w:rsidR="00FB7E55" w:rsidRPr="00CA4945" w:rsidRDefault="00FB7E55" w:rsidP="00FF40BC">
            <w:pPr>
              <w:spacing w:line="360" w:lineRule="auto"/>
              <w:contextualSpacing/>
              <w:jc w:val="center"/>
            </w:pPr>
            <w:r w:rsidRPr="00CA4945">
              <w:t>36</w:t>
            </w:r>
          </w:p>
        </w:tc>
        <w:tc>
          <w:tcPr>
            <w:tcW w:w="1560" w:type="dxa"/>
            <w:tcBorders>
              <w:top w:val="nil"/>
              <w:left w:val="nil"/>
              <w:bottom w:val="nil"/>
              <w:right w:val="nil"/>
            </w:tcBorders>
            <w:shd w:val="clear" w:color="000000" w:fill="F2F2F2"/>
            <w:vAlign w:val="center"/>
            <w:hideMark/>
          </w:tcPr>
          <w:p w14:paraId="0887C686" w14:textId="77777777" w:rsidR="00FB7E55" w:rsidRPr="00CA4945" w:rsidRDefault="00FB7E55" w:rsidP="00FF40BC">
            <w:pPr>
              <w:spacing w:line="360" w:lineRule="auto"/>
              <w:contextualSpacing/>
              <w:jc w:val="center"/>
            </w:pPr>
            <w:r w:rsidRPr="00CA4945">
              <w:t>59.88%</w:t>
            </w:r>
          </w:p>
        </w:tc>
        <w:tc>
          <w:tcPr>
            <w:tcW w:w="1540" w:type="dxa"/>
            <w:tcBorders>
              <w:top w:val="nil"/>
              <w:left w:val="nil"/>
              <w:bottom w:val="nil"/>
              <w:right w:val="nil"/>
            </w:tcBorders>
            <w:shd w:val="clear" w:color="000000" w:fill="F2F2F2"/>
            <w:vAlign w:val="center"/>
            <w:hideMark/>
          </w:tcPr>
          <w:p w14:paraId="5BD7BE06" w14:textId="77777777" w:rsidR="00FB7E55" w:rsidRPr="00CA4945" w:rsidRDefault="00FB7E55" w:rsidP="00FF40BC">
            <w:pPr>
              <w:spacing w:line="360" w:lineRule="auto"/>
              <w:contextualSpacing/>
              <w:jc w:val="center"/>
            </w:pPr>
            <w:r w:rsidRPr="00CA4945">
              <w:t>6.70%</w:t>
            </w:r>
          </w:p>
        </w:tc>
      </w:tr>
      <w:tr w:rsidR="00FB7E55" w:rsidRPr="00CA4945" w14:paraId="4688125A" w14:textId="77777777" w:rsidTr="00FF40BC">
        <w:trPr>
          <w:trHeight w:val="300"/>
        </w:trPr>
        <w:tc>
          <w:tcPr>
            <w:tcW w:w="1400" w:type="dxa"/>
            <w:tcBorders>
              <w:top w:val="nil"/>
              <w:left w:val="nil"/>
              <w:bottom w:val="nil"/>
              <w:right w:val="nil"/>
            </w:tcBorders>
            <w:shd w:val="clear" w:color="auto" w:fill="auto"/>
            <w:vAlign w:val="center"/>
            <w:hideMark/>
          </w:tcPr>
          <w:p w14:paraId="1E6788CD" w14:textId="77777777" w:rsidR="00FB7E55" w:rsidRPr="00CA4945" w:rsidRDefault="00FB7E55" w:rsidP="00FF40BC">
            <w:pPr>
              <w:spacing w:line="360" w:lineRule="auto"/>
              <w:contextualSpacing/>
            </w:pPr>
            <w:r w:rsidRPr="00CA4945">
              <w:t>ECHO-G</w:t>
            </w:r>
          </w:p>
        </w:tc>
        <w:tc>
          <w:tcPr>
            <w:tcW w:w="1570" w:type="dxa"/>
            <w:tcBorders>
              <w:top w:val="nil"/>
              <w:left w:val="nil"/>
              <w:bottom w:val="nil"/>
              <w:right w:val="nil"/>
            </w:tcBorders>
            <w:shd w:val="clear" w:color="auto" w:fill="auto"/>
            <w:vAlign w:val="center"/>
            <w:hideMark/>
          </w:tcPr>
          <w:p w14:paraId="04F7EFD3" w14:textId="77777777" w:rsidR="00FB7E55" w:rsidRPr="00CA4945" w:rsidRDefault="00FB7E55" w:rsidP="00FF40BC">
            <w:pPr>
              <w:spacing w:line="360" w:lineRule="auto"/>
              <w:contextualSpacing/>
              <w:jc w:val="center"/>
            </w:pPr>
            <w:r w:rsidRPr="00CA4945">
              <w:t>33</w:t>
            </w:r>
          </w:p>
        </w:tc>
        <w:tc>
          <w:tcPr>
            <w:tcW w:w="1840" w:type="dxa"/>
            <w:tcBorders>
              <w:top w:val="nil"/>
              <w:left w:val="nil"/>
              <w:bottom w:val="nil"/>
              <w:right w:val="nil"/>
            </w:tcBorders>
            <w:shd w:val="clear" w:color="auto" w:fill="auto"/>
            <w:vAlign w:val="center"/>
            <w:hideMark/>
          </w:tcPr>
          <w:p w14:paraId="36B832D7" w14:textId="77777777" w:rsidR="00FB7E55" w:rsidRPr="00CA4945" w:rsidRDefault="00FB7E55" w:rsidP="00FF40BC">
            <w:pPr>
              <w:spacing w:line="360" w:lineRule="auto"/>
              <w:contextualSpacing/>
              <w:jc w:val="center"/>
            </w:pPr>
            <w:r w:rsidRPr="00CA4945">
              <w:t>33</w:t>
            </w:r>
          </w:p>
        </w:tc>
        <w:tc>
          <w:tcPr>
            <w:tcW w:w="1560" w:type="dxa"/>
            <w:tcBorders>
              <w:top w:val="nil"/>
              <w:left w:val="nil"/>
              <w:bottom w:val="nil"/>
              <w:right w:val="nil"/>
            </w:tcBorders>
            <w:shd w:val="clear" w:color="auto" w:fill="auto"/>
            <w:vAlign w:val="center"/>
            <w:hideMark/>
          </w:tcPr>
          <w:p w14:paraId="53833CFE" w14:textId="77777777" w:rsidR="00FB7E55" w:rsidRPr="00CA4945" w:rsidRDefault="00FB7E55" w:rsidP="00FF40BC">
            <w:pPr>
              <w:spacing w:line="360" w:lineRule="auto"/>
              <w:contextualSpacing/>
              <w:jc w:val="center"/>
            </w:pPr>
            <w:r w:rsidRPr="00CA4945">
              <w:t>36.78%</w:t>
            </w:r>
          </w:p>
        </w:tc>
        <w:tc>
          <w:tcPr>
            <w:tcW w:w="1540" w:type="dxa"/>
            <w:tcBorders>
              <w:top w:val="nil"/>
              <w:left w:val="nil"/>
              <w:bottom w:val="nil"/>
              <w:right w:val="nil"/>
            </w:tcBorders>
            <w:shd w:val="clear" w:color="auto" w:fill="auto"/>
            <w:vAlign w:val="center"/>
            <w:hideMark/>
          </w:tcPr>
          <w:p w14:paraId="6CC7C2C6" w14:textId="77777777" w:rsidR="00FB7E55" w:rsidRPr="00CA4945" w:rsidRDefault="00FB7E55" w:rsidP="00FF40BC">
            <w:pPr>
              <w:spacing w:line="360" w:lineRule="auto"/>
              <w:contextualSpacing/>
              <w:jc w:val="center"/>
            </w:pPr>
            <w:r w:rsidRPr="00CA4945">
              <w:t>6.17%</w:t>
            </w:r>
          </w:p>
        </w:tc>
      </w:tr>
      <w:tr w:rsidR="00FB7E55" w:rsidRPr="00CA4945" w14:paraId="775D1C19" w14:textId="77777777" w:rsidTr="00FF40BC">
        <w:trPr>
          <w:trHeight w:val="315"/>
        </w:trPr>
        <w:tc>
          <w:tcPr>
            <w:tcW w:w="1400" w:type="dxa"/>
            <w:tcBorders>
              <w:top w:val="nil"/>
              <w:left w:val="nil"/>
              <w:bottom w:val="single" w:sz="8" w:space="0" w:color="auto"/>
              <w:right w:val="nil"/>
            </w:tcBorders>
            <w:shd w:val="clear" w:color="000000" w:fill="F2F2F2"/>
            <w:vAlign w:val="center"/>
            <w:hideMark/>
          </w:tcPr>
          <w:p w14:paraId="6D34DA3D" w14:textId="77777777" w:rsidR="00FB7E55" w:rsidRPr="00CA4945" w:rsidRDefault="00FB7E55" w:rsidP="00FF40BC">
            <w:pPr>
              <w:spacing w:line="360" w:lineRule="auto"/>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1FA5444F" w14:textId="77777777" w:rsidR="00FB7E55" w:rsidRPr="00CA4945" w:rsidRDefault="00FB7E55" w:rsidP="00FF40BC">
            <w:pPr>
              <w:spacing w:line="360" w:lineRule="auto"/>
              <w:contextualSpacing/>
              <w:jc w:val="center"/>
            </w:pPr>
            <w:r w:rsidRPr="00CA4945">
              <w:t>34</w:t>
            </w:r>
          </w:p>
        </w:tc>
        <w:tc>
          <w:tcPr>
            <w:tcW w:w="1840" w:type="dxa"/>
            <w:tcBorders>
              <w:top w:val="nil"/>
              <w:left w:val="nil"/>
              <w:bottom w:val="single" w:sz="8" w:space="0" w:color="auto"/>
              <w:right w:val="nil"/>
            </w:tcBorders>
            <w:shd w:val="clear" w:color="000000" w:fill="F2F2F2"/>
            <w:vAlign w:val="center"/>
            <w:hideMark/>
          </w:tcPr>
          <w:p w14:paraId="223A3EC7" w14:textId="77777777" w:rsidR="00FB7E55" w:rsidRPr="00CA4945" w:rsidRDefault="00FB7E55" w:rsidP="00FF40BC">
            <w:pPr>
              <w:spacing w:line="360" w:lineRule="auto"/>
              <w:contextualSpacing/>
              <w:jc w:val="center"/>
            </w:pPr>
            <w:r w:rsidRPr="00CA4945">
              <w:t>35</w:t>
            </w:r>
          </w:p>
        </w:tc>
        <w:tc>
          <w:tcPr>
            <w:tcW w:w="1560" w:type="dxa"/>
            <w:tcBorders>
              <w:top w:val="nil"/>
              <w:left w:val="nil"/>
              <w:bottom w:val="single" w:sz="8" w:space="0" w:color="auto"/>
              <w:right w:val="nil"/>
            </w:tcBorders>
            <w:shd w:val="clear" w:color="000000" w:fill="F2F2F2"/>
            <w:vAlign w:val="center"/>
            <w:hideMark/>
          </w:tcPr>
          <w:p w14:paraId="2F8714FC" w14:textId="77777777" w:rsidR="00FB7E55" w:rsidRPr="00CA4945" w:rsidRDefault="00FB7E55" w:rsidP="00FF40BC">
            <w:pPr>
              <w:spacing w:line="360" w:lineRule="auto"/>
              <w:contextualSpacing/>
              <w:jc w:val="center"/>
            </w:pPr>
            <w:r w:rsidRPr="00CA4945">
              <w:t>52.52%</w:t>
            </w:r>
          </w:p>
        </w:tc>
        <w:tc>
          <w:tcPr>
            <w:tcW w:w="1540" w:type="dxa"/>
            <w:tcBorders>
              <w:top w:val="nil"/>
              <w:left w:val="nil"/>
              <w:bottom w:val="single" w:sz="8" w:space="0" w:color="auto"/>
              <w:right w:val="nil"/>
            </w:tcBorders>
            <w:shd w:val="clear" w:color="000000" w:fill="F2F2F2"/>
            <w:vAlign w:val="center"/>
            <w:hideMark/>
          </w:tcPr>
          <w:p w14:paraId="6C3CE654" w14:textId="77777777" w:rsidR="00FB7E55" w:rsidRPr="00CA4945" w:rsidRDefault="00FB7E55" w:rsidP="00FF40BC">
            <w:pPr>
              <w:spacing w:line="360" w:lineRule="auto"/>
              <w:contextualSpacing/>
              <w:jc w:val="center"/>
            </w:pPr>
            <w:r w:rsidRPr="00CA4945">
              <w:t>3.65%</w:t>
            </w:r>
          </w:p>
        </w:tc>
      </w:tr>
    </w:tbl>
    <w:p w14:paraId="189F4BF8" w14:textId="77777777" w:rsidR="00723773" w:rsidRPr="00CA4945" w:rsidRDefault="00723773" w:rsidP="00CA4945">
      <w:pPr>
        <w:spacing w:before="200" w:line="360" w:lineRule="auto"/>
        <w:contextualSpacing/>
        <w:rPr>
          <w:color w:val="222222"/>
          <w:highlight w:val="white"/>
        </w:rPr>
      </w:pPr>
    </w:p>
    <w:p w14:paraId="7ED0A1AE" w14:textId="77777777" w:rsidR="00723773" w:rsidRPr="00CA4945" w:rsidRDefault="00723773" w:rsidP="00CA4945">
      <w:pPr>
        <w:spacing w:before="200" w:line="360" w:lineRule="auto"/>
        <w:contextualSpacing/>
        <w:rPr>
          <w:color w:val="222222"/>
          <w:highlight w:val="white"/>
        </w:rPr>
      </w:pPr>
    </w:p>
    <w:p w14:paraId="24D79F40" w14:textId="3635A954" w:rsidR="009F6C39" w:rsidRPr="00CA4945" w:rsidRDefault="009F6C39" w:rsidP="00CA4945">
      <w:pPr>
        <w:spacing w:line="360" w:lineRule="auto"/>
        <w:contextualSpacing/>
        <w:rPr>
          <w:color w:val="38761D"/>
          <w:highlight w:val="white"/>
        </w:rPr>
      </w:pPr>
      <w:r w:rsidRPr="00CA4945">
        <w:rPr>
          <w:color w:val="38761D"/>
          <w:highlight w:val="white"/>
        </w:rPr>
        <w:br w:type="page"/>
      </w:r>
    </w:p>
    <w:p w14:paraId="7F437133" w14:textId="77777777" w:rsidR="009F6C39" w:rsidRPr="00CA4945" w:rsidRDefault="009F6C39" w:rsidP="00CA4945">
      <w:pPr>
        <w:pStyle w:val="Caption"/>
        <w:pBdr>
          <w:top w:val="single" w:sz="4" w:space="1" w:color="auto"/>
        </w:pBdr>
        <w:spacing w:line="360" w:lineRule="auto"/>
        <w:contextualSpacing/>
        <w:rPr>
          <w:rFonts w:ascii="Times New Roman" w:hAnsi="Times New Roman"/>
          <w:sz w:val="24"/>
          <w:szCs w:val="24"/>
        </w:rPr>
      </w:pPr>
      <w:bookmarkStart w:id="189" w:name="_Ref495296758"/>
      <w:bookmarkStart w:id="190" w:name="_Toc498420916"/>
      <w:r w:rsidRPr="00CA4945">
        <w:rPr>
          <w:rFonts w:ascii="Times New Roman" w:hAnsi="Times New Roman"/>
          <w:sz w:val="24"/>
          <w:szCs w:val="24"/>
        </w:rPr>
        <w:lastRenderedPageBreak/>
        <w:t xml:space="preserve">Table </w:t>
      </w:r>
      <w:r w:rsidR="00417A0C" w:rsidRPr="00CA4945">
        <w:rPr>
          <w:rFonts w:ascii="Times New Roman" w:hAnsi="Times New Roman"/>
          <w:sz w:val="24"/>
          <w:szCs w:val="24"/>
        </w:rPr>
        <w:fldChar w:fldCharType="begin"/>
      </w:r>
      <w:r w:rsidR="00417A0C" w:rsidRPr="00CA4945">
        <w:rPr>
          <w:rFonts w:ascii="Times New Roman" w:hAnsi="Times New Roman"/>
          <w:sz w:val="24"/>
          <w:szCs w:val="24"/>
        </w:rPr>
        <w:instrText xml:space="preserve"> SEQ Table \* ARABIC </w:instrText>
      </w:r>
      <w:r w:rsidR="00417A0C" w:rsidRPr="00CA4945">
        <w:rPr>
          <w:rFonts w:ascii="Times New Roman" w:hAnsi="Times New Roman"/>
          <w:sz w:val="24"/>
          <w:szCs w:val="24"/>
        </w:rPr>
        <w:fldChar w:fldCharType="separate"/>
      </w:r>
      <w:r w:rsidR="00FB7E55">
        <w:rPr>
          <w:rFonts w:ascii="Times New Roman" w:hAnsi="Times New Roman"/>
          <w:noProof/>
          <w:sz w:val="24"/>
          <w:szCs w:val="24"/>
        </w:rPr>
        <w:t>2</w:t>
      </w:r>
      <w:r w:rsidR="00417A0C" w:rsidRPr="00CA4945">
        <w:rPr>
          <w:rFonts w:ascii="Times New Roman" w:hAnsi="Times New Roman"/>
          <w:noProof/>
          <w:sz w:val="24"/>
          <w:szCs w:val="24"/>
        </w:rPr>
        <w:fldChar w:fldCharType="end"/>
      </w:r>
      <w:bookmarkEnd w:id="189"/>
      <w:r w:rsidRPr="00CA4945">
        <w:rPr>
          <w:rFonts w:ascii="Times New Roman" w:hAnsi="Times New Roman"/>
          <w:sz w:val="24"/>
          <w:szCs w:val="24"/>
        </w:rPr>
        <w:t xml:space="preserve">. </w:t>
      </w:r>
      <w:r w:rsidRPr="00CA4945">
        <w:rPr>
          <w:rFonts w:ascii="Times New Roman" w:hAnsi="Times New Roman"/>
          <w:sz w:val="24"/>
          <w:szCs w:val="24"/>
          <w:shd w:val="clear" w:color="auto" w:fill="FFFFFF"/>
        </w:rPr>
        <w:t xml:space="preserve">Average number of weeks </w:t>
      </w:r>
      <w:r w:rsidRPr="00CA4945">
        <w:rPr>
          <w:rFonts w:ascii="Times New Roman" w:hAnsi="Times New Roman"/>
          <w:sz w:val="24"/>
          <w:szCs w:val="24"/>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w:t>
      </w:r>
      <w:bookmarkEnd w:id="190"/>
      <w:r w:rsidRPr="00CA4945">
        <w:rPr>
          <w:rFonts w:ascii="Times New Roman" w:hAnsi="Times New Roman"/>
          <w:sz w:val="24"/>
          <w:szCs w:val="24"/>
        </w:rPr>
        <w:t xml:space="preserve"> Maximum projected temperature values for the Bering Sea, up to 40m depth, are listed.</w:t>
      </w: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2"/>
        <w:gridCol w:w="1623"/>
        <w:gridCol w:w="2095"/>
        <w:gridCol w:w="1235"/>
        <w:gridCol w:w="1440"/>
      </w:tblGrid>
      <w:tr w:rsidR="009F6C39" w:rsidRPr="00CA4945" w14:paraId="0FAE672F" w14:textId="77777777" w:rsidTr="00AF4943">
        <w:trPr>
          <w:trHeight w:val="337"/>
        </w:trPr>
        <w:tc>
          <w:tcPr>
            <w:tcW w:w="1272" w:type="dxa"/>
            <w:tcBorders>
              <w:top w:val="single" w:sz="4" w:space="0" w:color="auto"/>
              <w:bottom w:val="single" w:sz="4" w:space="0" w:color="auto"/>
            </w:tcBorders>
            <w:vAlign w:val="center"/>
          </w:tcPr>
          <w:p w14:paraId="595ABA7F" w14:textId="77777777" w:rsidR="009F6C39" w:rsidRPr="00CA4945" w:rsidRDefault="009F6C39" w:rsidP="00CA4945">
            <w:pPr>
              <w:pStyle w:val="NormalWeb"/>
              <w:spacing w:before="0" w:beforeAutospacing="0" w:after="0" w:afterAutospacing="0" w:line="360" w:lineRule="auto"/>
              <w:ind w:left="75"/>
              <w:contextualSpacing/>
              <w:jc w:val="center"/>
              <w:rPr>
                <w:b/>
                <w:color w:val="000000"/>
              </w:rPr>
            </w:pPr>
            <w:r w:rsidRPr="00CA4945">
              <w:rPr>
                <w:b/>
                <w:color w:val="000000"/>
              </w:rPr>
              <w:t>Study Period</w:t>
            </w:r>
          </w:p>
        </w:tc>
        <w:tc>
          <w:tcPr>
            <w:tcW w:w="1623" w:type="dxa"/>
            <w:tcBorders>
              <w:top w:val="single" w:sz="4" w:space="0" w:color="auto"/>
              <w:bottom w:val="single" w:sz="4" w:space="0" w:color="auto"/>
            </w:tcBorders>
            <w:tcMar>
              <w:top w:w="100" w:type="dxa"/>
              <w:left w:w="100" w:type="dxa"/>
              <w:bottom w:w="100" w:type="dxa"/>
              <w:right w:w="100" w:type="dxa"/>
            </w:tcMar>
            <w:vAlign w:val="center"/>
            <w:hideMark/>
          </w:tcPr>
          <w:p w14:paraId="08B1757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Model</w:t>
            </w:r>
          </w:p>
        </w:tc>
        <w:tc>
          <w:tcPr>
            <w:tcW w:w="2095" w:type="dxa"/>
            <w:tcBorders>
              <w:top w:val="single" w:sz="4" w:space="0" w:color="auto"/>
              <w:bottom w:val="single" w:sz="4" w:space="0" w:color="auto"/>
            </w:tcBorders>
            <w:tcMar>
              <w:top w:w="100" w:type="dxa"/>
              <w:left w:w="100" w:type="dxa"/>
              <w:bottom w:w="100" w:type="dxa"/>
              <w:right w:w="100" w:type="dxa"/>
            </w:tcMar>
            <w:vAlign w:val="center"/>
            <w:hideMark/>
          </w:tcPr>
          <w:p w14:paraId="1AF48CE9" w14:textId="77777777" w:rsidR="009F6C39" w:rsidRPr="00CA4945" w:rsidRDefault="009F6C39" w:rsidP="00CA4945">
            <w:pPr>
              <w:pStyle w:val="NormalWeb"/>
              <w:spacing w:before="0" w:beforeAutospacing="0" w:after="0" w:afterAutospacing="0" w:line="360" w:lineRule="auto"/>
              <w:contextualSpacing/>
              <w:rPr>
                <w:b/>
              </w:rPr>
            </w:pPr>
            <w:r w:rsidRPr="00CA4945">
              <w:rPr>
                <w:b/>
                <w:color w:val="000000"/>
              </w:rPr>
              <w:t xml:space="preserve">Consecutive weeks </w:t>
            </w:r>
            <w:r w:rsidRPr="00CA4945">
              <w:rPr>
                <w:color w:val="000000"/>
              </w:rPr>
              <w:t>(mean ± SD)</w:t>
            </w:r>
          </w:p>
        </w:tc>
        <w:tc>
          <w:tcPr>
            <w:tcW w:w="1235" w:type="dxa"/>
            <w:tcBorders>
              <w:top w:val="single" w:sz="4" w:space="0" w:color="auto"/>
              <w:bottom w:val="single" w:sz="4" w:space="0" w:color="auto"/>
            </w:tcBorders>
            <w:tcMar>
              <w:top w:w="100" w:type="dxa"/>
              <w:left w:w="100" w:type="dxa"/>
              <w:bottom w:w="100" w:type="dxa"/>
              <w:right w:w="100" w:type="dxa"/>
            </w:tcMar>
            <w:vAlign w:val="center"/>
            <w:hideMark/>
          </w:tcPr>
          <w:p w14:paraId="32CE73F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Number of species</w:t>
            </w:r>
          </w:p>
        </w:tc>
        <w:tc>
          <w:tcPr>
            <w:tcW w:w="1440" w:type="dxa"/>
            <w:tcBorders>
              <w:top w:val="single" w:sz="4" w:space="0" w:color="auto"/>
              <w:bottom w:val="single" w:sz="4" w:space="0" w:color="auto"/>
            </w:tcBorders>
          </w:tcPr>
          <w:p w14:paraId="3544138A" w14:textId="77777777" w:rsidR="009F6C39" w:rsidRPr="00CA4945" w:rsidRDefault="009F6C39" w:rsidP="00CA4945">
            <w:pPr>
              <w:pStyle w:val="NormalWeb"/>
              <w:spacing w:before="0" w:beforeAutospacing="0" w:after="0" w:afterAutospacing="0" w:line="360" w:lineRule="auto"/>
              <w:contextualSpacing/>
              <w:jc w:val="center"/>
              <w:rPr>
                <w:b/>
                <w:color w:val="000000"/>
              </w:rPr>
            </w:pPr>
            <w:r w:rsidRPr="00CA4945">
              <w:rPr>
                <w:b/>
                <w:color w:val="000000"/>
              </w:rPr>
              <w:t xml:space="preserve">Maximum temperature </w:t>
            </w:r>
            <w:r w:rsidRPr="00CA4945">
              <w:rPr>
                <w:color w:val="000000"/>
              </w:rPr>
              <w:t>(°C)</w:t>
            </w:r>
          </w:p>
        </w:tc>
      </w:tr>
      <w:tr w:rsidR="009F6C39" w:rsidRPr="00CA4945" w14:paraId="569FDED4" w14:textId="77777777" w:rsidTr="00AF4943">
        <w:trPr>
          <w:trHeight w:val="250"/>
        </w:trPr>
        <w:tc>
          <w:tcPr>
            <w:tcW w:w="1272" w:type="dxa"/>
            <w:vMerge w:val="restart"/>
            <w:tcBorders>
              <w:top w:val="single" w:sz="4" w:space="0" w:color="auto"/>
              <w:bottom w:val="nil"/>
            </w:tcBorders>
            <w:shd w:val="clear" w:color="auto" w:fill="auto"/>
            <w:vAlign w:val="center"/>
          </w:tcPr>
          <w:p w14:paraId="30B92594"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Current</w:t>
            </w:r>
          </w:p>
          <w:p w14:paraId="49E37EC0"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(2003-2013)</w:t>
            </w:r>
          </w:p>
        </w:tc>
        <w:tc>
          <w:tcPr>
            <w:tcW w:w="1623"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7825960"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EAB989C" w14:textId="77777777" w:rsidR="009F6C39" w:rsidRPr="00CA4945" w:rsidRDefault="009F6C39" w:rsidP="00CA4945">
            <w:pPr>
              <w:pStyle w:val="NormalWeb"/>
              <w:spacing w:before="0" w:beforeAutospacing="0" w:after="0" w:afterAutospacing="0" w:line="360" w:lineRule="auto"/>
              <w:contextualSpacing/>
            </w:pPr>
            <w:r w:rsidRPr="00CA4945">
              <w:rPr>
                <w:color w:val="000000"/>
              </w:rPr>
              <w:t>9.19 ± 8.19</w:t>
            </w:r>
          </w:p>
        </w:tc>
        <w:tc>
          <w:tcPr>
            <w:tcW w:w="123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80A5F41"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21</w:t>
            </w:r>
          </w:p>
        </w:tc>
        <w:tc>
          <w:tcPr>
            <w:tcW w:w="1440" w:type="dxa"/>
            <w:tcBorders>
              <w:top w:val="single" w:sz="4" w:space="0" w:color="auto"/>
              <w:bottom w:val="nil"/>
            </w:tcBorders>
            <w:shd w:val="clear" w:color="auto" w:fill="F2F2F2" w:themeFill="background1" w:themeFillShade="F2"/>
          </w:tcPr>
          <w:p w14:paraId="00F51E8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16.26</w:t>
            </w:r>
          </w:p>
        </w:tc>
      </w:tr>
      <w:tr w:rsidR="009F6C39" w:rsidRPr="00CA4945" w14:paraId="2AA4563A" w14:textId="77777777" w:rsidTr="00AF4943">
        <w:trPr>
          <w:trHeight w:val="233"/>
        </w:trPr>
        <w:tc>
          <w:tcPr>
            <w:tcW w:w="1272" w:type="dxa"/>
            <w:vMerge/>
            <w:tcBorders>
              <w:top w:val="nil"/>
              <w:bottom w:val="nil"/>
            </w:tcBorders>
            <w:shd w:val="clear" w:color="auto" w:fill="auto"/>
            <w:vAlign w:val="center"/>
          </w:tcPr>
          <w:p w14:paraId="4E344C0C"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nil"/>
            </w:tcBorders>
            <w:tcMar>
              <w:top w:w="100" w:type="dxa"/>
              <w:left w:w="100" w:type="dxa"/>
              <w:bottom w:w="100" w:type="dxa"/>
              <w:right w:w="100" w:type="dxa"/>
            </w:tcMar>
            <w:hideMark/>
          </w:tcPr>
          <w:p w14:paraId="47565647"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tcMar>
              <w:top w:w="100" w:type="dxa"/>
              <w:left w:w="100" w:type="dxa"/>
              <w:bottom w:w="100" w:type="dxa"/>
              <w:right w:w="100" w:type="dxa"/>
            </w:tcMar>
            <w:hideMark/>
          </w:tcPr>
          <w:p w14:paraId="5638CD8A" w14:textId="77777777" w:rsidR="009F6C39" w:rsidRPr="00CA4945" w:rsidRDefault="009F6C39" w:rsidP="00CA4945">
            <w:pPr>
              <w:pStyle w:val="NormalWeb"/>
              <w:spacing w:before="0" w:beforeAutospacing="0" w:after="0" w:afterAutospacing="0" w:line="360" w:lineRule="auto"/>
              <w:contextualSpacing/>
            </w:pPr>
            <w:r w:rsidRPr="00CA4945">
              <w:rPr>
                <w:color w:val="000000"/>
              </w:rPr>
              <w:t>5.60 ± 6.90</w:t>
            </w:r>
          </w:p>
        </w:tc>
        <w:tc>
          <w:tcPr>
            <w:tcW w:w="1235" w:type="dxa"/>
            <w:tcBorders>
              <w:top w:val="nil"/>
              <w:bottom w:val="nil"/>
            </w:tcBorders>
            <w:tcMar>
              <w:top w:w="100" w:type="dxa"/>
              <w:left w:w="100" w:type="dxa"/>
              <w:bottom w:w="100" w:type="dxa"/>
              <w:right w:w="100" w:type="dxa"/>
            </w:tcMar>
            <w:hideMark/>
          </w:tcPr>
          <w:p w14:paraId="5C32089D"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tcPr>
          <w:p w14:paraId="068154F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16.95</w:t>
            </w:r>
          </w:p>
        </w:tc>
      </w:tr>
      <w:tr w:rsidR="009F6C39" w:rsidRPr="00CA4945" w14:paraId="5030589A" w14:textId="77777777" w:rsidTr="00AF4943">
        <w:trPr>
          <w:trHeight w:val="215"/>
        </w:trPr>
        <w:tc>
          <w:tcPr>
            <w:tcW w:w="1272" w:type="dxa"/>
            <w:vMerge/>
            <w:tcBorders>
              <w:top w:val="nil"/>
              <w:bottom w:val="single" w:sz="4" w:space="0" w:color="auto"/>
            </w:tcBorders>
            <w:shd w:val="clear" w:color="auto" w:fill="auto"/>
            <w:vAlign w:val="center"/>
          </w:tcPr>
          <w:p w14:paraId="7D8CBD24"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B4118A0"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B5A600F" w14:textId="77777777" w:rsidR="009F6C39" w:rsidRPr="00CA4945" w:rsidRDefault="009F6C39" w:rsidP="00CA4945">
            <w:pPr>
              <w:pStyle w:val="NormalWeb"/>
              <w:spacing w:before="0" w:beforeAutospacing="0" w:after="0" w:afterAutospacing="0" w:line="360" w:lineRule="auto"/>
              <w:contextualSpacing/>
            </w:pPr>
            <w:r w:rsidRPr="00CA4945">
              <w:rPr>
                <w:color w:val="000000"/>
              </w:rPr>
              <w:t>6.72 ± 6.36</w:t>
            </w:r>
          </w:p>
        </w:tc>
        <w:tc>
          <w:tcPr>
            <w:tcW w:w="123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4523E03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w:t>
            </w:r>
          </w:p>
        </w:tc>
        <w:tc>
          <w:tcPr>
            <w:tcW w:w="1440" w:type="dxa"/>
            <w:tcBorders>
              <w:top w:val="nil"/>
              <w:bottom w:val="single" w:sz="4" w:space="0" w:color="auto"/>
            </w:tcBorders>
            <w:shd w:val="clear" w:color="auto" w:fill="F2F2F2" w:themeFill="background1" w:themeFillShade="F2"/>
          </w:tcPr>
          <w:p w14:paraId="0C5C68E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16.28</w:t>
            </w:r>
          </w:p>
        </w:tc>
      </w:tr>
      <w:tr w:rsidR="009F6C39" w:rsidRPr="00CA4945" w14:paraId="07C06A8D" w14:textId="77777777" w:rsidTr="00AF4943">
        <w:trPr>
          <w:trHeight w:val="277"/>
        </w:trPr>
        <w:tc>
          <w:tcPr>
            <w:tcW w:w="1272" w:type="dxa"/>
            <w:vMerge w:val="restart"/>
            <w:tcBorders>
              <w:top w:val="single" w:sz="4" w:space="0" w:color="auto"/>
              <w:bottom w:val="nil"/>
            </w:tcBorders>
            <w:vAlign w:val="center"/>
          </w:tcPr>
          <w:p w14:paraId="69C3F61E"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Future</w:t>
            </w:r>
          </w:p>
          <w:p w14:paraId="1DC5C58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(2030-2039)</w:t>
            </w:r>
          </w:p>
        </w:tc>
        <w:tc>
          <w:tcPr>
            <w:tcW w:w="1623" w:type="dxa"/>
            <w:tcBorders>
              <w:top w:val="single" w:sz="4" w:space="0" w:color="auto"/>
              <w:bottom w:val="nil"/>
            </w:tcBorders>
            <w:tcMar>
              <w:top w:w="100" w:type="dxa"/>
              <w:left w:w="100" w:type="dxa"/>
              <w:bottom w:w="100" w:type="dxa"/>
              <w:right w:w="100" w:type="dxa"/>
            </w:tcMar>
            <w:hideMark/>
          </w:tcPr>
          <w:p w14:paraId="473688DB"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tcMar>
              <w:top w:w="100" w:type="dxa"/>
              <w:left w:w="100" w:type="dxa"/>
              <w:bottom w:w="100" w:type="dxa"/>
              <w:right w:w="100" w:type="dxa"/>
            </w:tcMar>
            <w:hideMark/>
          </w:tcPr>
          <w:p w14:paraId="122D0CBB" w14:textId="77777777" w:rsidR="009F6C39" w:rsidRPr="00CA4945" w:rsidRDefault="009F6C39" w:rsidP="00CA4945">
            <w:pPr>
              <w:pStyle w:val="NormalWeb"/>
              <w:spacing w:before="0" w:beforeAutospacing="0" w:after="0" w:afterAutospacing="0" w:line="360" w:lineRule="auto"/>
              <w:contextualSpacing/>
            </w:pPr>
            <w:r w:rsidRPr="00CA4945">
              <w:rPr>
                <w:color w:val="000000"/>
              </w:rPr>
              <w:t>9.40 ± 9.31</w:t>
            </w:r>
          </w:p>
        </w:tc>
        <w:tc>
          <w:tcPr>
            <w:tcW w:w="1235" w:type="dxa"/>
            <w:tcBorders>
              <w:top w:val="single" w:sz="4" w:space="0" w:color="auto"/>
              <w:bottom w:val="nil"/>
            </w:tcBorders>
            <w:tcMar>
              <w:top w:w="100" w:type="dxa"/>
              <w:left w:w="100" w:type="dxa"/>
              <w:bottom w:w="100" w:type="dxa"/>
              <w:right w:w="100" w:type="dxa"/>
            </w:tcMar>
            <w:hideMark/>
          </w:tcPr>
          <w:p w14:paraId="654E2D3C"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23</w:t>
            </w:r>
          </w:p>
        </w:tc>
        <w:tc>
          <w:tcPr>
            <w:tcW w:w="1440" w:type="dxa"/>
            <w:tcBorders>
              <w:top w:val="single" w:sz="4" w:space="0" w:color="auto"/>
              <w:bottom w:val="nil"/>
            </w:tcBorders>
          </w:tcPr>
          <w:p w14:paraId="032A45B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16.64</w:t>
            </w:r>
          </w:p>
        </w:tc>
      </w:tr>
      <w:tr w:rsidR="009F6C39" w:rsidRPr="00CA4945" w14:paraId="198774DD" w14:textId="77777777" w:rsidTr="00AF4943">
        <w:trPr>
          <w:trHeight w:val="242"/>
        </w:trPr>
        <w:tc>
          <w:tcPr>
            <w:tcW w:w="1272" w:type="dxa"/>
            <w:vMerge/>
            <w:tcBorders>
              <w:top w:val="nil"/>
              <w:bottom w:val="nil"/>
            </w:tcBorders>
          </w:tcPr>
          <w:p w14:paraId="7BC44F21"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nil"/>
            </w:tcBorders>
            <w:shd w:val="clear" w:color="auto" w:fill="F2F2F2" w:themeFill="background1" w:themeFillShade="F2"/>
            <w:tcMar>
              <w:top w:w="100" w:type="dxa"/>
              <w:left w:w="100" w:type="dxa"/>
              <w:bottom w:w="100" w:type="dxa"/>
              <w:right w:w="100" w:type="dxa"/>
            </w:tcMar>
            <w:hideMark/>
          </w:tcPr>
          <w:p w14:paraId="351CA6C1"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shd w:val="clear" w:color="auto" w:fill="F2F2F2" w:themeFill="background1" w:themeFillShade="F2"/>
            <w:tcMar>
              <w:top w:w="100" w:type="dxa"/>
              <w:left w:w="100" w:type="dxa"/>
              <w:bottom w:w="100" w:type="dxa"/>
              <w:right w:w="100" w:type="dxa"/>
            </w:tcMar>
            <w:hideMark/>
          </w:tcPr>
          <w:p w14:paraId="27361BE6" w14:textId="77777777" w:rsidR="009F6C39" w:rsidRPr="00CA4945" w:rsidRDefault="009F6C39" w:rsidP="00CA4945">
            <w:pPr>
              <w:pStyle w:val="NormalWeb"/>
              <w:spacing w:before="0" w:beforeAutospacing="0" w:after="0" w:afterAutospacing="0" w:line="360" w:lineRule="auto"/>
              <w:contextualSpacing/>
            </w:pPr>
            <w:r w:rsidRPr="00CA4945">
              <w:rPr>
                <w:color w:val="000000"/>
              </w:rPr>
              <w:t>6.21 ± 7.02</w:t>
            </w:r>
          </w:p>
        </w:tc>
        <w:tc>
          <w:tcPr>
            <w:tcW w:w="1235" w:type="dxa"/>
            <w:tcBorders>
              <w:top w:val="nil"/>
              <w:bottom w:val="nil"/>
            </w:tcBorders>
            <w:shd w:val="clear" w:color="auto" w:fill="F2F2F2" w:themeFill="background1" w:themeFillShade="F2"/>
            <w:tcMar>
              <w:top w:w="100" w:type="dxa"/>
              <w:left w:w="100" w:type="dxa"/>
              <w:bottom w:w="100" w:type="dxa"/>
              <w:right w:w="100" w:type="dxa"/>
            </w:tcMar>
            <w:hideMark/>
          </w:tcPr>
          <w:p w14:paraId="61D8FB9A"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shd w:val="clear" w:color="auto" w:fill="F2F2F2" w:themeFill="background1" w:themeFillShade="F2"/>
          </w:tcPr>
          <w:p w14:paraId="5C3933DC"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17.15</w:t>
            </w:r>
          </w:p>
        </w:tc>
      </w:tr>
      <w:tr w:rsidR="009F6C39" w:rsidRPr="00CA4945" w14:paraId="6EDD9D35" w14:textId="77777777" w:rsidTr="00AF4943">
        <w:trPr>
          <w:trHeight w:val="143"/>
        </w:trPr>
        <w:tc>
          <w:tcPr>
            <w:tcW w:w="1272" w:type="dxa"/>
            <w:vMerge/>
            <w:tcBorders>
              <w:top w:val="nil"/>
              <w:bottom w:val="single" w:sz="4" w:space="0" w:color="auto"/>
            </w:tcBorders>
          </w:tcPr>
          <w:p w14:paraId="7C9AF203"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single" w:sz="4" w:space="0" w:color="auto"/>
            </w:tcBorders>
            <w:tcMar>
              <w:top w:w="100" w:type="dxa"/>
              <w:left w:w="100" w:type="dxa"/>
              <w:bottom w:w="100" w:type="dxa"/>
              <w:right w:w="100" w:type="dxa"/>
            </w:tcMar>
            <w:hideMark/>
          </w:tcPr>
          <w:p w14:paraId="5F4351FA"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tcMar>
              <w:top w:w="100" w:type="dxa"/>
              <w:left w:w="100" w:type="dxa"/>
              <w:bottom w:w="100" w:type="dxa"/>
              <w:right w:w="100" w:type="dxa"/>
            </w:tcMar>
            <w:hideMark/>
          </w:tcPr>
          <w:p w14:paraId="34ACCB72" w14:textId="77777777" w:rsidR="009F6C39" w:rsidRPr="00CA4945" w:rsidRDefault="009F6C39" w:rsidP="00CA4945">
            <w:pPr>
              <w:pStyle w:val="NormalWeb"/>
              <w:spacing w:before="0" w:beforeAutospacing="0" w:after="0" w:afterAutospacing="0" w:line="360" w:lineRule="auto"/>
              <w:contextualSpacing/>
            </w:pPr>
            <w:r w:rsidRPr="00CA4945">
              <w:rPr>
                <w:color w:val="000000"/>
              </w:rPr>
              <w:t>8.53 ± 6.94</w:t>
            </w:r>
          </w:p>
        </w:tc>
        <w:tc>
          <w:tcPr>
            <w:tcW w:w="1235" w:type="dxa"/>
            <w:tcBorders>
              <w:top w:val="nil"/>
              <w:bottom w:val="single" w:sz="4" w:space="0" w:color="auto"/>
            </w:tcBorders>
            <w:tcMar>
              <w:top w:w="100" w:type="dxa"/>
              <w:left w:w="100" w:type="dxa"/>
              <w:bottom w:w="100" w:type="dxa"/>
              <w:right w:w="100" w:type="dxa"/>
            </w:tcMar>
            <w:hideMark/>
          </w:tcPr>
          <w:p w14:paraId="6405B645"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24</w:t>
            </w:r>
          </w:p>
        </w:tc>
        <w:tc>
          <w:tcPr>
            <w:tcW w:w="1440" w:type="dxa"/>
            <w:tcBorders>
              <w:top w:val="nil"/>
              <w:bottom w:val="single" w:sz="4" w:space="0" w:color="auto"/>
            </w:tcBorders>
          </w:tcPr>
          <w:p w14:paraId="4A2E577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18.62</w:t>
            </w:r>
          </w:p>
        </w:tc>
      </w:tr>
    </w:tbl>
    <w:p w14:paraId="43ADD7FA" w14:textId="77777777" w:rsidR="00723773" w:rsidRPr="00CA4945" w:rsidRDefault="00723773" w:rsidP="00CA4945">
      <w:pPr>
        <w:spacing w:before="200" w:line="360" w:lineRule="auto"/>
        <w:contextualSpacing/>
        <w:rPr>
          <w:color w:val="38761D"/>
          <w:highlight w:val="white"/>
        </w:rPr>
      </w:pPr>
    </w:p>
    <w:p w14:paraId="6970F4DE" w14:textId="715DF111" w:rsidR="00723773" w:rsidRPr="00FF15DD" w:rsidRDefault="00FB7E55" w:rsidP="00FB7E55">
      <w:pPr>
        <w:tabs>
          <w:tab w:val="left" w:pos="1041"/>
        </w:tabs>
        <w:spacing w:before="200" w:line="360" w:lineRule="auto"/>
        <w:contextualSpacing/>
        <w:rPr>
          <w:color w:val="38761D"/>
          <w:highlight w:val="white"/>
        </w:rPr>
      </w:pPr>
      <w:r>
        <w:rPr>
          <w:color w:val="38761D"/>
          <w:highlight w:val="white"/>
        </w:rPr>
        <w:tab/>
      </w:r>
    </w:p>
    <w:p w14:paraId="2D6ECD47" w14:textId="77777777" w:rsidR="00723773" w:rsidRPr="00CA4945" w:rsidRDefault="00723773" w:rsidP="00CA4945">
      <w:pPr>
        <w:spacing w:before="200" w:line="360" w:lineRule="auto"/>
        <w:contextualSpacing/>
        <w:rPr>
          <w:color w:val="222222"/>
          <w:highlight w:val="white"/>
        </w:rPr>
      </w:pPr>
    </w:p>
    <w:p w14:paraId="0EC5F476" w14:textId="77777777" w:rsidR="00723773" w:rsidRPr="00CA4945" w:rsidRDefault="00874591" w:rsidP="00CA4945">
      <w:pPr>
        <w:spacing w:before="200" w:line="360" w:lineRule="auto"/>
        <w:contextualSpacing/>
        <w:rPr>
          <w:color w:val="222222"/>
          <w:highlight w:val="white"/>
        </w:rPr>
      </w:pPr>
      <w:r w:rsidRPr="00CA4945">
        <w:br w:type="page"/>
      </w:r>
    </w:p>
    <w:p w14:paraId="5B401A46"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lastRenderedPageBreak/>
        <w:drawing>
          <wp:inline distT="114300" distB="114300" distL="114300" distR="114300" wp14:anchorId="7C46ACB1" wp14:editId="3E5BF9A9">
            <wp:extent cx="4770237" cy="67167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453CCD3D" w14:textId="77777777" w:rsidR="00723773" w:rsidRPr="00CA4945" w:rsidRDefault="00874591" w:rsidP="00CA4945">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records in the National Ballast Information Clearinghouse. “Other” includes ports with ≤ 5 </w:t>
      </w:r>
      <w:r w:rsidRPr="00CA4945">
        <w:rPr>
          <w:rFonts w:eastAsia="Arial Unicode MS"/>
          <w:color w:val="222222"/>
          <w:highlight w:val="white"/>
        </w:rPr>
        <w:lastRenderedPageBreak/>
        <w:t xml:space="preserve">transits. (Bottom) Fishing vessel data from vessel monitoring systems. Connections with fewer than three vessels have been excluded to retain confidentiality. </w:t>
      </w:r>
    </w:p>
    <w:p w14:paraId="489A86E2"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drawing>
          <wp:inline distT="114300" distB="114300" distL="114300" distR="114300" wp14:anchorId="6985AFDE" wp14:editId="48B8D1EE">
            <wp:extent cx="5943600" cy="471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6B357141" w14:textId="77777777" w:rsidR="00723773" w:rsidRPr="00CA4945" w:rsidRDefault="00874591" w:rsidP="00CA4945">
      <w:pPr>
        <w:spacing w:before="200" w:line="360" w:lineRule="auto"/>
        <w:contextualSpacing/>
        <w:rPr>
          <w:color w:val="222222"/>
          <w:highlight w:val="white"/>
        </w:rPr>
      </w:pPr>
      <w:commentRangeStart w:id="191"/>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91"/>
      <w:r w:rsidRPr="00CA4945">
        <w:commentReference w:id="191"/>
      </w: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541F5A" w:rsidRDefault="00541F5A">
      <w:pPr>
        <w:widowControl w:val="0"/>
      </w:pPr>
      <w:r>
        <w:t>Preferences?</w:t>
      </w:r>
    </w:p>
  </w:comment>
  <w:comment w:id="2" w:author="Amanda Droghini" w:date="2018-02-07T15:50:00Z" w:initials="AD">
    <w:p w14:paraId="4CB7667E" w14:textId="2D088ACD" w:rsidR="00541F5A" w:rsidRDefault="00541F5A">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541F5A" w:rsidRDefault="00541F5A">
      <w:pPr>
        <w:widowControl w:val="0"/>
      </w:pPr>
      <w:r>
        <w:t>Other authors on this? Author order?</w:t>
      </w:r>
    </w:p>
  </w:comment>
  <w:comment w:id="8" w:author="Amanda Droghini" w:date="2018-02-10T09:27:00Z" w:initials="AD">
    <w:p w14:paraId="40E74B83" w14:textId="514A9206" w:rsidR="00541F5A" w:rsidRDefault="00541F5A">
      <w:pPr>
        <w:pStyle w:val="CommentText"/>
      </w:pPr>
      <w:r>
        <w:rPr>
          <w:rStyle w:val="CommentReference"/>
        </w:rPr>
        <w:annotationRef/>
      </w:r>
      <w:r>
        <w:t>Word count: 284</w:t>
      </w:r>
    </w:p>
  </w:comment>
  <w:comment w:id="13" w:author="Amanda Droghini" w:date="2018-03-07T17:46:00Z" w:initials="AD">
    <w:p w14:paraId="44422A89" w14:textId="3CD498D3" w:rsidR="00541F5A" w:rsidRDefault="00541F5A">
      <w:pPr>
        <w:pStyle w:val="CommentText"/>
      </w:pPr>
      <w:r>
        <w:rPr>
          <w:rStyle w:val="CommentReference"/>
        </w:rPr>
        <w:annotationRef/>
      </w:r>
      <w:r>
        <w:t>Need to fix all the citations in this paragraph</w:t>
      </w:r>
    </w:p>
  </w:comment>
  <w:comment w:id="51" w:author="Amanda Droghini" w:date="2018-03-07T07:55:00Z" w:initials="AD">
    <w:p w14:paraId="031AF4C5" w14:textId="7D007620" w:rsidR="00541F5A" w:rsidRDefault="00541F5A">
      <w:pPr>
        <w:pStyle w:val="CommentText"/>
      </w:pPr>
      <w:r>
        <w:rPr>
          <w:rStyle w:val="CommentReference"/>
        </w:rPr>
        <w:annotationRef/>
      </w:r>
      <w:r>
        <w:t>Need more citations</w:t>
      </w:r>
    </w:p>
  </w:comment>
  <w:comment w:id="52" w:author="Amanda Droghini" w:date="2018-02-19T06:57:00Z" w:initials="AD">
    <w:p w14:paraId="0194CAA3" w14:textId="2B6FC23F" w:rsidR="00541F5A" w:rsidRDefault="00541F5A">
      <w:pPr>
        <w:pStyle w:val="CommentText"/>
      </w:pPr>
      <w:r>
        <w:rPr>
          <w:rStyle w:val="CommentReference"/>
        </w:rPr>
        <w:annotationRef/>
      </w:r>
      <w:r>
        <w:t>Need citations for this whole section</w:t>
      </w:r>
    </w:p>
  </w:comment>
  <w:comment w:id="62" w:author="Amanda Droghini" w:date="2018-02-19T07:10:00Z" w:initials="AD">
    <w:p w14:paraId="0C40BC99" w14:textId="77777777" w:rsidR="00541F5A" w:rsidRDefault="00541F5A" w:rsidP="00B8672C">
      <w:pPr>
        <w:pStyle w:val="CommentText"/>
      </w:pPr>
      <w:r>
        <w:rPr>
          <w:rStyle w:val="CommentReference"/>
        </w:rPr>
        <w:annotationRef/>
      </w:r>
      <w:r>
        <w:t>link to rest of ideas?</w:t>
      </w:r>
    </w:p>
  </w:comment>
  <w:comment w:id="72" w:author="Amanda Droghini" w:date="2018-03-08T07:32:00Z" w:initials="AD">
    <w:p w14:paraId="3BD84A3A" w14:textId="57D0D6E4" w:rsidR="00541F5A" w:rsidRDefault="00541F5A">
      <w:pPr>
        <w:pStyle w:val="CommentText"/>
      </w:pPr>
      <w:r>
        <w:rPr>
          <w:rStyle w:val="CommentReference"/>
        </w:rPr>
        <w:annotationRef/>
      </w:r>
      <w:r>
        <w:t>Add mini lit review on transport mechanisms here</w:t>
      </w:r>
    </w:p>
  </w:comment>
  <w:comment w:id="78" w:author="Microsoft Office User" w:date="2018-02-20T08:24:00Z" w:initials="MOU">
    <w:p w14:paraId="71105839" w14:textId="76ACEC00" w:rsidR="00541F5A" w:rsidRDefault="00541F5A"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541F5A" w:rsidRDefault="00541F5A" w:rsidP="006244EA">
      <w:pPr>
        <w:pStyle w:val="CommentText"/>
      </w:pPr>
      <w:proofErr w:type="spellStart"/>
      <w:r>
        <w:t>Farré</w:t>
      </w:r>
      <w:proofErr w:type="spellEnd"/>
      <w:r>
        <w:t xml:space="preserve"> et al. 2014</w:t>
      </w:r>
    </w:p>
    <w:p w14:paraId="1EEAE8D5" w14:textId="77777777" w:rsidR="00541F5A" w:rsidRDefault="00541F5A" w:rsidP="006244EA">
      <w:pPr>
        <w:pStyle w:val="CommentText"/>
      </w:pPr>
    </w:p>
  </w:comment>
  <w:comment w:id="79" w:author="Amanda Droghini" w:date="2018-02-24T15:35:00Z" w:initials="AD">
    <w:p w14:paraId="5A222526" w14:textId="5A77535E" w:rsidR="00541F5A" w:rsidRDefault="00541F5A">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80" w:author="Amanda Droghini" w:date="2018-02-05T07:29:00Z" w:initials="AD">
    <w:p w14:paraId="57EC4D09" w14:textId="77777777" w:rsidR="00541F5A" w:rsidRDefault="00541F5A" w:rsidP="006244EA">
      <w:pPr>
        <w:pStyle w:val="CommentText"/>
      </w:pPr>
      <w:r>
        <w:rPr>
          <w:rStyle w:val="CommentReference"/>
        </w:rPr>
        <w:annotationRef/>
      </w:r>
      <w:r>
        <w:t>Missing reference</w:t>
      </w:r>
    </w:p>
  </w:comment>
  <w:comment w:id="94" w:author="Amanda Droghini" w:date="2018-02-18T10:10:00Z" w:initials="AD">
    <w:p w14:paraId="7575D2C0" w14:textId="0A2543DD" w:rsidR="00541F5A" w:rsidRDefault="00541F5A">
      <w:pPr>
        <w:pStyle w:val="CommentText"/>
      </w:pPr>
      <w:r>
        <w:rPr>
          <w:rStyle w:val="CommentReference"/>
        </w:rPr>
        <w:annotationRef/>
      </w:r>
      <w:r>
        <w:t>don’t think we need an entire paragraph dedicated to methods intro?</w:t>
      </w:r>
    </w:p>
  </w:comment>
  <w:comment w:id="95" w:author="Amanda Droghini" w:date="2018-02-24T08:30:00Z" w:initials="AD">
    <w:p w14:paraId="027A361D" w14:textId="74E6DD5D" w:rsidR="00541F5A" w:rsidRDefault="00541F5A">
      <w:pPr>
        <w:pStyle w:val="CommentText"/>
      </w:pPr>
      <w:r>
        <w:rPr>
          <w:rStyle w:val="CommentReference"/>
        </w:rPr>
        <w:annotationRef/>
      </w:r>
      <w:r>
        <w:t>Need a better intro conclusion?</w:t>
      </w:r>
    </w:p>
  </w:comment>
  <w:comment w:id="102" w:author="Amanda Droghini" w:date="2018-02-17T08:31:00Z" w:initials="AD">
    <w:p w14:paraId="0935B76E" w14:textId="366C5730" w:rsidR="00541F5A" w:rsidRDefault="00541F5A">
      <w:pPr>
        <w:pStyle w:val="CommentText"/>
      </w:pPr>
      <w:r>
        <w:rPr>
          <w:rStyle w:val="CommentReference"/>
        </w:rPr>
        <w:annotationRef/>
      </w:r>
      <w:r>
        <w:t>Needs reworking</w:t>
      </w:r>
    </w:p>
  </w:comment>
  <w:comment w:id="104" w:author="Amanda Droghini" w:date="2018-03-08T07:19:00Z" w:initials="AD">
    <w:p w14:paraId="728CEE87" w14:textId="4D9018D0" w:rsidR="00541F5A" w:rsidRDefault="00541F5A">
      <w:pPr>
        <w:pStyle w:val="CommentText"/>
      </w:pPr>
      <w:r>
        <w:rPr>
          <w:rStyle w:val="CommentReference"/>
        </w:rPr>
        <w:annotationRef/>
      </w:r>
      <w:r>
        <w:t xml:space="preserve">Just write up to 40…. I </w:t>
      </w:r>
      <w:proofErr w:type="spellStart"/>
      <w:r>
        <w:t>donèt</w:t>
      </w:r>
      <w:proofErr w:type="spellEnd"/>
      <w:r>
        <w:t xml:space="preserve"> think the model can actually predict &lt;10m</w:t>
      </w:r>
    </w:p>
  </w:comment>
  <w:comment w:id="105" w:author="Amanda Droghini" w:date="2018-01-31T07:24:00Z" w:initials="AD">
    <w:p w14:paraId="30497116" w14:textId="4A06224A" w:rsidR="00541F5A" w:rsidRDefault="00541F5A">
      <w:pPr>
        <w:pStyle w:val="CommentText"/>
      </w:pPr>
      <w:r>
        <w:rPr>
          <w:rStyle w:val="CommentReference"/>
        </w:rPr>
        <w:annotationRef/>
      </w:r>
      <w:r>
        <w:t>Tony do you prefer “mid-century”?</w:t>
      </w:r>
    </w:p>
  </w:comment>
  <w:comment w:id="108" w:author="Amanda Droghini" w:date="2018-02-17T08:32:00Z" w:initials="AD">
    <w:p w14:paraId="383BDECE" w14:textId="178ACACB" w:rsidR="00541F5A" w:rsidRDefault="00541F5A">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0" w:author="Amanda Droghini" w:date="2018-01-31T07:34:00Z" w:initials="AD">
    <w:p w14:paraId="7C871970" w14:textId="0F2B15B5" w:rsidR="00541F5A" w:rsidRDefault="00541F5A">
      <w:pPr>
        <w:pStyle w:val="CommentText"/>
      </w:pPr>
      <w:r>
        <w:rPr>
          <w:rStyle w:val="CommentReference"/>
        </w:rPr>
        <w:annotationRef/>
      </w:r>
      <w:r>
        <w:t>Whether to include this sentence + the next ones depends on what figures we are included in final MS. Tony, for simplicity, should we use an ensemble approach?</w:t>
      </w:r>
    </w:p>
  </w:comment>
  <w:comment w:id="111" w:author="Amanda Droghini" w:date="2018-01-31T07:37:00Z" w:initials="AD">
    <w:p w14:paraId="7A0EF1F0" w14:textId="4659B9B4" w:rsidR="00541F5A" w:rsidRDefault="00541F5A">
      <w:pPr>
        <w:pStyle w:val="CommentText"/>
      </w:pPr>
      <w:r>
        <w:rPr>
          <w:rStyle w:val="CommentReference"/>
        </w:rPr>
        <w:annotationRef/>
      </w:r>
      <w:r>
        <w:t>Do we talk about “percent no change” in the results??</w:t>
      </w:r>
    </w:p>
  </w:comment>
  <w:comment w:id="115" w:author="Amanda Droghini" w:date="2018-01-28T10:37:00Z" w:initials="AD">
    <w:p w14:paraId="642B3A47" w14:textId="77777777" w:rsidR="00541F5A" w:rsidRDefault="00541F5A" w:rsidP="0021164D">
      <w:pPr>
        <w:pStyle w:val="CommentText"/>
      </w:pPr>
      <w:r>
        <w:rPr>
          <w:rStyle w:val="CommentReference"/>
        </w:rPr>
        <w:annotationRef/>
      </w:r>
      <w:r>
        <w:t>We have our own modeled averaged temperature &amp; salinities, should we put it here (before having described the ROMS) or in Results?!?!</w:t>
      </w:r>
    </w:p>
  </w:comment>
  <w:comment w:id="116" w:author="Amanda Droghini" w:date="2018-02-08T21:45:00Z" w:initials="AD">
    <w:p w14:paraId="6A6279A6" w14:textId="77777777" w:rsidR="00541F5A" w:rsidRDefault="00541F5A"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21" w:author="Amanda Droghini" w:date="2018-02-17T08:35:00Z" w:initials="AD">
    <w:p w14:paraId="46CB7DE5" w14:textId="7E2CE28F" w:rsidR="00541F5A" w:rsidRDefault="00541F5A">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123" w:author="Amanda Droghini" w:date="2017-11-12T22:06:00Z" w:initials="">
    <w:p w14:paraId="045112CC" w14:textId="77777777" w:rsidR="00541F5A" w:rsidRDefault="00541F5A" w:rsidP="000C2CEA">
      <w:pPr>
        <w:widowControl w:val="0"/>
      </w:pPr>
      <w:r>
        <w:t>Graph of # of species x Week</w:t>
      </w:r>
    </w:p>
  </w:comment>
  <w:comment w:id="125" w:author="Amanda Droghini" w:date="2017-11-12T21:47:00Z" w:initials="">
    <w:p w14:paraId="3C5256F8" w14:textId="77777777" w:rsidR="00541F5A" w:rsidRDefault="00541F5A" w:rsidP="00125B66">
      <w:pPr>
        <w:widowControl w:val="0"/>
      </w:pPr>
      <w:r>
        <w:t>Not sure how to explain this + not sure if that is geographically correct?</w:t>
      </w:r>
    </w:p>
  </w:comment>
  <w:comment w:id="126" w:author="Amanda Droghini" w:date="2017-11-12T21:47:00Z" w:initials="">
    <w:p w14:paraId="7B1A96D3" w14:textId="77777777" w:rsidR="00541F5A" w:rsidRDefault="00541F5A">
      <w:pPr>
        <w:widowControl w:val="0"/>
      </w:pPr>
      <w:r>
        <w:t>Current/Future panel</w:t>
      </w:r>
    </w:p>
  </w:comment>
  <w:comment w:id="127" w:author="Amanda Droghini" w:date="2017-11-12T21:51:00Z" w:initials="">
    <w:p w14:paraId="5D62411C" w14:textId="77777777" w:rsidR="00541F5A" w:rsidRDefault="00541F5A" w:rsidP="008D29CF">
      <w:pPr>
        <w:widowControl w:val="0"/>
      </w:pPr>
      <w:r>
        <w:t>Change panels</w:t>
      </w:r>
    </w:p>
  </w:comment>
  <w:comment w:id="133" w:author="Amanda Droghini" w:date="2018-02-17T09:03:00Z" w:initials="AD">
    <w:p w14:paraId="0910F67F" w14:textId="1E8F6327" w:rsidR="00541F5A" w:rsidRDefault="00541F5A">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35" w:author="Amanda Droghini" w:date="2018-03-11T10:23:00Z" w:initials="AD">
    <w:p w14:paraId="30CF82E1" w14:textId="77777777" w:rsidR="00541F5A" w:rsidRDefault="00541F5A" w:rsidP="004E6C5F">
      <w:pPr>
        <w:pStyle w:val="CommentText"/>
      </w:pPr>
      <w:r>
        <w:rPr>
          <w:rStyle w:val="CommentReference"/>
        </w:rPr>
        <w:annotationRef/>
      </w:r>
      <w:r>
        <w:t>Need to flesh out results for repro. Hone in on the temperature thresholds – how many weeks if you need 10C, etc. etc.</w:t>
      </w:r>
    </w:p>
  </w:comment>
  <w:comment w:id="136" w:author="Amanda Droghini" w:date="2018-02-17T08:54:00Z" w:initials="AD">
    <w:p w14:paraId="429B70D9" w14:textId="77777777" w:rsidR="00541F5A" w:rsidRDefault="00541F5A"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37" w:author="Amanda Droghini" w:date="2018-02-17T08:55:00Z" w:initials="AD">
    <w:p w14:paraId="604503BB" w14:textId="77777777" w:rsidR="00541F5A" w:rsidRDefault="00541F5A"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38" w:author="Amanda Droghini" w:date="2017-11-12T22:38:00Z" w:initials="">
    <w:p w14:paraId="62A7E6D0" w14:textId="1A1BA0E3" w:rsidR="00541F5A" w:rsidRDefault="00541F5A" w:rsidP="0034065B">
      <w:pPr>
        <w:widowControl w:val="0"/>
      </w:pPr>
      <w:r>
        <w:t xml:space="preserve">Alaska or Bering Sea? </w:t>
      </w:r>
    </w:p>
  </w:comment>
  <w:comment w:id="140" w:author="Amanda Droghini" w:date="2017-11-12T22:41:00Z" w:initials="">
    <w:p w14:paraId="358C5A9B" w14:textId="77777777" w:rsidR="00541F5A" w:rsidRDefault="00541F5A" w:rsidP="0034065B">
      <w:pPr>
        <w:widowControl w:val="0"/>
      </w:pPr>
      <w:r>
        <w:t>Chord diagram - ballast water</w:t>
      </w:r>
    </w:p>
  </w:comment>
  <w:comment w:id="141" w:author="Amanda Droghini" w:date="2017-11-12T22:20:00Z" w:initials="">
    <w:p w14:paraId="4605BA59" w14:textId="77777777" w:rsidR="00541F5A" w:rsidRDefault="00541F5A" w:rsidP="0034065B">
      <w:pPr>
        <w:widowControl w:val="0"/>
      </w:pPr>
      <w:r>
        <w:t>Assuming I interpreted this right?</w:t>
      </w:r>
    </w:p>
  </w:comment>
  <w:comment w:id="142" w:author="Amanda Droghini" w:date="2017-11-12T22:27:00Z" w:initials="">
    <w:p w14:paraId="64CAC5C5" w14:textId="77777777" w:rsidR="00541F5A" w:rsidRDefault="00541F5A" w:rsidP="0034065B">
      <w:pPr>
        <w:widowControl w:val="0"/>
      </w:pPr>
      <w:r>
        <w:t>Chord diagram - ship arrivals</w:t>
      </w:r>
    </w:p>
  </w:comment>
  <w:comment w:id="143" w:author="Amanda Droghini" w:date="2018-02-17T09:01:00Z" w:initials="AD">
    <w:p w14:paraId="7CF3A7FE" w14:textId="34C63C7D" w:rsidR="00541F5A" w:rsidRDefault="00541F5A">
      <w:pPr>
        <w:pStyle w:val="CommentText"/>
      </w:pPr>
      <w:r>
        <w:rPr>
          <w:rStyle w:val="CommentReference"/>
        </w:rPr>
        <w:annotationRef/>
      </w:r>
      <w:r>
        <w:t>I think we can probably drop this altogether for the MS, but out of curiosity is it easy to describe this in terms of % ballast water discharged? To say “most ballast water came from tankers (XX%) followed by bulkers”</w:t>
      </w:r>
    </w:p>
  </w:comment>
  <w:comment w:id="145" w:author="Amanda Droghini" w:date="2018-03-06T07:52:00Z" w:initials="AD">
    <w:p w14:paraId="0A4AE19F" w14:textId="5C18BA78" w:rsidR="00541F5A" w:rsidRDefault="00541F5A">
      <w:pPr>
        <w:pStyle w:val="CommentText"/>
      </w:pPr>
      <w:r>
        <w:rPr>
          <w:rStyle w:val="CommentReference"/>
        </w:rPr>
        <w:annotationRef/>
      </w:r>
      <w:r>
        <w:t>Not sure if summary paragraph is a good idea? I have no idea how to write a discussion</w:t>
      </w:r>
    </w:p>
  </w:comment>
  <w:comment w:id="146" w:author="Amanda Droghini" w:date="2018-03-08T07:44:00Z" w:initials="AD">
    <w:p w14:paraId="241EFCE1" w14:textId="357175F7" w:rsidR="00541F5A" w:rsidRDefault="00541F5A">
      <w:pPr>
        <w:pStyle w:val="CommentText"/>
      </w:pPr>
      <w:r>
        <w:rPr>
          <w:rStyle w:val="CommentReference"/>
        </w:rPr>
        <w:annotationRef/>
      </w:r>
      <w:r>
        <w:t>Maybe move to different part</w:t>
      </w:r>
    </w:p>
  </w:comment>
  <w:comment w:id="148" w:author="Amanda Droghini" w:date="2018-03-06T07:44:00Z" w:initials="AD">
    <w:p w14:paraId="1235C04F" w14:textId="77777777" w:rsidR="00541F5A" w:rsidRDefault="00541F5A"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53" w:author="Amanda Droghini" w:date="2018-03-07T08:30:00Z" w:initials="AD">
    <w:p w14:paraId="223E7107" w14:textId="77777777" w:rsidR="00541F5A" w:rsidRDefault="00541F5A" w:rsidP="00114E82">
      <w:pPr>
        <w:pStyle w:val="CommentText"/>
      </w:pPr>
      <w:r>
        <w:rPr>
          <w:rStyle w:val="CommentReference"/>
        </w:rPr>
        <w:annotationRef/>
      </w:r>
      <w:r>
        <w:t xml:space="preserve">as high as 19C on MODIS (2017) </w:t>
      </w:r>
      <w:r w:rsidRPr="009D2B00">
        <w:t>https://neo.sci.gsfc.nasa.gov/analysis/index.php</w:t>
      </w:r>
    </w:p>
  </w:comment>
  <w:comment w:id="154" w:author="Amanda Droghini" w:date="2018-03-07T08:20:00Z" w:initials="AD">
    <w:p w14:paraId="5082D051" w14:textId="77777777" w:rsidR="00541F5A" w:rsidRDefault="00541F5A"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65" w:author="Amanda Droghini" w:date="2018-03-12T08:23:00Z" w:initials="AD">
    <w:p w14:paraId="7C1DAED8" w14:textId="44CFBCF3" w:rsidR="00432C42" w:rsidRDefault="00432C42">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432C42" w:rsidRDefault="00432C42">
      <w:pPr>
        <w:pStyle w:val="CommentText"/>
      </w:pPr>
      <w:r>
        <w:t xml:space="preserve">Cite Wasson et a. 2001 </w:t>
      </w:r>
      <w:r>
        <w:t>Biological invasions of estuaries without international shipping: the importance of intraregional transport</w:t>
      </w:r>
    </w:p>
  </w:comment>
  <w:comment w:id="167" w:author="Amanda Droghini" w:date="2018-02-06T05:47:00Z" w:initials="AD">
    <w:p w14:paraId="1AEE5B5C" w14:textId="77777777" w:rsidR="00541F5A" w:rsidRDefault="00541F5A" w:rsidP="006A7E99">
      <w:pPr>
        <w:pStyle w:val="CommentText"/>
      </w:pPr>
      <w:r>
        <w:rPr>
          <w:rStyle w:val="CommentReference"/>
        </w:rPr>
        <w:annotationRef/>
      </w:r>
      <w:r>
        <w:t>More references needed + check that these say what you want them to say. L-R is for fouling species</w:t>
      </w:r>
    </w:p>
  </w:comment>
  <w:comment w:id="168" w:author="Amanda Droghini" w:date="2018-03-05T07:34:00Z" w:initials="AD">
    <w:p w14:paraId="2BF6D9EB" w14:textId="51753112" w:rsidR="00541F5A" w:rsidRDefault="00541F5A">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541F5A" w:rsidRDefault="00541F5A">
      <w:pPr>
        <w:pStyle w:val="CommentText"/>
      </w:pPr>
    </w:p>
    <w:p w14:paraId="0FBBCFFC" w14:textId="3B25B524" w:rsidR="00541F5A" w:rsidRDefault="00541F5A">
      <w:pPr>
        <w:pStyle w:val="CommentText"/>
      </w:pPr>
      <w:r>
        <w:t>**From these studies + ours which shows broad survival, the transport stage may be the most limiting??</w:t>
      </w:r>
    </w:p>
  </w:comment>
  <w:comment w:id="174" w:author="Amanda Droghini" w:date="2018-02-06T12:55:00Z" w:initials="AD">
    <w:p w14:paraId="57CE005C" w14:textId="77777777" w:rsidR="00541F5A" w:rsidRDefault="00541F5A"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541F5A" w:rsidRDefault="00541F5A" w:rsidP="00B31FD6">
      <w:pPr>
        <w:pStyle w:val="CommentText"/>
      </w:pPr>
    </w:p>
    <w:p w14:paraId="6E805556" w14:textId="77777777" w:rsidR="00541F5A" w:rsidRDefault="00541F5A"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541F5A" w:rsidRDefault="00541F5A" w:rsidP="00B31FD6">
      <w:pPr>
        <w:pStyle w:val="CommentText"/>
      </w:pPr>
    </w:p>
    <w:p w14:paraId="37482056" w14:textId="77777777" w:rsidR="00541F5A" w:rsidRPr="00453DA1" w:rsidRDefault="00541F5A"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541F5A" w:rsidRDefault="00541F5A" w:rsidP="00B31FD6">
      <w:pPr>
        <w:pStyle w:val="CommentText"/>
      </w:pPr>
    </w:p>
    <w:p w14:paraId="49A8039B" w14:textId="77777777" w:rsidR="00541F5A" w:rsidRPr="00453DA1" w:rsidRDefault="00541F5A"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541F5A" w:rsidRDefault="00541F5A" w:rsidP="00B31FD6">
      <w:pPr>
        <w:pStyle w:val="CommentText"/>
      </w:pPr>
    </w:p>
    <w:p w14:paraId="7015EDA7" w14:textId="77777777" w:rsidR="00541F5A" w:rsidRPr="00DF1768" w:rsidRDefault="00541F5A"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541F5A" w:rsidRDefault="00541F5A" w:rsidP="00B31FD6">
      <w:pPr>
        <w:pStyle w:val="CommentText"/>
      </w:pPr>
    </w:p>
    <w:p w14:paraId="1F4F3424" w14:textId="77777777" w:rsidR="00541F5A" w:rsidRPr="00DF1768" w:rsidRDefault="00541F5A"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541F5A" w:rsidRDefault="00541F5A" w:rsidP="00B31FD6">
      <w:pPr>
        <w:pStyle w:val="CommentText"/>
      </w:pPr>
    </w:p>
  </w:comment>
  <w:comment w:id="180" w:author="Amanda Droghini" w:date="2018-03-12T08:26:00Z" w:initials="AD">
    <w:p w14:paraId="326093C0" w14:textId="07DC7638" w:rsidR="00304FD5" w:rsidRDefault="00304FD5">
      <w:pPr>
        <w:pStyle w:val="CommentText"/>
      </w:pPr>
      <w:r>
        <w:rPr>
          <w:rStyle w:val="CommentReference"/>
        </w:rPr>
        <w:annotationRef/>
      </w:r>
      <w:r>
        <w:t>Reword to omit ranking system?</w:t>
      </w:r>
    </w:p>
  </w:comment>
  <w:comment w:id="191" w:author="Jordan Watson - NOAA Federal" w:date="2017-10-02T17:35:00Z" w:initials="">
    <w:p w14:paraId="51797C8B" w14:textId="77777777" w:rsidR="00541F5A" w:rsidRDefault="00541F5A">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44422A89" w15:done="0"/>
  <w15:commentEx w15:paraId="031AF4C5" w15:done="0"/>
  <w15:commentEx w15:paraId="0194CAA3" w15:done="0"/>
  <w15:commentEx w15:paraId="0C40BC99" w15:done="0"/>
  <w15:commentEx w15:paraId="3BD84A3A" w15:done="0"/>
  <w15:commentEx w15:paraId="1EEAE8D5" w15:done="0"/>
  <w15:commentEx w15:paraId="5A222526" w15:done="0"/>
  <w15:commentEx w15:paraId="57EC4D09"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42B3A47"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30CF82E1" w15:done="0"/>
  <w15:commentEx w15:paraId="429B70D9" w15:done="0"/>
  <w15:commentEx w15:paraId="604503BB" w15:done="0"/>
  <w15:commentEx w15:paraId="62A7E6D0" w15:done="0"/>
  <w15:commentEx w15:paraId="358C5A9B" w15:done="0"/>
  <w15:commentEx w15:paraId="4605BA59" w15:done="0"/>
  <w15:commentEx w15:paraId="64CAC5C5" w15:done="0"/>
  <w15:commentEx w15:paraId="7CF3A7FE" w15:done="0"/>
  <w15:commentEx w15:paraId="0A4AE19F"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51797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44422A89" w16cid:durableId="1E4AA3E2"/>
  <w16cid:commentId w16cid:paraId="031AF4C5" w16cid:durableId="1E4A1957"/>
  <w16cid:commentId w16cid:paraId="0194CAA3" w16cid:durableId="1E364EAF"/>
  <w16cid:commentId w16cid:paraId="0C40BC99" w16cid:durableId="1E364EB0"/>
  <w16cid:commentId w16cid:paraId="3BD84A3A" w16cid:durableId="1E4B659A"/>
  <w16cid:commentId w16cid:paraId="1EEAE8D5" w16cid:durableId="1E3659BD"/>
  <w16cid:commentId w16cid:paraId="5A222526" w16cid:durableId="1E3C04D3"/>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42B3A47" w16cid:durableId="1E364EB9"/>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30CF82E1" w16cid:durableId="1E4F820D"/>
  <w16cid:commentId w16cid:paraId="429B70D9" w16cid:durableId="1E364EC1"/>
  <w16cid:commentId w16cid:paraId="604503BB" w16cid:durableId="1E364EC2"/>
  <w16cid:commentId w16cid:paraId="62A7E6D0" w16cid:durableId="1E364EC3"/>
  <w16cid:commentId w16cid:paraId="358C5A9B" w16cid:durableId="1E364EC4"/>
  <w16cid:commentId w16cid:paraId="4605BA59" w16cid:durableId="1E364EC5"/>
  <w16cid:commentId w16cid:paraId="64CAC5C5" w16cid:durableId="1E364EC6"/>
  <w16cid:commentId w16cid:paraId="7CF3A7FE" w16cid:durableId="1E364EC7"/>
  <w16cid:commentId w16cid:paraId="0A4AE19F" w16cid:durableId="1E48C744"/>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51797C8B" w16cid:durableId="1E364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EF576" w14:textId="77777777" w:rsidR="00830F64" w:rsidRDefault="00830F64">
      <w:r>
        <w:separator/>
      </w:r>
    </w:p>
  </w:endnote>
  <w:endnote w:type="continuationSeparator" w:id="0">
    <w:p w14:paraId="5A70F8CF" w14:textId="77777777" w:rsidR="00830F64" w:rsidRDefault="00830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541F5A" w:rsidRDefault="00541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541F5A" w:rsidRDefault="00541F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541F5A" w:rsidRDefault="00541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84CFA" w14:textId="77777777" w:rsidR="00830F64" w:rsidRDefault="00830F64">
      <w:r>
        <w:separator/>
      </w:r>
    </w:p>
  </w:footnote>
  <w:footnote w:type="continuationSeparator" w:id="0">
    <w:p w14:paraId="0C65E841" w14:textId="77777777" w:rsidR="00830F64" w:rsidRDefault="00830F64">
      <w:r>
        <w:continuationSeparator/>
      </w:r>
    </w:p>
  </w:footnote>
  <w:footnote w:id="1">
    <w:p w14:paraId="5E4E9233" w14:textId="77777777" w:rsidR="00541F5A" w:rsidRDefault="00541F5A"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541F5A" w:rsidRDefault="00541F5A"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541F5A" w:rsidRDefault="00541F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541F5A" w:rsidRDefault="00541F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541F5A" w:rsidRDefault="00541F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819BF"/>
    <w:rsid w:val="009833D1"/>
    <w:rsid w:val="0098580B"/>
    <w:rsid w:val="00990C86"/>
    <w:rsid w:val="00991C54"/>
    <w:rsid w:val="009A16DF"/>
    <w:rsid w:val="009A3C6C"/>
    <w:rsid w:val="009A4A26"/>
    <w:rsid w:val="009A7F3D"/>
    <w:rsid w:val="009B4D52"/>
    <w:rsid w:val="009C5838"/>
    <w:rsid w:val="009C7A97"/>
    <w:rsid w:val="009D26F6"/>
    <w:rsid w:val="009D2B00"/>
    <w:rsid w:val="009D352C"/>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E02"/>
    <w:rsid w:val="00A41DF2"/>
    <w:rsid w:val="00A42F5D"/>
    <w:rsid w:val="00A430E8"/>
    <w:rsid w:val="00A430F8"/>
    <w:rsid w:val="00A431FA"/>
    <w:rsid w:val="00A51E49"/>
    <w:rsid w:val="00A53CE0"/>
    <w:rsid w:val="00A60002"/>
    <w:rsid w:val="00A605D0"/>
    <w:rsid w:val="00A64CFB"/>
    <w:rsid w:val="00A76D27"/>
    <w:rsid w:val="00A86D06"/>
    <w:rsid w:val="00A86F2C"/>
    <w:rsid w:val="00A93919"/>
    <w:rsid w:val="00A94BAC"/>
    <w:rsid w:val="00A9669C"/>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71C8"/>
    <w:rsid w:val="00BF0591"/>
    <w:rsid w:val="00BF1ED0"/>
    <w:rsid w:val="00BF2E14"/>
    <w:rsid w:val="00BF5CA0"/>
    <w:rsid w:val="00BF6778"/>
    <w:rsid w:val="00C003EC"/>
    <w:rsid w:val="00C02769"/>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46F7"/>
    <w:rsid w:val="00CD4B25"/>
    <w:rsid w:val="00CE457C"/>
    <w:rsid w:val="00CE54A0"/>
    <w:rsid w:val="00D01EB5"/>
    <w:rsid w:val="00D02E89"/>
    <w:rsid w:val="00D077BE"/>
    <w:rsid w:val="00D10BCD"/>
    <w:rsid w:val="00D1665D"/>
    <w:rsid w:val="00D173FF"/>
    <w:rsid w:val="00D20E3F"/>
    <w:rsid w:val="00D22B78"/>
    <w:rsid w:val="00D34348"/>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53F4"/>
    <w:rsid w:val="00DD6600"/>
    <w:rsid w:val="00DE0EDD"/>
    <w:rsid w:val="00DE385F"/>
    <w:rsid w:val="00DE6141"/>
    <w:rsid w:val="00DF0749"/>
    <w:rsid w:val="00DF1768"/>
    <w:rsid w:val="00DF5E73"/>
    <w:rsid w:val="00E016D1"/>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BB5655"/>
    <w:pPr>
      <w:keepNext/>
      <w:keepLines/>
      <w:pBdr>
        <w:top w:val="nil"/>
        <w:left w:val="nil"/>
        <w:bottom w:val="nil"/>
        <w:right w:val="nil"/>
        <w:between w:val="nil"/>
      </w:pBdr>
      <w:spacing w:before="200" w:after="80" w:line="360" w:lineRule="auto"/>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CE446C-E311-6443-87C7-5A3405F3D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34</Pages>
  <Words>47320</Words>
  <Characters>269727</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23</cp:revision>
  <dcterms:created xsi:type="dcterms:W3CDTF">2018-03-08T01:35:00Z</dcterms:created>
  <dcterms:modified xsi:type="dcterms:W3CDTF">2018-03-12T16:28:00Z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