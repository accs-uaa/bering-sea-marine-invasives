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proofErr w:type="gramStart"/>
      <w:r w:rsidRPr="00CA4945">
        <w:rPr>
          <w:b/>
          <w:color w:val="222222"/>
          <w:highlight w:val="white"/>
        </w:rPr>
        <w:t>Potential journals for publication?</w:t>
      </w:r>
      <w:commentRangeEnd w:id="0"/>
      <w:proofErr w:type="gramEnd"/>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5891DEC8" w:rsidR="00723773" w:rsidRPr="00CA4945" w:rsidRDefault="00874591" w:rsidP="00BB5655">
      <w:pPr>
        <w:pStyle w:val="Heading1"/>
      </w:pPr>
      <w:bookmarkStart w:id="1" w:name="_3gj8dlnf4yge" w:colFirst="0" w:colLast="0"/>
      <w:bookmarkEnd w:id="1"/>
      <w:r w:rsidRPr="00CA4945">
        <w:lastRenderedPageBreak/>
        <w:t>Title: What l</w:t>
      </w:r>
      <w:r w:rsidR="000434AA">
        <w:t>imits 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survival and reproduction</w:t>
      </w:r>
      <w:r w:rsidRPr="00CA4945">
        <w:t xml:space="preserve"> in the </w:t>
      </w:r>
      <w:commentRangeStart w:id="2"/>
      <w:r w:rsidRPr="00CA4945">
        <w:t>Bering Sea</w:t>
      </w:r>
      <w:commentRangeEnd w:id="2"/>
      <w:r w:rsidR="00A41FC7">
        <w:rPr>
          <w:rStyle w:val="CommentReference"/>
          <w:rFonts w:ascii="Arial" w:hAnsi="Arial" w:cs="Arial"/>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7E30F94B" w:rsidR="001F394D" w:rsidRPr="001F394D" w:rsidRDefault="00684C61" w:rsidP="001F394D">
      <w:pPr>
        <w:spacing w:line="360" w:lineRule="auto"/>
        <w:contextualSpacing/>
      </w:pPr>
      <w:r>
        <w:t>Minimal shipping traffic and c</w:t>
      </w:r>
      <w:del w:id="10" w:author="Amanda Droghini" w:date="2018-03-22T08:19:00Z">
        <w:r w:rsidR="00C06175" w:rsidDel="00684C61">
          <w:delText>C</w:delText>
        </w:r>
      </w:del>
      <w:r w:rsidR="00C06175">
        <w:t xml:space="preserve">old </w:t>
      </w:r>
      <w:r w:rsidR="001F394D">
        <w:t>water</w:t>
      </w:r>
      <w:r w:rsidR="00C06175">
        <w:t xml:space="preserve"> temperature</w:t>
      </w:r>
      <w:r w:rsidR="001F394D">
        <w:t xml:space="preserve">s </w:t>
      </w:r>
      <w:del w:id="11" w:author="Amanda Droghini" w:date="2018-03-22T08:19:00Z">
        <w:r w:rsidR="001F394D" w:rsidDel="00684C61">
          <w:delText xml:space="preserve">and </w:delText>
        </w:r>
      </w:del>
      <w:del w:id="12" w:author="Amanda Droghini" w:date="2018-03-16T09:20:00Z">
        <w:r w:rsidR="001F394D" w:rsidDel="000B0DC8">
          <w:delText xml:space="preserve">low </w:delText>
        </w:r>
      </w:del>
      <w:del w:id="13" w:author="Amanda Droghini" w:date="2018-03-22T08:19:00Z">
        <w:r w:rsidR="001F394D" w:rsidDel="00684C61">
          <w:delText xml:space="preserve">shipping traffic </w:delText>
        </w:r>
      </w:del>
      <w:r w:rsidR="001F394D">
        <w:t>are expected to limit b</w:t>
      </w:r>
      <w:r w:rsidR="001F394D" w:rsidRPr="004433B3">
        <w:t>iological introductions</w:t>
      </w:r>
      <w:r w:rsidR="001F394D">
        <w:t xml:space="preserve"> in polar ecosystems, </w:t>
      </w:r>
      <w:r w:rsidR="00C06175">
        <w:t xml:space="preserve">but </w:t>
      </w:r>
      <w:ins w:id="14" w:author="Amanda Droghini" w:date="2018-03-16T09:22:00Z">
        <w:r w:rsidR="000B0DC8">
          <w:t xml:space="preserve">evaluations of </w:t>
        </w:r>
      </w:ins>
      <w:r w:rsidR="001F394D">
        <w:t>th</w:t>
      </w:r>
      <w:ins w:id="15" w:author="Amanda Droghini" w:date="2018-03-16T09:20:00Z">
        <w:r w:rsidR="000B0DC8">
          <w:t xml:space="preserve">is expectation </w:t>
        </w:r>
      </w:ins>
      <w:ins w:id="16" w:author="Amanda Droghini" w:date="2018-03-16T09:22:00Z">
        <w:r w:rsidR="000B0DC8">
          <w:t>across multiple taxa and life stages are lacking.</w:t>
        </w:r>
      </w:ins>
      <w:del w:id="17" w:author="Amanda Droghini" w:date="2018-03-16T09:21:00Z">
        <w:r w:rsidR="001F394D" w:rsidDel="000B0DC8">
          <w:delText>have</w:delText>
        </w:r>
        <w:r w:rsidR="00816CE9" w:rsidDel="000B0DC8">
          <w:delText xml:space="preserve"> </w:delText>
        </w:r>
      </w:del>
      <w:del w:id="18"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t xml:space="preserve"> examined how water temperatures affect the potential survival and reproductive habitat of 42 non-indigenous species</w:t>
      </w:r>
      <w:r w:rsidR="001F394D">
        <w:t xml:space="preserve"> </w:t>
      </w:r>
      <w:del w:id="19"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del w:id="20" w:author="Amanda Droghini" w:date="2018-03-22T08:21:00Z">
        <w:r w:rsidR="001F394D" w:rsidDel="00684C61">
          <w:delText>, by (1)</w:delText>
        </w:r>
      </w:del>
      <w:del w:id="21" w:author="Amanda Droghini" w:date="2018-03-22T08:20:00Z">
        <w:r w:rsidR="001F394D" w:rsidDel="00684C61">
          <w:delText xml:space="preserve"> examining</w:delText>
        </w:r>
        <w:r w:rsidR="002A27DE" w:rsidDel="00684C61">
          <w:delText xml:space="preserve"> </w:delText>
        </w:r>
        <w:r w:rsidR="001F394D" w:rsidDel="00684C61">
          <w:delText>how water temperatures affect potential survival and reproductive habitat of invasive species</w:delText>
        </w:r>
      </w:del>
      <w:del w:id="22" w:author="Amanda Droghini" w:date="2018-03-22T08:21:00Z">
        <w:r w:rsidR="001F394D" w:rsidDel="00684C61">
          <w:delText>; and (2)</w:delText>
        </w:r>
      </w:del>
      <w:ins w:id="23" w:author="Amanda Droghini" w:date="2018-03-22T08:21:00Z">
        <w:r>
          <w:t>. We also</w:t>
        </w:r>
      </w:ins>
      <w:r w:rsidR="001F394D">
        <w:t xml:space="preserve"> quantif</w:t>
      </w:r>
      <w:ins w:id="24" w:author="Amanda Droghini" w:date="2018-03-22T08:21:00Z">
        <w:r>
          <w:t>ied</w:t>
        </w:r>
      </w:ins>
      <w:del w:id="25" w:author="Amanda Droghini" w:date="2018-03-22T08:21:00Z">
        <w:r w:rsidR="001F394D" w:rsidDel="00684C61">
          <w:delText>ying</w:delText>
        </w:r>
      </w:del>
      <w:r w:rsidR="001F394D">
        <w:t xml:space="preserve"> </w:t>
      </w:r>
      <w:del w:id="26" w:author="Amanda Droghini" w:date="2018-03-22T08:22:00Z">
        <w:r w:rsidR="001F394D" w:rsidDel="00684C61">
          <w:delText>vessel t</w:delText>
        </w:r>
      </w:del>
      <w:ins w:id="27" w:author="Amanda Droghini" w:date="2018-03-22T08:22:00Z">
        <w:r>
          <w:t>t</w:t>
        </w:r>
      </w:ins>
      <w:r w:rsidR="001F394D">
        <w:t xml:space="preserve">raffic </w:t>
      </w:r>
      <w:r>
        <w:t xml:space="preserve">by commercial and fishing vessels, </w:t>
      </w:r>
      <w:r w:rsidR="001F394D">
        <w:t xml:space="preserve">and ballast water </w:t>
      </w:r>
      <w:r w:rsidR="001F394D" w:rsidRPr="00CA4945">
        <w:t>discharge</w:t>
      </w:r>
      <w:ins w:id="28" w:author="Amanda Droghini" w:date="2018-03-22T08:22:00Z">
        <w:r>
          <w:t>,</w:t>
        </w:r>
      </w:ins>
      <w:r w:rsidR="001F394D" w:rsidRPr="00CA4945">
        <w:t xml:space="preserv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w:t>
      </w:r>
      <w:del w:id="29" w:author="Amanda Droghini" w:date="2018-03-22T08:23:00Z">
        <w:r w:rsidR="002A27DE" w:rsidDel="00684C61">
          <w:delText xml:space="preserve">taxa-specific, </w:delText>
        </w:r>
      </w:del>
      <w:r w:rsidR="002A27DE">
        <w:t xml:space="preserve">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rsidR="00C06175">
        <w:t>the Bering Sea</w:t>
      </w:r>
      <w:r w:rsidR="001F394D">
        <w:t xml:space="preserve"> projected by three regional ocean models</w:t>
      </w:r>
      <w:ins w:id="30" w:author="Amanda Droghini" w:date="2018-03-22T08:23:00Z">
        <w:r>
          <w:t xml:space="preserve">, </w:t>
        </w:r>
      </w:ins>
      <w:del w:id="31" w:author="Amanda Droghini" w:date="2018-03-22T08:23:00Z">
        <w:r w:rsidR="001F394D" w:rsidDel="00684C61">
          <w:delText>. We</w:delText>
        </w:r>
      </w:del>
      <w:ins w:id="32" w:author="Amanda Droghini" w:date="2018-03-22T08:23:00Z">
        <w:r>
          <w:t>and</w:t>
        </w:r>
      </w:ins>
      <w:r w:rsidR="002A27DE">
        <w:t xml:space="preserve"> </w:t>
      </w:r>
      <w:r w:rsidR="001F394D">
        <w:rPr>
          <w:rFonts w:eastAsia="Calibri"/>
        </w:rPr>
        <w:t xml:space="preserve">investigated </w:t>
      </w:r>
      <w:ins w:id="33" w:author="Amanda Droghini" w:date="2018-03-22T08:23:00Z">
        <w:r>
          <w:rPr>
            <w:rFonts w:eastAsia="Calibri"/>
          </w:rPr>
          <w:t xml:space="preserve">the effect of </w:t>
        </w:r>
      </w:ins>
      <w:r w:rsidR="00C06175">
        <w:rPr>
          <w:rFonts w:eastAsia="Calibri"/>
        </w:rPr>
        <w:t>climate</w:t>
      </w:r>
      <w:del w:id="34" w:author="Amanda Droghini" w:date="2018-03-22T08:23:00Z">
        <w:r w:rsidR="00C06175" w:rsidDel="00684C61">
          <w:rPr>
            <w:rFonts w:eastAsia="Calibri"/>
          </w:rPr>
          <w:delText>-driven</w:delText>
        </w:r>
      </w:del>
      <w:r w:rsidR="00C06175">
        <w:rPr>
          <w:rFonts w:eastAsia="Calibri"/>
        </w:rPr>
        <w:t xml:space="preserve"> </w:t>
      </w:r>
      <w:r w:rsidR="001F394D">
        <w:rPr>
          <w:rFonts w:eastAsia="Calibri"/>
        </w:rPr>
        <w:t>change</w:t>
      </w:r>
      <w:del w:id="35" w:author="Amanda Droghini" w:date="2018-03-22T08:23:00Z">
        <w:r w:rsidR="001F394D" w:rsidDel="00684C61">
          <w:rPr>
            <w:rFonts w:eastAsia="Calibri"/>
          </w:rPr>
          <w:delText xml:space="preserve">s in habitat suitability </w:delText>
        </w:r>
      </w:del>
      <w:ins w:id="36" w:author="Amanda Droghini" w:date="2018-03-22T08:23:00Z">
        <w:r>
          <w:rPr>
            <w:rFonts w:eastAsia="Calibri"/>
          </w:rPr>
          <w:t xml:space="preserve"> </w:t>
        </w:r>
      </w:ins>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w:t>
      </w:r>
      <w:ins w:id="37" w:author="Amanda Droghini" w:date="2018-03-22T08:31:00Z">
        <w:r w:rsidR="00C547A1">
          <w:t xml:space="preserve">areas north </w:t>
        </w:r>
        <w:r w:rsidR="00C547A1" w:rsidRPr="000C7858">
          <w:t>of 58°N, wh</w:t>
        </w:r>
        <w:r w:rsidR="00C547A1">
          <w:t xml:space="preserve">ich have winter water temperatures below </w:t>
        </w:r>
        <w:r w:rsidR="00C547A1" w:rsidRPr="001A77BE">
          <w:t>0°C</w:t>
        </w:r>
        <w:r w:rsidR="00C547A1">
          <w:t>, were largely</w:t>
        </w:r>
        <w:r w:rsidR="00C547A1" w:rsidRPr="00CA4945">
          <w:t xml:space="preserve"> inhospitable</w:t>
        </w:r>
        <w:r w:rsidR="00C547A1">
          <w:t xml:space="preserve">. However, </w:t>
        </w:r>
      </w:ins>
      <w:r w:rsidR="001F394D" w:rsidRPr="00A8789A">
        <w:rPr>
          <w:rFonts w:eastAsia="Calibri"/>
        </w:rPr>
        <w:t xml:space="preserve">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w:t>
      </w:r>
      <w:ins w:id="38" w:author="Amanda Droghini" w:date="2018-03-22T08:29:00Z">
        <w:r w:rsidR="00C547A1">
          <w:t>aste</w:t>
        </w:r>
      </w:ins>
      <w:r w:rsidR="001F394D">
        <w:t>rn</w:t>
      </w:r>
      <w:r w:rsidR="001F394D" w:rsidRPr="00CA4945">
        <w:t xml:space="preserve"> Bering Sea</w:t>
      </w:r>
      <w:r w:rsidR="001F394D">
        <w:t>.</w:t>
      </w:r>
      <w:r w:rsidR="001F394D" w:rsidRPr="00CA4945">
        <w:t xml:space="preserve"> </w:t>
      </w:r>
      <w:del w:id="39" w:author="Amanda Droghini" w:date="2018-03-22T08:31:00Z">
        <w:r w:rsidR="001F394D" w:rsidDel="00C547A1">
          <w:delText xml:space="preserve">Areas north </w:delText>
        </w:r>
        <w:r w:rsidR="001F394D" w:rsidRPr="000C7858" w:rsidDel="00C547A1">
          <w:delText>of 58°N, wh</w:delText>
        </w:r>
        <w:r w:rsidR="001F394D" w:rsidDel="00C547A1">
          <w:delText xml:space="preserve">ich </w:delText>
        </w:r>
      </w:del>
      <w:del w:id="40" w:author="Amanda Droghini" w:date="2018-03-16T09:25:00Z">
        <w:r w:rsidR="001F394D" w:rsidDel="000B0DC8">
          <w:delText xml:space="preserve">are </w:delText>
        </w:r>
      </w:del>
      <w:del w:id="41" w:author="Amanda Droghini" w:date="2018-03-22T08:26:00Z">
        <w:r w:rsidR="001F394D" w:rsidDel="00684C61">
          <w:delText xml:space="preserve">annually covered by sea ice and </w:delText>
        </w:r>
      </w:del>
      <w:del w:id="42" w:author="Amanda Droghini" w:date="2018-03-22T08:31:00Z">
        <w:r w:rsidR="001F394D" w:rsidDel="00C547A1">
          <w:delText>have</w:delText>
        </w:r>
      </w:del>
      <w:del w:id="43" w:author="Amanda Droghini" w:date="2018-03-22T08:26:00Z">
        <w:r w:rsidR="001F394D" w:rsidDel="00684C61">
          <w:delText xml:space="preserve"> </w:delText>
        </w:r>
      </w:del>
      <w:del w:id="44" w:author="Amanda Droghini" w:date="2018-03-22T08:31:00Z">
        <w:r w:rsidR="001F394D" w:rsidDel="00C547A1">
          <w:delText xml:space="preserve">winter water temperatures below </w:delText>
        </w:r>
        <w:r w:rsidR="001F394D" w:rsidRPr="001A77BE" w:rsidDel="00C547A1">
          <w:delText>0°C</w:delText>
        </w:r>
        <w:r w:rsidR="001F394D" w:rsidDel="00C547A1">
          <w:delText xml:space="preserve">, </w:delText>
        </w:r>
      </w:del>
      <w:del w:id="45" w:author="Amanda Droghini" w:date="2018-03-16T09:25:00Z">
        <w:r w:rsidR="001F394D" w:rsidDel="000B0DC8">
          <w:delText>are</w:delText>
        </w:r>
      </w:del>
      <w:del w:id="46" w:author="Amanda Droghini" w:date="2018-03-22T08:31:00Z">
        <w:r w:rsidR="001F394D" w:rsidDel="00C547A1">
          <w:delText xml:space="preserve"> largely</w:delText>
        </w:r>
        <w:r w:rsidR="001F394D" w:rsidRPr="00CA4945" w:rsidDel="00C547A1">
          <w:delText xml:space="preserve"> inhospitable</w:delText>
        </w:r>
        <w:r w:rsidR="001F394D" w:rsidDel="00C547A1">
          <w:delText xml:space="preserve">. </w:delText>
        </w:r>
      </w:del>
      <w:moveFromRangeStart w:id="47" w:author="Amanda Droghini" w:date="2018-03-22T08:29:00Z" w:name="move509470705"/>
      <w:moveFrom w:id="48" w:author="Amanda Droghini" w:date="2018-03-22T08:29:00Z">
        <w:r w:rsidR="001F394D" w:rsidDel="00C547A1">
          <w:t>F</w:t>
        </w:r>
        <w:r w:rsidR="001F394D" w:rsidRPr="00CA4945" w:rsidDel="00C547A1">
          <w:t>uture models predict a northwar</w:t>
        </w:r>
        <w:r w:rsidR="001F394D" w:rsidDel="00C547A1">
          <w:t xml:space="preserve">d expansion of suitable habitat, largely favoring </w:t>
        </w:r>
        <w:r w:rsidR="001F394D" w:rsidRPr="00CA4945" w:rsidDel="00C547A1">
          <w:t>taxa that al</w:t>
        </w:r>
        <w:r w:rsidR="001F394D" w:rsidDel="00C547A1">
          <w:t>ready have the ability to survive year-round.</w:t>
        </w:r>
        <w:del w:id="49" w:author="Amanda Droghini" w:date="2018-03-22T08:31:00Z">
          <w:r w:rsidR="001F394D" w:rsidDel="00C547A1">
            <w:delText xml:space="preserve"> </w:delText>
          </w:r>
        </w:del>
      </w:moveFrom>
      <w:moveFromRangeEnd w:id="47"/>
      <w:del w:id="50"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ins w:id="51" w:author="Amanda Droghini" w:date="2018-03-22T08:31:00Z">
        <w:r w:rsidR="00C547A1">
          <w:t xml:space="preserve">This area of high suitability is also </w:t>
        </w:r>
      </w:ins>
      <w:ins w:id="52" w:author="Amanda Droghini" w:date="2018-03-22T08:32:00Z">
        <w:r w:rsidR="00C547A1">
          <w:t>home to</w:t>
        </w:r>
      </w:ins>
      <w:ins w:id="53" w:author="Amanda Droghini" w:date="2018-03-22T08:31:00Z">
        <w:r w:rsidR="00C547A1">
          <w:t xml:space="preserve"> the port of Dutch </w:t>
        </w:r>
      </w:ins>
      <w:ins w:id="54" w:author="Amanda Droghini" w:date="2018-03-22T08:32:00Z">
        <w:r w:rsidR="00C547A1">
          <w:t xml:space="preserve">Harbor, which </w:t>
        </w:r>
      </w:ins>
      <w:del w:id="55" w:author="Amanda Droghini" w:date="2018-03-22T08:32:00Z">
        <w:r w:rsidR="001F394D" w:rsidDel="00C547A1">
          <w:delText xml:space="preserve">. </w:delText>
        </w:r>
      </w:del>
      <w:del w:id="56" w:author="Amanda Droghini" w:date="2018-03-22T08:27:00Z">
        <w:r w:rsidR="0064363B" w:rsidDel="00684C61">
          <w:delText>We found substantial trans-oceanic cargo and fishing vessel traffic and ballast water discharge, with the greatest amount occurring in</w:delText>
        </w:r>
      </w:del>
      <w:del w:id="57" w:author="Amanda Droghini" w:date="2018-03-22T08:32:00Z">
        <w:r w:rsidR="0064363B" w:rsidDel="00C547A1">
          <w:delText xml:space="preserve"> Dutch Harbor</w:delText>
        </w:r>
      </w:del>
      <w:ins w:id="58" w:author="Amanda Droghini" w:date="2018-03-22T08:27:00Z">
        <w:r>
          <w:t xml:space="preserve">received the greatest amount of </w:t>
        </w:r>
        <w:r w:rsidR="00C547A1">
          <w:t>vessel traffic and ballast water discharge</w:t>
        </w:r>
      </w:ins>
      <w:r w:rsidR="0064363B">
        <w:t xml:space="preserve">, </w:t>
      </w:r>
      <w:ins w:id="59" w:author="Amanda Droghini" w:date="2018-03-22T08:32:00Z">
        <w:r w:rsidR="00C547A1">
          <w:t xml:space="preserve">and </w:t>
        </w:r>
      </w:ins>
      <w:r w:rsidR="0064363B">
        <w:t xml:space="preserve">which serves as a hub connected to local ports throughout the Bering Sea. </w:t>
      </w:r>
      <w:ins w:id="60" w:author="Amanda Droghini" w:date="2018-03-22T08:32:00Z">
        <w:r w:rsidR="00C547A1">
          <w:t>While suitable reproductive temperatures exist for many of the taxa considered, the short summer season may limit those that require more than six weeks to complete development.</w:t>
        </w:r>
        <w:r w:rsidR="00C547A1" w:rsidDel="00C547A1">
          <w:t xml:space="preserve"> </w:t>
        </w:r>
      </w:ins>
      <w:del w:id="61"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moveToRangeStart w:id="62" w:author="Amanda Droghini" w:date="2018-03-22T08:29:00Z" w:name="move509470705"/>
      <w:moveTo w:id="63" w:author="Amanda Droghini" w:date="2018-03-22T08:29:00Z">
        <w:r w:rsidR="00C547A1">
          <w:t>F</w:t>
        </w:r>
        <w:r w:rsidR="00C547A1" w:rsidRPr="00CA4945">
          <w:t>uture models predict a northwar</w:t>
        </w:r>
        <w:r w:rsidR="00C547A1">
          <w:t xml:space="preserve">d expansion of suitable habitat, largely favoring </w:t>
        </w:r>
        <w:r w:rsidR="00C547A1" w:rsidRPr="00CA4945">
          <w:t>taxa that al</w:t>
        </w:r>
        <w:r w:rsidR="00C547A1">
          <w:t xml:space="preserve">ready have the ability to survive year-round. </w:t>
        </w:r>
      </w:moveTo>
      <w:moveToRangeEnd w:id="62"/>
      <w:r w:rsidR="001F394D">
        <w:t>T</w:t>
      </w:r>
      <w:r w:rsidR="001F394D" w:rsidRPr="00CA4945">
        <w:t xml:space="preserve">he southeastern Bering </w:t>
      </w:r>
      <w:proofErr w:type="gramStart"/>
      <w:r w:rsidR="001F394D" w:rsidRPr="00CA4945">
        <w:t>Sea,</w:t>
      </w:r>
      <w:proofErr w:type="gramEnd"/>
      <w:r w:rsidR="001F394D" w:rsidRPr="00CA4945">
        <w:t xml:space="preserve">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proofErr w:type="gramStart"/>
      <w:r w:rsidRPr="00CA4945">
        <w:rPr>
          <w:highlight w:val="yellow"/>
        </w:rPr>
        <w:t>by</w:t>
      </w:r>
      <w:proofErr w:type="gramEnd"/>
      <w:r w:rsidRPr="00CA4945">
        <w:rPr>
          <w:highlight w:val="yellow"/>
        </w:rPr>
        <w:t xml:space="preserve">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64" w:name="_pbl1j7mdidxp" w:colFirst="0" w:colLast="0"/>
      <w:bookmarkStart w:id="65" w:name="_voybw5xrckbg" w:colFirst="0" w:colLast="0"/>
      <w:bookmarkEnd w:id="64"/>
      <w:bookmarkEnd w:id="65"/>
      <w:commentRangeStart w:id="66"/>
      <w:r w:rsidRPr="00CA4945">
        <w:lastRenderedPageBreak/>
        <w:t>Introduction</w:t>
      </w:r>
      <w:commentRangeEnd w:id="66"/>
      <w:r w:rsidR="006466BF">
        <w:rPr>
          <w:rStyle w:val="CommentReference"/>
          <w:rFonts w:ascii="Arial" w:hAnsi="Arial" w:cs="Arial"/>
          <w:b w:val="0"/>
        </w:rPr>
        <w:commentReference w:id="66"/>
      </w:r>
    </w:p>
    <w:p w14:paraId="6CF7C39A" w14:textId="7D90DE74" w:rsidR="000200CF" w:rsidRDefault="005D58EC" w:rsidP="000200CF">
      <w:pPr>
        <w:spacing w:line="360" w:lineRule="auto"/>
      </w:pPr>
      <w:bookmarkStart w:id="67" w:name="_bfvbetu0f9fx" w:colFirst="0" w:colLast="0"/>
      <w:bookmarkEnd w:id="67"/>
      <w:r>
        <w:rPr>
          <w:highlight w:val="cyan"/>
        </w:rPr>
        <w:t>Non-indigenous species (NIS) are a global concern, and the ability to predict the factors that limit or promote invasions is….</w:t>
      </w:r>
      <w:r w:rsidRPr="005D58EC">
        <w:rPr>
          <w:highlight w:val="cyan"/>
        </w:rPr>
        <w:t>.</w:t>
      </w:r>
      <w:r>
        <w:t xml:space="preserve"> In marine systems, vessel traffic and water</w:t>
      </w:r>
      <w:r w:rsidR="000E0809">
        <w:rPr>
          <w:rStyle w:val="CommentReference"/>
          <w:rFonts w:ascii="Arial" w:eastAsia="Arial" w:hAnsi="Arial" w:cs="Arial"/>
          <w:color w:val="000000"/>
          <w:lang w:val="en-US" w:eastAsia="en-US"/>
        </w:rPr>
        <w:commentReference w:id="68"/>
      </w:r>
      <w:r w:rsidR="009B1665" w:rsidRPr="002556C6">
        <w:t xml:space="preserve"> </w:t>
      </w:r>
      <w:r w:rsidR="00F753FC">
        <w:t>temperature</w:t>
      </w:r>
      <w:r w:rsidR="00F753FC" w:rsidRPr="00CA4945">
        <w:t xml:space="preserve"> </w:t>
      </w:r>
      <w:r w:rsidR="00F753FC" w:rsidRPr="002556C6">
        <w:t>are</w:t>
      </w:r>
      <w:r w:rsidR="00F753FC" w:rsidRPr="00CA4945">
        <w:t xml:space="preserve"> strong, predicti</w:t>
      </w:r>
      <w:r w:rsidR="00F753FC">
        <w:t>ve</w:t>
      </w:r>
      <w:r w:rsidR="00F753FC" w:rsidRPr="00CA4945">
        <w:t xml:space="preserve"> factors of </w:t>
      </w:r>
      <w:r w:rsidR="00F753FC">
        <w:t xml:space="preserve">the </w:t>
      </w:r>
      <w:r w:rsidR="00FA27FD">
        <w:t xml:space="preserve">distribution and invasion potential of </w:t>
      </w:r>
      <w:r>
        <w:t>NIS</w:t>
      </w:r>
      <w:r w:rsidR="000E0809">
        <w:t xml:space="preserve">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rsidR="00FA27FD">
        <w:t xml:space="preserve"> </w:t>
      </w:r>
      <w:r w:rsidR="00DB2412">
        <w:t xml:space="preserve">Nowadays, ships are the main vectors by which NIS are </w:t>
      </w:r>
      <w:r w:rsidR="00CD3939">
        <w:t>transported</w:t>
      </w:r>
      <w:r w:rsidR="00DB2412">
        <w:t xml:space="preserve"> to new regions</w:t>
      </w:r>
      <w:r w:rsidR="00CD3939">
        <w:t xml:space="preserve"> </w:t>
      </w:r>
      <w:r>
        <w:fldChar w:fldCharType="begin" w:fldLock="1"/>
      </w:r>
      <w: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fldChar w:fldCharType="separate"/>
      </w:r>
      <w:r w:rsidRPr="00E848FF">
        <w:rPr>
          <w:noProof/>
        </w:rPr>
        <w:t>(Ruiz et al. 1997, Molnar et al. 2008)</w:t>
      </w:r>
      <w:r>
        <w:fldChar w:fldCharType="end"/>
      </w:r>
      <w:r w:rsidR="00CD3939">
        <w:t xml:space="preserve">. </w:t>
      </w:r>
      <w:r w:rsidR="00DB2412">
        <w:t>A</w:t>
      </w:r>
      <w:del w:id="69" w:author="Amanda Droghini" w:date="2018-03-21T22:13:00Z">
        <w:r w:rsidR="00DB2412" w:rsidDel="00DB2412">
          <w:delText xml:space="preserve">Because higher rates of introductions increases the probability of a successful invasion </w:delText>
        </w:r>
      </w:del>
      <w:r w:rsidR="00DB2412">
        <w:t>reas with little shipping traffic are therefore predicted to be less at risk than high-traffic regions, though this relationship is not without its complexities</w:t>
      </w:r>
      <w:r w:rsidR="00AF36F2">
        <w:t xml:space="preserve"> </w:t>
      </w:r>
      <w:r w:rsidR="00AF36F2">
        <w:fldChar w:fldCharType="begin" w:fldLock="1"/>
      </w:r>
      <w:r w:rsidR="00FF6353">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AF36F2">
        <w:fldChar w:fldCharType="separate"/>
      </w:r>
      <w:r w:rsidR="00AF36F2" w:rsidRPr="00AF36F2">
        <w:rPr>
          <w:noProof/>
        </w:rPr>
        <w:t>(Verling et al. 2005)</w:t>
      </w:r>
      <w:r w:rsidR="00AF36F2">
        <w:fldChar w:fldCharType="end"/>
      </w:r>
      <w:r w:rsidR="00DB2412">
        <w:t>.</w:t>
      </w:r>
      <w:r>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r w:rsidR="00D55E42">
        <w:t xml:space="preserve">Because most NIS originate from temperate and tropical regions, their optimal thermal ranges are several degrees warmer than the minimum water temperatures encountered in cold-temperate or polar systems </w:t>
      </w:r>
      <w:r w:rsidR="00D55E42" w:rsidRPr="00B37649">
        <w:rPr>
          <w:highlight w:val="yellow"/>
        </w:rPr>
        <w:fldChar w:fldCharType="begin" w:fldLock="1"/>
      </w:r>
      <w:r w:rsidR="00D55E4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D55E42" w:rsidRPr="00B37649">
        <w:rPr>
          <w:highlight w:val="yellow"/>
        </w:rPr>
        <w:fldChar w:fldCharType="separate"/>
      </w:r>
      <w:r w:rsidR="00D55E42" w:rsidRPr="00B37649">
        <w:rPr>
          <w:noProof/>
          <w:highlight w:val="yellow"/>
        </w:rPr>
        <w:t>(Lord et al. 2015)</w:t>
      </w:r>
      <w:r w:rsidR="00D55E42" w:rsidRPr="00B37649">
        <w:rPr>
          <w:highlight w:val="yellow"/>
        </w:rPr>
        <w:fldChar w:fldCharType="end"/>
      </w:r>
      <w:r w:rsidR="00D55E42" w:rsidRPr="00B37649">
        <w:rPr>
          <w:highlight w:val="yellow"/>
        </w:rPr>
        <w:t>.</w:t>
      </w:r>
      <w:r w:rsidR="00D55E42">
        <w:t xml:space="preserve">  Water </w:t>
      </w:r>
      <w:r w:rsidR="00D55E42" w:rsidRPr="00D55E42">
        <w:t>temperatures</w:t>
      </w:r>
      <w:r w:rsidR="00977402" w:rsidRPr="00D55E42">
        <w:t xml:space="preserve"> below optimal thresholds</w:t>
      </w:r>
      <w:r w:rsidR="00D55E42" w:rsidRPr="00D55E42">
        <w:t xml:space="preserve"> can have a negative effect on</w:t>
      </w:r>
      <w:r w:rsidR="00977402" w:rsidRPr="00D55E42">
        <w:t xml:space="preserve"> behavioural, metabolic, and cellular processes; if temperatures drop below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70"/>
      <w:commentRangeStart w:id="71"/>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70"/>
      <w:r w:rsidR="00AF591D">
        <w:rPr>
          <w:rStyle w:val="CommentReference"/>
          <w:rFonts w:ascii="Arial" w:eastAsia="Arial" w:hAnsi="Arial" w:cs="Arial"/>
          <w:color w:val="000000"/>
          <w:lang w:val="en-US" w:eastAsia="en-US"/>
        </w:rPr>
        <w:commentReference w:id="70"/>
      </w:r>
      <w:commentRangeEnd w:id="71"/>
      <w:r w:rsidR="003E257A">
        <w:rPr>
          <w:rStyle w:val="CommentReference"/>
          <w:rFonts w:ascii="Arial" w:eastAsia="Arial" w:hAnsi="Arial" w:cs="Arial"/>
          <w:color w:val="000000"/>
          <w:lang w:val="en-US" w:eastAsia="en-US"/>
        </w:rPr>
        <w:commentReference w:id="71"/>
      </w:r>
      <w:r w:rsidR="00A05012">
        <w:t xml:space="preserve">. </w:t>
      </w:r>
      <w:r w:rsidR="00AF36F2">
        <w:t>Some</w:t>
      </w:r>
      <w:commentRangeStart w:id="72"/>
      <w:r w:rsidR="00B76A2B">
        <w:t xml:space="preserve"> </w:t>
      </w:r>
      <w:commentRangeEnd w:id="72"/>
      <w:r w:rsidR="003D7A91">
        <w:rPr>
          <w:rStyle w:val="CommentReference"/>
        </w:rPr>
        <w:commentReference w:id="72"/>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w:t>
      </w:r>
      <w:r w:rsidR="00AF36F2">
        <w:t xml:space="preserve">may not have undergo full or proper development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73"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74" w:author="Amanda Droghini" w:date="2018-03-07T17:43:00Z">
        <w:r w:rsidR="003D7A91" w:rsidDel="00122499">
          <w:delText>Th</w:delText>
        </w:r>
        <w:r w:rsidR="00C90B04" w:rsidDel="00122499">
          <w:delText xml:space="preserve">e breakdown of function at cold temperatures for temperate species, </w:delText>
        </w:r>
      </w:del>
      <w:del w:id="75" w:author="Amanda Droghini" w:date="2018-03-07T16:48:00Z">
        <w:r w:rsidR="00C90B04" w:rsidDel="000200CF">
          <w:delText xml:space="preserve">and the high specialization of native Arctic species, </w:delText>
        </w:r>
      </w:del>
      <w:del w:id="76"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77"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78"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3915380A" w:rsidR="001564A4" w:rsidRDefault="00A84A54" w:rsidP="00136228">
      <w:pPr>
        <w:spacing w:line="360" w:lineRule="auto"/>
        <w:contextualSpacing/>
      </w:pPr>
      <w:r>
        <w:t xml:space="preserve">Arctic systems have </w:t>
      </w:r>
      <w:r w:rsidR="005D58EC">
        <w:t xml:space="preserve">historically </w:t>
      </w:r>
      <w:r>
        <w:t>experienced relatively low rates of invasion</w:t>
      </w:r>
      <w:r w:rsidR="00DB2412">
        <w:t>, and it is generally</w:t>
      </w:r>
      <w:r>
        <w:t xml:space="preserve"> </w:t>
      </w:r>
      <w:r w:rsidR="005D58EC">
        <w:t xml:space="preserve">assumed that </w:t>
      </w:r>
      <w:r w:rsidR="00DB2412">
        <w:t xml:space="preserve">this results from </w:t>
      </w:r>
      <w:r w:rsidR="005D58EC">
        <w:t>low vessel traffic and cold water temperatures</w:t>
      </w:r>
      <w:r w:rsidR="00DB2412">
        <w:t>. 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136228">
        <w:t>Despite the potentially large number of species that are being transported, multi-</w:t>
      </w:r>
      <w:r w:rsidR="00136228" w:rsidRPr="00136228">
        <w:rPr>
          <w:lang w:val="en-US"/>
        </w:rPr>
        <w:t xml:space="preserve">species studies of habitat suitability remain rare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E32670">
        <w:rPr>
          <w:lang w:val="fr-CA"/>
        </w:rPr>
        <w:t xml:space="preserve">. </w:t>
      </w:r>
      <w:r w:rsidR="00136228" w:rsidRPr="00136228">
        <w:rPr>
          <w:lang w:val="en-US"/>
        </w:rPr>
        <w:t xml:space="preserve">Species </w:t>
      </w:r>
      <w:r w:rsidR="00136228" w:rsidRPr="00136228">
        <w:rPr>
          <w:lang w:val="en-US"/>
        </w:rPr>
        <w:lastRenderedPageBreak/>
        <w:t xml:space="preserve">distribution models </w:t>
      </w:r>
      <w:r w:rsidR="00136228">
        <w:rPr>
          <w:lang w:val="en-US"/>
        </w:rPr>
        <w:t>of NIS in the Arctic</w:t>
      </w:r>
      <w:r w:rsidR="00F40F50" w:rsidRPr="00136228">
        <w:rPr>
          <w:lang w:val="en-US"/>
        </w:rPr>
        <w:t xml:space="preserve"> </w:t>
      </w:r>
      <w:r w:rsidR="00136228">
        <w:rPr>
          <w:lang w:val="en-US"/>
        </w:rPr>
        <w:t xml:space="preserve">have considered only a handful of potential species, </w:t>
      </w:r>
      <w:r w:rsidR="00F40F50" w:rsidRPr="00136228">
        <w:rPr>
          <w:lang w:val="en-US"/>
        </w:rPr>
        <w:t>and only one of these</w:t>
      </w:r>
      <w:r w:rsidR="00136228">
        <w:rPr>
          <w:lang w:val="en-US"/>
        </w:rPr>
        <w:t xml:space="preserve"> studies (Ware et al. 2016) has</w:t>
      </w:r>
      <w:r w:rsidR="00F40F50" w:rsidRPr="00136228">
        <w:rPr>
          <w:lang w:val="en-US"/>
        </w:rPr>
        <w:t xml:space="preserve"> </w:t>
      </w:r>
      <w:r w:rsidR="00136228">
        <w:rPr>
          <w:lang w:val="en-US"/>
        </w:rPr>
        <w:t xml:space="preserve">modeled </w:t>
      </w:r>
      <w:r w:rsidR="00F40F50" w:rsidRPr="00136228">
        <w:rPr>
          <w:lang w:val="en-US"/>
        </w:rPr>
        <w:t>reproduction.</w:t>
      </w:r>
      <w:r w:rsidR="0043774D" w:rsidRPr="00136228">
        <w:rPr>
          <w:lang w:val="en-US"/>
        </w:rPr>
        <w:t xml:space="preserve"> </w:t>
      </w:r>
      <w:r w:rsidR="00136228">
        <w:rPr>
          <w:lang w:val="en-US"/>
        </w:rPr>
        <w:t>These studies have concluded that potentially suitable habitat exists for at least some NIS, but have come to different conclusions about whether this habitat is extensive (de Rivera et al. 2011) or restricted (</w:t>
      </w:r>
      <w:proofErr w:type="spellStart"/>
      <w:r w:rsidR="00136228">
        <w:rPr>
          <w:lang w:val="en-US"/>
        </w:rPr>
        <w:t>Goldsmit</w:t>
      </w:r>
      <w:proofErr w:type="spellEnd"/>
      <w:r w:rsidR="00136228">
        <w:rPr>
          <w:lang w:val="en-US"/>
        </w:rPr>
        <w:t xml:space="preserve"> et al. 2018). </w:t>
      </w:r>
      <w:commentRangeStart w:id="79"/>
      <w:r w:rsidR="00F84B86" w:rsidRPr="00F84B86">
        <w:rPr>
          <w:highlight w:val="cyan"/>
          <w:lang w:val="en-US"/>
        </w:rPr>
        <w:t>The role of cold water temperatures ….</w:t>
      </w:r>
      <w:r w:rsidR="00F84B86">
        <w:rPr>
          <w:lang w:val="en-US"/>
        </w:rPr>
        <w:t xml:space="preserve"> </w:t>
      </w:r>
      <w:commentRangeEnd w:id="79"/>
      <w:r w:rsidR="00F84B86">
        <w:rPr>
          <w:rStyle w:val="CommentReference"/>
          <w:rFonts w:ascii="Arial" w:eastAsia="Arial" w:hAnsi="Arial" w:cs="Arial"/>
          <w:color w:val="000000"/>
          <w:lang w:val="en-US" w:eastAsia="en-US"/>
        </w:rPr>
        <w:commentReference w:id="79"/>
      </w:r>
      <w:del w:id="80" w:author="Amanda Droghini" w:date="2018-03-21T21:43:00Z">
        <w:r w:rsidR="00F40F50" w:rsidRPr="00136228" w:rsidDel="00136228">
          <w:rPr>
            <w:highlight w:val="yellow"/>
            <w:lang w:val="en-US"/>
          </w:rPr>
          <w:delText xml:space="preserve">Both Ware et al. (2016) and Goldsmit et al. (2018) </w:delText>
        </w:r>
        <w:r w:rsidR="00AF06DF" w:rsidRPr="00136228" w:rsidDel="00136228">
          <w:rPr>
            <w:highlight w:val="yellow"/>
            <w:lang w:val="en-US"/>
          </w:rPr>
          <w:delText xml:space="preserve">concluded that Arctic regions </w:delText>
        </w:r>
        <w:r w:rsidR="00F40F50" w:rsidRPr="00136228" w:rsidDel="00136228">
          <w:rPr>
            <w:highlight w:val="yellow"/>
            <w:lang w:val="en-US"/>
          </w:rPr>
          <w:delText>we</w:delText>
        </w:r>
        <w:r w:rsidR="00AF06DF" w:rsidRPr="00136228" w:rsidDel="00136228">
          <w:rPr>
            <w:highlight w:val="yellow"/>
            <w:lang w:val="en-US"/>
          </w:rPr>
          <w:delText xml:space="preserve">re </w:delText>
        </w:r>
        <w:r w:rsidR="00F40F50" w:rsidRPr="00136228" w:rsidDel="00136228">
          <w:rPr>
            <w:highlight w:val="yellow"/>
            <w:lang w:val="en-US"/>
          </w:rPr>
          <w:delText>un</w:delText>
        </w:r>
        <w:r w:rsidR="00AF06DF" w:rsidRPr="00136228" w:rsidDel="00136228">
          <w:rPr>
            <w:highlight w:val="yellow"/>
            <w:lang w:val="en-US"/>
          </w:rPr>
          <w:delText xml:space="preserve">suitable for </w:delText>
        </w:r>
        <w:r w:rsidR="00F40F50" w:rsidRPr="00136228" w:rsidDel="00136228">
          <w:rPr>
            <w:highlight w:val="yellow"/>
            <w:lang w:val="en-US"/>
          </w:rPr>
          <w:delText>most of the NIS they considered. In contrast, de Rivera</w:delText>
        </w:r>
        <w:r w:rsidR="00F40F50" w:rsidRPr="00136228" w:rsidDel="00136228">
          <w:rPr>
            <w:highlight w:val="yellow"/>
          </w:rPr>
          <w:delText xml:space="preserve"> et al. (2011) found that habitat suitability for coastal Alaska extended above 65°N for three of four NIS</w:delText>
        </w:r>
        <w:r w:rsidR="00740874" w:rsidRPr="00136228" w:rsidDel="00136228">
          <w:rPr>
            <w:highlight w:val="yellow"/>
          </w:rPr>
          <w:delText xml:space="preserve">. </w:delText>
        </w:r>
        <w:r w:rsidR="00F40F50" w:rsidRPr="00136228" w:rsidDel="00136228">
          <w:rPr>
            <w:highlight w:val="yellow"/>
            <w:lang w:val="en-US"/>
          </w:rPr>
          <w:delText xml:space="preserve">It is difficult to compare these studies because they vary on the taxa that were considered, the study area, and the modeling method that was used. In addition, the small number of taxa considered n these </w:delText>
        </w:r>
        <w:r w:rsidR="00740874" w:rsidRPr="00136228" w:rsidDel="00136228">
          <w:rPr>
            <w:highlight w:val="yellow"/>
          </w:rPr>
          <w:delText>studies (from 4 to 8</w:delText>
        </w:r>
        <w:r w:rsidR="00F40F50" w:rsidRPr="00136228" w:rsidDel="00136228">
          <w:rPr>
            <w:highlight w:val="yellow"/>
          </w:rPr>
          <w:delText xml:space="preserve"> species</w:delText>
        </w:r>
        <w:r w:rsidR="00740874" w:rsidRPr="00136228" w:rsidDel="00136228">
          <w:rPr>
            <w:highlight w:val="yellow"/>
          </w:rPr>
          <w:delText>)</w:delText>
        </w:r>
        <w:r w:rsidR="00F40F50" w:rsidRPr="00136228" w:rsidDel="00136228">
          <w:rPr>
            <w:highlight w:val="yellow"/>
          </w:rPr>
          <w:delText xml:space="preserve"> </w:delText>
        </w:r>
        <w:r w:rsidR="00740874" w:rsidRPr="00136228" w:rsidDel="00136228">
          <w:rPr>
            <w:highlight w:val="yellow"/>
          </w:rPr>
          <w:delText xml:space="preserve">makes it difficult to </w:delText>
        </w:r>
        <w:r w:rsidR="00F40F50" w:rsidRPr="00136228" w:rsidDel="00136228">
          <w:rPr>
            <w:highlight w:val="yellow"/>
          </w:rPr>
          <w:delText xml:space="preserve">determine whether these findings </w:delText>
        </w:r>
        <w:r w:rsidR="00664006" w:rsidRPr="00136228" w:rsidDel="00136228">
          <w:rPr>
            <w:highlight w:val="yellow"/>
          </w:rPr>
          <w:delText xml:space="preserve">are applicable </w:delText>
        </w:r>
        <w:r w:rsidR="00F40F50" w:rsidRPr="00136228" w:rsidDel="00136228">
          <w:rPr>
            <w:highlight w:val="yellow"/>
          </w:rPr>
          <w:delText>across</w:delText>
        </w:r>
        <w:r w:rsidR="00740874" w:rsidRPr="00136228" w:rsidDel="00136228">
          <w:rPr>
            <w:highlight w:val="yellow"/>
          </w:rPr>
          <w:delText xml:space="preserve"> the entire suite of NIS that are being transported to Arctic regions. </w:delText>
        </w:r>
      </w:del>
      <w:r w:rsidR="00A42D8B" w:rsidRPr="00136228">
        <w:rPr>
          <w:highlight w:val="yellow"/>
        </w:rPr>
        <w:t xml:space="preserve">Without prior knowledge of which organisms are being transported on ships, focusing on a suite of species </w:t>
      </w:r>
      <w:r w:rsidR="003F76B3" w:rsidRPr="00136228">
        <w:rPr>
          <w:highlight w:val="yellow"/>
        </w:rPr>
        <w:t xml:space="preserve">– with consideration of both survival and reproductive suitability - </w:t>
      </w:r>
      <w:r w:rsidR="00A42D8B" w:rsidRPr="00136228">
        <w:rPr>
          <w:highlight w:val="yellow"/>
        </w:rPr>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81" w:author="Amanda Droghini" w:date="2018-03-16T09:52:00Z">
        <w:r w:rsidR="003F4971">
          <w:t xml:space="preserve"> </w:t>
        </w:r>
        <w:commentRangeStart w:id="82"/>
        <w:commentRangeStart w:id="83"/>
        <w:r w:rsidR="003F4971">
          <w:t>elsewhere</w:t>
        </w:r>
        <w:commentRangeEnd w:id="82"/>
        <w:r w:rsidR="003F4971">
          <w:rPr>
            <w:rStyle w:val="CommentReference"/>
            <w:rFonts w:ascii="Arial" w:eastAsia="Arial" w:hAnsi="Arial" w:cs="Arial"/>
            <w:color w:val="000000"/>
            <w:lang w:val="en-US" w:eastAsia="en-US"/>
          </w:rPr>
          <w:commentReference w:id="82"/>
        </w:r>
      </w:ins>
      <w:commentRangeEnd w:id="83"/>
      <w:r w:rsidR="0064363B">
        <w:rPr>
          <w:rStyle w:val="CommentReference"/>
          <w:rFonts w:ascii="Arial" w:eastAsia="Arial" w:hAnsi="Arial" w:cs="Arial"/>
          <w:color w:val="000000"/>
          <w:lang w:val="en-US" w:eastAsia="en-US"/>
        </w:rPr>
        <w:commentReference w:id="83"/>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84"/>
      </w:r>
      <w:r w:rsidR="00DD1D1C">
        <w:rPr>
          <w:rStyle w:val="CommentReference"/>
          <w:rFonts w:ascii="Arial" w:eastAsia="Arial" w:hAnsi="Arial" w:cs="Arial"/>
          <w:color w:val="000000"/>
          <w:lang w:val="en-US" w:eastAsia="en-US"/>
        </w:rPr>
        <w:commentReference w:id="85"/>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86" w:author="Amanda Droghini" w:date="2018-02-14T07:41:00Z"/>
        </w:rPr>
      </w:pPr>
      <w:bookmarkStart w:id="87" w:name="_m7oo5zak2jfc" w:colFirst="0" w:colLast="0"/>
      <w:bookmarkStart w:id="88" w:name="_rq0l47zex3zr" w:colFirst="0" w:colLast="0"/>
      <w:bookmarkEnd w:id="87"/>
      <w:bookmarkEnd w:id="88"/>
    </w:p>
    <w:p w14:paraId="5ECBACE1" w14:textId="1AED0734" w:rsidR="00723773" w:rsidDel="00D655FC" w:rsidRDefault="00874591" w:rsidP="00D655FC">
      <w:pPr>
        <w:spacing w:before="200" w:line="360" w:lineRule="auto"/>
        <w:contextualSpacing/>
        <w:rPr>
          <w:del w:id="89" w:author="Amanda Droghini" w:date="2018-02-14T07:41:00Z"/>
          <w:highlight w:val="white"/>
        </w:rPr>
      </w:pPr>
      <w:del w:id="90"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91" w:name="_8ktb2c9fr4av" w:colFirst="0" w:colLast="0"/>
      <w:bookmarkEnd w:id="91"/>
    </w:p>
    <w:p w14:paraId="62CE6144" w14:textId="4BB022B9" w:rsidR="004403F9" w:rsidRDefault="00463580" w:rsidP="004403F9">
      <w:pPr>
        <w:spacing w:before="200" w:line="360" w:lineRule="auto"/>
        <w:contextualSpacing/>
      </w:pPr>
      <w:r>
        <w:t xml:space="preserve">In this paper, </w:t>
      </w:r>
      <w:del w:id="92"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lastRenderedPageBreak/>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93" w:author="Amanda Droghini" w:date="2018-02-21T16:41:00Z">
        <w:r w:rsidR="00F24EA9" w:rsidDel="00F24EA9">
          <w:delText xml:space="preserve">We and </w:delText>
        </w:r>
        <w:r w:rsidR="00874591" w:rsidRPr="00CA4945" w:rsidDel="00F24EA9">
          <w:delText xml:space="preserve"> </w:delText>
        </w:r>
        <w:commentRangeStart w:id="94"/>
        <w:r w:rsidR="00433E19" w:rsidRPr="00433E19" w:rsidDel="00F24EA9">
          <w:rPr>
            <w:color w:val="FF0000"/>
          </w:rPr>
          <w:delText xml:space="preserve">species-specific </w:delText>
        </w:r>
        <w:commentRangeEnd w:id="94"/>
        <w:r w:rsidR="00D9788D" w:rsidDel="00F24EA9">
          <w:rPr>
            <w:rStyle w:val="CommentReference"/>
          </w:rPr>
          <w:commentReference w:id="94"/>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w:t>
      </w:r>
      <w:proofErr w:type="gramStart"/>
      <w:r w:rsidR="008A5823">
        <w:t>a</w:t>
      </w:r>
      <w:proofErr w:type="gramEnd"/>
      <w:r w:rsidR="008A5823">
        <w:t xml:space="preserve"> understanding of NIS </w:t>
      </w:r>
      <w:del w:id="95" w:author="Amanda Droghini" w:date="2018-03-17T18:34:00Z">
        <w:r w:rsidR="008A5823" w:rsidDel="006466BF">
          <w:delText>habitat requirements</w:delText>
        </w:r>
      </w:del>
      <w:ins w:id="96"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97"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98"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99"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100" w:name="_8bc9cfv03n6p" w:colFirst="0" w:colLast="0"/>
      <w:bookmarkEnd w:id="100"/>
      <w:r w:rsidRPr="00BB5655">
        <w:t>Methods</w:t>
      </w:r>
    </w:p>
    <w:p w14:paraId="36636D33" w14:textId="77777777" w:rsidR="00723773" w:rsidRPr="00BB5655" w:rsidRDefault="00874591" w:rsidP="00BB5655">
      <w:pPr>
        <w:pStyle w:val="Heading2"/>
      </w:pPr>
      <w:bookmarkStart w:id="101" w:name="_kncwpiu8qj9q" w:colFirst="0" w:colLast="0"/>
      <w:bookmarkEnd w:id="101"/>
      <w:r w:rsidRPr="00BB5655">
        <w:t>Study area</w:t>
      </w:r>
    </w:p>
    <w:p w14:paraId="5ECF60A5" w14:textId="7AE44639" w:rsidR="00274537" w:rsidRPr="00CA4945" w:rsidRDefault="00874591" w:rsidP="00CA4945">
      <w:pPr>
        <w:spacing w:before="200" w:line="360" w:lineRule="auto"/>
        <w:contextualSpacing/>
      </w:pPr>
      <w:bookmarkStart w:id="102" w:name="_a71bbqx0je6i" w:colFirst="0" w:colLast="0"/>
      <w:bookmarkEnd w:id="102"/>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t>
      </w:r>
      <w:r w:rsidR="005810E2">
        <w:t>W</w:t>
      </w:r>
      <w:r w:rsidR="00274537" w:rsidRPr="00CA4945">
        <w:t>e restricted our</w:t>
      </w:r>
      <w:r w:rsidR="005810E2">
        <w:t xml:space="preserve"> analyses</w:t>
      </w:r>
      <w:r w:rsidR="00274537" w:rsidRPr="00CA4945">
        <w:t xml:space="preserve"> </w:t>
      </w:r>
      <w:r w:rsidR="00A22224">
        <w:t xml:space="preserve">to the two continental shelves </w:t>
      </w:r>
      <w:r w:rsidR="005810E2">
        <w:t>(</w:t>
      </w:r>
      <w:r w:rsidR="00274537" w:rsidRPr="00CA4945">
        <w:t>depths &lt; 200 meters</w:t>
      </w:r>
      <w:r w:rsidR="00A22224">
        <w:t xml:space="preserve"> (m</w:t>
      </w:r>
      <w:r w:rsidR="00274537" w:rsidRPr="00CA4945">
        <w:t>)</w:t>
      </w:r>
      <w:r w:rsidR="005810E2">
        <w:t>)</w:t>
      </w:r>
      <w:r w:rsidR="00274537" w:rsidRPr="00CA4945">
        <w:t xml:space="preserve"> because most </w:t>
      </w:r>
      <w:r w:rsidR="005810E2">
        <w:t>NIS</w:t>
      </w:r>
      <w:r w:rsidR="00274537" w:rsidRPr="00CA4945">
        <w:t xml:space="preserve">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5810E2">
        <w:t>NIS</w:t>
      </w:r>
      <w:r w:rsidR="00274537" w:rsidRPr="00CA4945">
        <w:t xml:space="preserve">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5810E2">
        <w:t xml:space="preserve"> Commercial vessel traffic from oil tankers</w:t>
      </w:r>
    </w:p>
    <w:p w14:paraId="120A962E" w14:textId="5DE1BDD1" w:rsidR="00723773" w:rsidRPr="00BB5655" w:rsidRDefault="00BB5655" w:rsidP="00BB5655">
      <w:pPr>
        <w:pStyle w:val="Heading2"/>
      </w:pPr>
      <w:bookmarkStart w:id="103" w:name="_hngxq6xkmksq" w:colFirst="0" w:colLast="0"/>
      <w:bookmarkStart w:id="104" w:name="_7quuthb2m275" w:colFirst="0" w:colLast="0"/>
      <w:bookmarkEnd w:id="103"/>
      <w:bookmarkEnd w:id="104"/>
      <w:r>
        <w:t xml:space="preserve">Defining </w:t>
      </w:r>
      <w:r w:rsidR="004D0EA5">
        <w:t xml:space="preserve">taxa-specific </w:t>
      </w:r>
      <w:r>
        <w:t>tolerances</w:t>
      </w:r>
    </w:p>
    <w:p w14:paraId="78B77499" w14:textId="3C6ADD73" w:rsidR="00411758" w:rsidRPr="00CA4945" w:rsidRDefault="003C5649" w:rsidP="003C5649">
      <w:pPr>
        <w:spacing w:line="360" w:lineRule="auto"/>
        <w:contextualSpacing/>
      </w:pPr>
      <w:r>
        <w:t xml:space="preserve">As part of a larger risk assessment project (Reimer et al. 2017), we compiled </w:t>
      </w:r>
      <w:r w:rsidR="000A2F1F" w:rsidRPr="00CA4945">
        <w:t xml:space="preserve">temperature (T) and salinity (S) thresholds </w:t>
      </w:r>
      <w:r>
        <w:t>for</w:t>
      </w:r>
      <w:r w:rsidR="000A2F1F" w:rsidRPr="00CA4945">
        <w:t xml:space="preserve"> </w:t>
      </w:r>
      <w:r w:rsidR="005810E2">
        <w:t>NIS</w:t>
      </w:r>
      <w:r w:rsidR="000A2F1F" w:rsidRPr="00CA4945">
        <w:t xml:space="preserve"> t</w:t>
      </w:r>
      <w:r>
        <w:t>hat currently occur in the Bering Sea, or in nearby marine ecoregions (</w:t>
      </w:r>
      <w:proofErr w:type="spellStart"/>
      <w:r>
        <w:rPr>
          <w:i/>
        </w:rPr>
        <w:t>sensu</w:t>
      </w:r>
      <w:proofErr w:type="spellEnd"/>
      <w:r>
        <w:rPr>
          <w:i/>
        </w:rPr>
        <w:t xml:space="preserve"> </w:t>
      </w:r>
      <w:r>
        <w:t xml:space="preserve">Spalding et al. 2007). </w:t>
      </w:r>
      <w:r w:rsidRPr="00CA4945">
        <w:t xml:space="preserve">The taxa list was developed by downloading and </w:t>
      </w:r>
      <w:r w:rsidRPr="00CA4945">
        <w:lastRenderedPageBreak/>
        <w:t xml:space="preserve">digitizing occurrence records from the National Exotic Marine and Estuarine Species Information System (NEMESIS; </w:t>
      </w:r>
      <w:commentRangeStart w:id="105"/>
      <w:proofErr w:type="spellStart"/>
      <w:r w:rsidRPr="00E32670">
        <w:rPr>
          <w:highlight w:val="yellow"/>
        </w:rPr>
        <w:t>Fofonoff</w:t>
      </w:r>
      <w:proofErr w:type="spellEnd"/>
      <w:r w:rsidRPr="00E32670">
        <w:rPr>
          <w:highlight w:val="yellow"/>
        </w:rPr>
        <w:t xml:space="preserve"> et al. 2003</w:t>
      </w:r>
      <w:commentRangeEnd w:id="105"/>
      <w:r>
        <w:rPr>
          <w:rStyle w:val="CommentReference"/>
          <w:rFonts w:ascii="Arial" w:eastAsia="Arial" w:hAnsi="Arial" w:cs="Arial"/>
          <w:color w:val="000000"/>
          <w:lang w:val="en-US" w:eastAsia="en-US"/>
        </w:rPr>
        <w:commentReference w:id="105"/>
      </w:r>
      <w:r w:rsidRPr="00CA4945">
        <w:t>) and the Nonindigenous Aquatic Species Database (</w:t>
      </w:r>
      <w:r w:rsidRPr="00E32670">
        <w:rPr>
          <w:highlight w:val="yellow"/>
        </w:rPr>
        <w:t>Fuller and Benson 2013</w:t>
      </w:r>
      <w:r w:rsidRPr="00CA4945">
        <w:t>). Given the time required for ranking, the list was subset to include only taxa that had been reported no further away than Washington-Oregon border in the east Pacific and the Sea of Japan to the west. Taxa were</w:t>
      </w:r>
      <w:r>
        <w:t xml:space="preserve"> restricted to </w:t>
      </w:r>
      <w:proofErr w:type="spellStart"/>
      <w:r>
        <w:t>euhaline</w:t>
      </w:r>
      <w:proofErr w:type="spellEnd"/>
      <w:r>
        <w:t xml:space="preserve"> or </w:t>
      </w:r>
      <w:proofErr w:type="spellStart"/>
      <w:r>
        <w:t>eury</w:t>
      </w:r>
      <w:r w:rsidRPr="00CA4945">
        <w:t>haline</w:t>
      </w:r>
      <w:proofErr w:type="spellEnd"/>
      <w:r w:rsidRPr="00CA4945">
        <w:t xml:space="preserve"> species </w:t>
      </w:r>
      <w:r>
        <w:t>with a minimum survival salinity tolerance ≥</w:t>
      </w:r>
      <w:r w:rsidRPr="00CA4945">
        <w:t>30 parts per trillion (</w:t>
      </w:r>
      <w:proofErr w:type="spellStart"/>
      <w:r w:rsidRPr="00CA4945">
        <w:t>ppt</w:t>
      </w:r>
      <w:proofErr w:type="spellEnd"/>
      <w:r w:rsidRPr="00CA4945">
        <w:t xml:space="preserve">). The most common taxonomic groups were Crustacea (N=15), Mollusca (N=11), and </w:t>
      </w:r>
      <w:proofErr w:type="spellStart"/>
      <w:r w:rsidRPr="00CA4945">
        <w:t>Tunicata</w:t>
      </w:r>
      <w:proofErr w:type="spellEnd"/>
      <w:r w:rsidRPr="00CA4945">
        <w:t xml:space="preserve"> (N=8). Included in this list were two anadromous fish (</w:t>
      </w:r>
      <w:proofErr w:type="spellStart"/>
      <w:r w:rsidRPr="00CA4945">
        <w:rPr>
          <w:i/>
        </w:rPr>
        <w:t>Alosa</w:t>
      </w:r>
      <w:proofErr w:type="spellEnd"/>
      <w:r w:rsidRPr="00CA4945">
        <w:rPr>
          <w:i/>
        </w:rPr>
        <w:t xml:space="preserve"> </w:t>
      </w:r>
      <w:proofErr w:type="spellStart"/>
      <w:r w:rsidRPr="00CA4945">
        <w:rPr>
          <w:i/>
        </w:rPr>
        <w:t>sapidissima</w:t>
      </w:r>
      <w:proofErr w:type="spellEnd"/>
      <w:r w:rsidRPr="00CA4945">
        <w:rPr>
          <w:i/>
        </w:rPr>
        <w:t xml:space="preserve"> </w:t>
      </w:r>
      <w:r w:rsidRPr="00CA4945">
        <w:t xml:space="preserve">and </w:t>
      </w:r>
      <w:r w:rsidRPr="00CA4945">
        <w:rPr>
          <w:i/>
        </w:rPr>
        <w:t xml:space="preserve">Salmo </w:t>
      </w:r>
      <w:proofErr w:type="spellStart"/>
      <w:r w:rsidRPr="00CA4945">
        <w:rPr>
          <w:i/>
        </w:rPr>
        <w:t>salar</w:t>
      </w:r>
      <w:proofErr w:type="spellEnd"/>
      <w:r w:rsidRPr="00CA4945">
        <w:t>), and one catadromous crab (</w:t>
      </w:r>
      <w:proofErr w:type="spellStart"/>
      <w:r w:rsidRPr="00CA4945">
        <w:rPr>
          <w:i/>
        </w:rPr>
        <w:t>Eriocheir</w:t>
      </w:r>
      <w:proofErr w:type="spellEnd"/>
      <w:r w:rsidRPr="00CA4945">
        <w:rPr>
          <w:i/>
        </w:rPr>
        <w:t xml:space="preserve"> </w:t>
      </w:r>
      <w:proofErr w:type="spellStart"/>
      <w:r w:rsidRPr="00CA4945">
        <w:rPr>
          <w:i/>
        </w:rPr>
        <w:t>sinensis</w:t>
      </w:r>
      <w:proofErr w:type="spellEnd"/>
      <w:r w:rsidRPr="00CA4945">
        <w:t>). All taxa used at least one anthropogenic vector (e.g. ballast water, biofouling</w:t>
      </w:r>
      <w:r>
        <w:t>, intentional introductions</w:t>
      </w:r>
      <w:r w:rsidRPr="00CA4945">
        <w:t>) for transport (</w:t>
      </w:r>
      <w:r w:rsidRPr="00E32670">
        <w:rPr>
          <w:highlight w:val="yellow"/>
        </w:rPr>
        <w:t>Reimer et al. 2017</w:t>
      </w:r>
      <w:r w:rsidRPr="00CA4945">
        <w:t>).</w:t>
      </w:r>
    </w:p>
    <w:p w14:paraId="7A58193D" w14:textId="3402C4BC" w:rsidR="00D1665D" w:rsidRPr="00CA4945" w:rsidRDefault="003C5649" w:rsidP="001364A9">
      <w:pPr>
        <w:spacing w:line="360" w:lineRule="auto"/>
        <w:contextualSpacing/>
      </w:pPr>
      <w:r>
        <w:t>We found</w:t>
      </w:r>
      <w:r w:rsidR="000011D7" w:rsidRPr="00CA4945">
        <w:t xml:space="preserve"> taxa-specific T-S survival to</w:t>
      </w:r>
      <w:r>
        <w:t>lerances for 42 NIS</w:t>
      </w:r>
      <w:r w:rsidR="000011D7" w:rsidRPr="00CA4945">
        <w:t xml:space="preserve"> </w:t>
      </w:r>
      <w:r w:rsidR="000011D7" w:rsidRPr="00CA4945">
        <w:rPr>
          <w:highlight w:val="yellow"/>
        </w:rPr>
        <w:t>(Appendix A)</w:t>
      </w:r>
      <w:r w:rsidR="000011D7" w:rsidRPr="00CA4945">
        <w:t xml:space="preserve"> and T-S </w:t>
      </w:r>
      <w:commentRangeStart w:id="106"/>
      <w:r w:rsidRPr="003C5649">
        <w:rPr>
          <w:highlight w:val="cyan"/>
        </w:rPr>
        <w:t>reproductive</w:t>
      </w:r>
      <w:r>
        <w:t xml:space="preserve"> </w:t>
      </w:r>
      <w:commentRangeEnd w:id="106"/>
      <w:r>
        <w:rPr>
          <w:rStyle w:val="CommentReference"/>
          <w:rFonts w:ascii="Arial" w:eastAsia="Arial" w:hAnsi="Arial" w:cs="Arial"/>
          <w:color w:val="000000"/>
          <w:lang w:val="en-US" w:eastAsia="en-US"/>
        </w:rPr>
        <w:commentReference w:id="106"/>
      </w:r>
      <w:r>
        <w:t>tolerances for 29 NIS</w:t>
      </w:r>
      <w:r w:rsidR="000011D7" w:rsidRPr="00CA4945">
        <w:t xml:space="preserve"> </w:t>
      </w:r>
      <w:r w:rsidR="000011D7" w:rsidRPr="00CA4945">
        <w:rPr>
          <w:highlight w:val="yellow"/>
        </w:rPr>
        <w:t>(Appendix B)</w:t>
      </w:r>
      <w:r w:rsidR="000011D7" w:rsidRPr="00CA4945">
        <w:t>.</w:t>
      </w:r>
      <w:r w:rsidR="00CB2DA7" w:rsidRPr="00CA4945">
        <w:t xml:space="preserve"> </w:t>
      </w:r>
      <w:r w:rsidR="000011D7" w:rsidRPr="00CA4945">
        <w:t xml:space="preserve">We prioritized T-S thresholds from experimental or field-based studies, </w:t>
      </w:r>
      <w:r>
        <w:t xml:space="preserve">but </w:t>
      </w:r>
      <w:r w:rsidR="000011D7" w:rsidRPr="00CA4945">
        <w:t>use</w:t>
      </w:r>
      <w:r>
        <w:t>d</w:t>
      </w:r>
      <w:r w:rsidR="000011D7" w:rsidRPr="00CA4945">
        <w:t xml:space="preserve"> </w:t>
      </w:r>
      <w:r>
        <w:t>data inferred</w:t>
      </w:r>
      <w:r w:rsidR="000011D7" w:rsidRPr="00CA4945">
        <w:t xml:space="preserve"> </w:t>
      </w:r>
      <w:r>
        <w:t xml:space="preserve">from geographic distribution </w:t>
      </w:r>
      <w:r w:rsidR="000011D7" w:rsidRPr="00CA4945">
        <w:t>when necessary because we considered this source of data to be superior to no data.</w:t>
      </w:r>
      <w:r w:rsidR="00CB2DA7" w:rsidRPr="00CA4945">
        <w:t xml:space="preserve"> </w:t>
      </w:r>
      <w:r w:rsidR="007535BA" w:rsidRPr="00CA4945">
        <w:t xml:space="preserve">Survival thresholds were intended to represent the broadest range of temperatures and salinities that a given taxon could tolerate. </w:t>
      </w:r>
      <w:r>
        <w:t>S</w:t>
      </w:r>
      <w:r w:rsidR="00EE4709" w:rsidRPr="00CA4945">
        <w:t xml:space="preserve">urvival thresholds </w:t>
      </w:r>
      <w:r>
        <w:t xml:space="preserve">were therefore </w:t>
      </w:r>
      <w:proofErr w:type="spellStart"/>
      <w:r>
        <w:t>defned</w:t>
      </w:r>
      <w:proofErr w:type="spellEnd"/>
      <w:r>
        <w:t xml:space="preserve"> </w:t>
      </w:r>
      <w:r w:rsidR="00EE4709" w:rsidRPr="00CA4945">
        <w:t xml:space="preserve">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1364A9">
        <w:t>.</w:t>
      </w: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107" w:name="_65lsst1yvtve" w:colFirst="0" w:colLast="0"/>
      <w:bookmarkEnd w:id="107"/>
      <w:r>
        <w:lastRenderedPageBreak/>
        <w:t>Defining temperature and salinity of the Bering Sea</w:t>
      </w:r>
    </w:p>
    <w:p w14:paraId="36C5938C" w14:textId="77777777" w:rsidR="001C4E41" w:rsidRDefault="00560419" w:rsidP="001C4E41">
      <w:pPr>
        <w:spacing w:before="200" w:line="360" w:lineRule="auto"/>
        <w:contextualSpacing/>
        <w:rPr>
          <w:rFonts w:eastAsia="Calibri"/>
        </w:rPr>
      </w:pPr>
      <w:r>
        <w:rPr>
          <w:color w:val="000000" w:themeColor="text1"/>
        </w:rPr>
        <w:t xml:space="preserve">We compared taxa’s T-S thresholds to </w:t>
      </w:r>
      <w:r w:rsidRPr="00CA4945">
        <w:t>T-S values of the Bering Sea</w:t>
      </w:r>
      <w:r>
        <w:t xml:space="preserve">, which </w:t>
      </w:r>
      <w:r w:rsidR="00874591" w:rsidRPr="00CA4945">
        <w:rPr>
          <w:color w:val="000000" w:themeColor="text1"/>
        </w:rPr>
        <w:t>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00874591" w:rsidRPr="00CA4945">
        <w:rPr>
          <w:color w:val="000000" w:themeColor="text1"/>
        </w:rPr>
        <w:t>. Each ROMS was generated by downscaling one of three general circulation model (GCM): 1) CGCM3-t</w:t>
      </w:r>
      <w:r w:rsidR="001C4E41">
        <w:rPr>
          <w:color w:val="000000" w:themeColor="text1"/>
        </w:rPr>
        <w:t xml:space="preserve">47, 2) ECHO-G, and 3) MIROC3.2, which </w:t>
      </w:r>
      <w:r w:rsidR="00874591" w:rsidRPr="00CA4945">
        <w:rPr>
          <w:color w:val="000000" w:themeColor="text1"/>
        </w:rPr>
        <w:t xml:space="preserve">were </w:t>
      </w:r>
      <w:r w:rsidR="0097269F" w:rsidRPr="00CA4945">
        <w:rPr>
          <w:color w:val="000000" w:themeColor="text1"/>
        </w:rPr>
        <w:t>chosen</w:t>
      </w:r>
      <w:r w:rsidR="00874591"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00874591"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1C4E41">
        <w:rPr>
          <w:color w:val="000000" w:themeColor="text1"/>
        </w:rPr>
        <w:t>.</w:t>
      </w:r>
      <w:r w:rsidR="0097269F" w:rsidRPr="00CA4945">
        <w:rPr>
          <w:color w:val="000000" w:themeColor="text1"/>
        </w:rPr>
        <w:t xml:space="preserve"> </w:t>
      </w:r>
      <w:r w:rsidR="001C4E41" w:rsidRPr="00CA4945">
        <w:rPr>
          <w:rFonts w:eastAsia="Calibri"/>
        </w:rPr>
        <w:t xml:space="preserve">ROMS outputs provide weekly values of temperature and salinity across the Bering Sea with a 6-nautical mile spatial </w:t>
      </w:r>
      <w:r w:rsidR="001C4E41" w:rsidRPr="001C4E41">
        <w:rPr>
          <w:rFonts w:eastAsia="Calibri"/>
        </w:rPr>
        <w:t xml:space="preserve">resolution and for 10 vertical depth levels </w:t>
      </w:r>
      <w:r w:rsidR="001C4E41" w:rsidRPr="001C4E41">
        <w:rPr>
          <w:rFonts w:eastAsia="Calibri"/>
        </w:rPr>
        <w:fldChar w:fldCharType="begin" w:fldLock="1"/>
      </w:r>
      <w:r w:rsidR="001C4E41" w:rsidRPr="001C4E41">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1C4E41">
        <w:rPr>
          <w:rFonts w:eastAsia="Calibri"/>
        </w:rPr>
        <w:fldChar w:fldCharType="separate"/>
      </w:r>
      <w:r w:rsidR="001C4E41" w:rsidRPr="001C4E41">
        <w:rPr>
          <w:rFonts w:eastAsia="Calibri"/>
          <w:noProof/>
        </w:rPr>
        <w:t>(Hermann et al. 2016)</w:t>
      </w:r>
      <w:r w:rsidR="001C4E41" w:rsidRPr="001C4E41">
        <w:rPr>
          <w:rFonts w:eastAsia="Calibri"/>
        </w:rPr>
        <w:fldChar w:fldCharType="end"/>
      </w:r>
      <w:r w:rsidR="001C4E41" w:rsidRPr="001C4E41">
        <w:rPr>
          <w:rFonts w:eastAsia="Calibri"/>
        </w:rPr>
        <w:t xml:space="preserve">. We restricted our analyses to </w:t>
      </w:r>
      <w:r w:rsidR="001C4E41">
        <w:rPr>
          <w:rFonts w:eastAsia="Calibri"/>
        </w:rPr>
        <w:t>depths up to</w:t>
      </w:r>
      <w:r w:rsidR="001C4E41" w:rsidRPr="00CA4945">
        <w:rPr>
          <w:rFonts w:eastAsia="Calibri"/>
        </w:rPr>
        <w:t xml:space="preserve"> </w:t>
      </w:r>
      <w:r w:rsidR="001C4E41">
        <w:rPr>
          <w:rFonts w:eastAsia="Calibri"/>
        </w:rPr>
        <w:t>40 m, and</w:t>
      </w:r>
      <w:r w:rsidR="001C4E41" w:rsidRPr="00CA4945">
        <w:rPr>
          <w:rFonts w:eastAsia="Calibri"/>
        </w:rPr>
        <w:t xml:space="preserve"> summarized the depth dimension</w:t>
      </w:r>
      <w:r w:rsidR="001C4E41">
        <w:rPr>
          <w:rFonts w:eastAsia="Calibri"/>
        </w:rPr>
        <w:t xml:space="preserve"> for each pixel</w:t>
      </w:r>
      <w:r w:rsidR="001C4E41" w:rsidRPr="00CA4945">
        <w:rPr>
          <w:rFonts w:eastAsia="Calibri"/>
        </w:rPr>
        <w:t xml:space="preserve"> into a single value by taking the maximum T-S values. </w:t>
      </w:r>
    </w:p>
    <w:p w14:paraId="081B0D7F" w14:textId="77777777" w:rsidR="001C4E41" w:rsidRDefault="001C4E41" w:rsidP="001C4E41">
      <w:pPr>
        <w:spacing w:before="200" w:line="360" w:lineRule="auto"/>
        <w:contextualSpacing/>
        <w:rPr>
          <w:rFonts w:eastAsia="Calibri"/>
        </w:rPr>
      </w:pPr>
    </w:p>
    <w:p w14:paraId="5FA136F1" w14:textId="35F2CF20" w:rsidR="00BB5655" w:rsidRPr="001C4E41" w:rsidRDefault="001C4E41" w:rsidP="001C4E41">
      <w:pPr>
        <w:spacing w:before="200" w:line="360" w:lineRule="auto"/>
        <w:contextualSpacing/>
        <w:rPr>
          <w:rFonts w:eastAsia="Calibri"/>
        </w:rPr>
      </w:pPr>
      <w:r w:rsidRPr="00CA4945">
        <w:t xml:space="preserve">Projections </w:t>
      </w:r>
      <w:r>
        <w:t>were available for 37 years, from 2003 to 2039</w:t>
      </w:r>
      <w:r w:rsidRPr="00CA4945">
        <w:t xml:space="preserve">. </w:t>
      </w:r>
      <w:r w:rsidRPr="00CA4945">
        <w:rPr>
          <w:rFonts w:eastAsia="Calibri"/>
        </w:rPr>
        <w:t xml:space="preserve">We considered two 10-year study periods: current (2003-2012) and </w:t>
      </w:r>
      <w:commentRangeStart w:id="108"/>
      <w:r w:rsidRPr="00CA4945">
        <w:rPr>
          <w:rFonts w:eastAsia="Calibri"/>
          <w:highlight w:val="cyan"/>
        </w:rPr>
        <w:t>future</w:t>
      </w:r>
      <w:commentRangeEnd w:id="108"/>
      <w:r w:rsidRPr="00CA4945">
        <w:rPr>
          <w:rStyle w:val="CommentReference"/>
          <w:sz w:val="24"/>
          <w:szCs w:val="24"/>
        </w:rPr>
        <w:commentReference w:id="108"/>
      </w:r>
      <w:r w:rsidRPr="00CA4945">
        <w:rPr>
          <w:rFonts w:eastAsia="Calibri"/>
        </w:rPr>
        <w:t xml:space="preserve"> (2030-2039)</w:t>
      </w:r>
      <w:bookmarkStart w:id="109" w:name="_4v4jhbwuqx9t" w:colFirst="0" w:colLast="0"/>
      <w:bookmarkEnd w:id="109"/>
      <w:r w:rsidRPr="00CA4945">
        <w:rPr>
          <w:rFonts w:eastAsia="Calibri"/>
        </w:rPr>
        <w:t xml:space="preserve"> to explore potential changes in habitat suitability over time.</w:t>
      </w:r>
      <w:r>
        <w:rPr>
          <w:rFonts w:eastAsia="Calibri"/>
        </w:rPr>
        <w:t xml:space="preserve"> Projections </w:t>
      </w:r>
      <w:r w:rsidR="0097269F" w:rsidRPr="00CA4945">
        <w:rPr>
          <w:color w:val="000000" w:themeColor="text1"/>
        </w:rPr>
        <w:t xml:space="preserve">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00874591" w:rsidRPr="00CA4945">
        <w:rPr>
          <w:color w:val="000000" w:themeColor="text1"/>
        </w:rPr>
        <w:t xml:space="preserve">. Compared to other scenarios, the A1B scenario implies moderate greenhouse forcing mitigation. However, because all </w:t>
      </w:r>
      <w:r w:rsidR="00874591" w:rsidRPr="00CA4945">
        <w:t xml:space="preserve">scenarios generally track each other in the short-term, results from A1B GCMs do not differ substantially from other emission scenarios over the study period we considered (2003-2039; </w:t>
      </w:r>
      <w:proofErr w:type="spellStart"/>
      <w:r w:rsidR="00874591" w:rsidRPr="00CA4945">
        <w:rPr>
          <w:color w:val="222222"/>
        </w:rPr>
        <w:t>Nakićenović</w:t>
      </w:r>
      <w:proofErr w:type="spellEnd"/>
      <w:r w:rsidR="00874591" w:rsidRPr="00CA4945">
        <w:rPr>
          <w:color w:val="222222"/>
        </w:rPr>
        <w:t xml:space="preserve"> et al. 2000</w:t>
      </w:r>
      <w:r w:rsidR="00874591" w:rsidRPr="00CA4945">
        <w:t>).</w:t>
      </w:r>
    </w:p>
    <w:p w14:paraId="49C02C2C" w14:textId="77777777" w:rsidR="001C4E41" w:rsidRPr="00560419" w:rsidRDefault="001C4E41" w:rsidP="00560419">
      <w:pPr>
        <w:spacing w:line="360" w:lineRule="auto"/>
        <w:contextualSpacing/>
      </w:pPr>
    </w:p>
    <w:p w14:paraId="760E3BC0" w14:textId="76342F31" w:rsidR="00874591" w:rsidRPr="00CA4945" w:rsidRDefault="00874591" w:rsidP="00BB5655">
      <w:pPr>
        <w:pStyle w:val="Heading2"/>
      </w:pPr>
      <w:r w:rsidRPr="00CA4945">
        <w:t>Modeling habitat suitability</w:t>
      </w:r>
      <w:bookmarkStart w:id="110" w:name="_go101y7lehct" w:colFirst="0" w:colLast="0"/>
      <w:bookmarkEnd w:id="110"/>
    </w:p>
    <w:p w14:paraId="0D5FB968" w14:textId="7439AFCA"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11"/>
      <w:r w:rsidRPr="00CA4945">
        <w:rPr>
          <w:rFonts w:ascii="Times New Roman" w:hAnsi="Times New Roman" w:cs="Times New Roman"/>
          <w:sz w:val="24"/>
          <w:szCs w:val="24"/>
        </w:rPr>
        <w:t xml:space="preserve">1) year-round survival, 2) weekly survival, and 3) weekly reproduction. </w:t>
      </w:r>
      <w:commentRangeEnd w:id="111"/>
      <w:r w:rsidR="004D0EA5">
        <w:rPr>
          <w:rStyle w:val="CommentReference"/>
        </w:rPr>
        <w:commentReference w:id="111"/>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w:t>
      </w:r>
      <w:r w:rsidR="00670AC1">
        <w:rPr>
          <w:rFonts w:ascii="Times New Roman" w:hAnsi="Times New Roman" w:cs="Times New Roman"/>
          <w:sz w:val="24"/>
          <w:szCs w:val="24"/>
        </w:rPr>
        <w:t>.</w:t>
      </w:r>
      <w:r w:rsidRPr="00CA4945">
        <w:rPr>
          <w:rFonts w:ascii="Times New Roman" w:hAnsi="Times New Roman" w:cs="Times New Roman"/>
          <w:sz w:val="24"/>
          <w:szCs w:val="24"/>
        </w:rPr>
        <w:t xml:space="preserve"> </w:t>
      </w:r>
      <w:r w:rsidR="00670AC1">
        <w:rPr>
          <w:rFonts w:ascii="Times New Roman" w:hAnsi="Times New Roman" w:cs="Times New Roman"/>
          <w:sz w:val="24"/>
          <w:szCs w:val="24"/>
        </w:rPr>
        <w:t>R</w:t>
      </w:r>
      <w:r w:rsidRPr="00CA4945">
        <w:rPr>
          <w:rFonts w:ascii="Times New Roman" w:hAnsi="Times New Roman" w:cs="Times New Roman"/>
          <w:sz w:val="24"/>
          <w:szCs w:val="24"/>
        </w:rPr>
        <w:t>esults were</w:t>
      </w:r>
      <w:r w:rsidR="00670AC1">
        <w:rPr>
          <w:rFonts w:ascii="Times New Roman" w:hAnsi="Times New Roman" w:cs="Times New Roman"/>
          <w:sz w:val="24"/>
          <w:szCs w:val="24"/>
        </w:rPr>
        <w:t xml:space="preserve"> then</w:t>
      </w:r>
      <w:r w:rsidRPr="00CA4945">
        <w:rPr>
          <w:rFonts w:ascii="Times New Roman" w:hAnsi="Times New Roman" w:cs="Times New Roman"/>
          <w:sz w:val="24"/>
          <w:szCs w:val="24"/>
        </w:rPr>
        <w:t xml:space="preserve"> summarized across taxa</w:t>
      </w:r>
      <w:r w:rsidR="00670AC1">
        <w:rPr>
          <w:rFonts w:ascii="Times New Roman" w:hAnsi="Times New Roman" w:cs="Times New Roman"/>
          <w:sz w:val="24"/>
          <w:szCs w:val="24"/>
        </w:rPr>
        <w:t xml:space="preserve"> and averaged across all three ROMS</w:t>
      </w:r>
      <w:r w:rsidRPr="00CA4945">
        <w:rPr>
          <w:rFonts w:ascii="Times New Roman" w:hAnsi="Times New Roman" w:cs="Times New Roman"/>
          <w:sz w:val="24"/>
          <w:szCs w:val="24"/>
        </w:rPr>
        <w:t xml:space="preserve">.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proofErr w:type="gramStart"/>
      <w:r w:rsidRPr="00CA4945">
        <w:rPr>
          <w:rFonts w:ascii="Times New Roman" w:hAnsi="Times New Roman" w:cs="Times New Roman"/>
          <w:sz w:val="24"/>
          <w:szCs w:val="24"/>
        </w:rPr>
        <w:t>viridis</w:t>
      </w:r>
      <w:proofErr w:type="spellEnd"/>
      <w:proofErr w:type="gram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112" w:name="_tsqvpqt531zu" w:colFirst="0" w:colLast="0"/>
      <w:bookmarkEnd w:id="112"/>
      <w:r w:rsidRPr="00CA4945">
        <w:lastRenderedPageBreak/>
        <w:t>Year-Round Survival</w:t>
      </w:r>
    </w:p>
    <w:p w14:paraId="09020B93" w14:textId="0A24E371"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113"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114"/>
      <w:del w:id="115"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114"/>
        <w:r w:rsidR="002440E1" w:rsidRPr="00CA4945" w:rsidDel="00E32670">
          <w:rPr>
            <w:rStyle w:val="CommentReference"/>
            <w:sz w:val="24"/>
            <w:szCs w:val="24"/>
          </w:rPr>
          <w:commentReference w:id="114"/>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116"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percent increase in suitable area by dividing the sum of pixels with </w:t>
      </w:r>
      <w:commentRangeStart w:id="117"/>
      <w:r w:rsidRPr="00CA4945">
        <w:t xml:space="preserve">positive change </w:t>
      </w:r>
      <w:commentRangeEnd w:id="117"/>
      <w:r w:rsidR="00E32670">
        <w:rPr>
          <w:rStyle w:val="CommentReference"/>
          <w:rFonts w:ascii="Arial" w:eastAsia="Arial" w:hAnsi="Arial" w:cs="Arial"/>
          <w:color w:val="000000"/>
          <w:lang w:val="en-US" w:eastAsia="en-US"/>
        </w:rPr>
        <w:commentReference w:id="117"/>
      </w:r>
      <w:r w:rsidRPr="00CA4945">
        <w:t xml:space="preserve">by the total number of pixels in our study area, and multiplying by 100. </w:t>
      </w:r>
      <w:commentRangeStart w:id="118"/>
      <w:r w:rsidRPr="00CA4945">
        <w:t xml:space="preserve">Percent decrease </w:t>
      </w:r>
      <w:commentRangeEnd w:id="118"/>
      <w:r w:rsidR="002440E1" w:rsidRPr="00CA4945">
        <w:rPr>
          <w:rStyle w:val="CommentReference"/>
          <w:sz w:val="24"/>
          <w:szCs w:val="24"/>
        </w:rPr>
        <w:commentReference w:id="118"/>
      </w:r>
      <w:del w:id="119" w:author="Amanda Droghini" w:date="2018-03-21T22:21:00Z">
        <w:r w:rsidRPr="00CA4945" w:rsidDel="00E32670">
          <w:delText>in suitable area</w:delText>
        </w:r>
      </w:del>
      <w:r w:rsidRPr="00CA4945">
        <w:t xml:space="preserve"> was similarly calculated</w:t>
      </w:r>
      <w:del w:id="120" w:author="Amanda Droghini" w:date="2018-03-21T22:21:00Z">
        <w:r w:rsidR="002440E1" w:rsidRPr="00CA4945" w:rsidDel="00E32670">
          <w:delText xml:space="preserve"> using the number of pixels with negative change as the numerator</w:delText>
        </w:r>
      </w:del>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21" w:name="_rop02eo1ktca" w:colFirst="0" w:colLast="0"/>
      <w:bookmarkEnd w:id="121"/>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22" w:name="_3wi5gvsme5f5" w:colFirst="0" w:colLast="0"/>
      <w:bookmarkEnd w:id="122"/>
      <w:r w:rsidRPr="00CA4945">
        <w:t>Vessel traffic</w:t>
      </w:r>
    </w:p>
    <w:p w14:paraId="7CE7E36F" w14:textId="25D0E8A4" w:rsidR="00723773" w:rsidRPr="00CA4945" w:rsidRDefault="00874591" w:rsidP="00DA0128">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 xml:space="preserve">Alaska’s Vessel </w:t>
      </w:r>
      <w:r w:rsidR="00C85BB3" w:rsidRPr="00CA4945">
        <w:lastRenderedPageBreak/>
        <w:t>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proofErr w:type="gramStart"/>
      <w:r w:rsidR="001C6748" w:rsidRPr="00CA4945">
        <w:rPr>
          <w:rFonts w:eastAsia="Arial Unicode MS"/>
        </w:rPr>
        <w:t>Gu</w:t>
      </w:r>
      <w:proofErr w:type="spellEnd"/>
      <w:proofErr w:type="gramEnd"/>
      <w:r w:rsidR="001C6748" w:rsidRPr="00CA4945">
        <w:rPr>
          <w:rFonts w:eastAsia="Arial Unicode MS"/>
        </w:rPr>
        <w:t xml:space="preserve"> 2014) in R Statistical Software ve</w:t>
      </w:r>
      <w:r w:rsidR="001C6748">
        <w:rPr>
          <w:rFonts w:eastAsia="Arial Unicode MS"/>
        </w:rPr>
        <w:t>rsion 3.3.2 (R Core Team 2016).</w:t>
      </w:r>
    </w:p>
    <w:p w14:paraId="7BD2CAC9" w14:textId="5011508F" w:rsidR="00723773" w:rsidRDefault="00874591" w:rsidP="00DA0128">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 xml:space="preserve">2016). </w:t>
      </w:r>
      <w:del w:id="123" w:author="Amanda Droghini" w:date="2018-03-21T22:22:00Z">
        <w:r w:rsidRPr="00CA4945" w:rsidDel="00E32670">
          <w:delText>For vessel landings, w</w:delText>
        </w:r>
      </w:del>
      <w:ins w:id="124" w:author="Amanda Droghini" w:date="2018-03-21T22:22:00Z">
        <w:r w:rsidR="00E32670">
          <w:t>W</w:t>
        </w:r>
      </w:ins>
      <w:r w:rsidRPr="00CA4945">
        <w:t xml:space="preserve">e queried Ship Arrival Records </w:t>
      </w:r>
      <w:ins w:id="125" w:author="Amanda Droghini" w:date="2018-03-21T22:22:00Z">
        <w:r w:rsidR="00E32670">
          <w:t xml:space="preserve">and Ballast Tank Records </w:t>
        </w:r>
      </w:ins>
      <w:r w:rsidRPr="00CA4945">
        <w:t>from the NBIC data portal for any vessel arriving in Alaska from 01 January 2014 to 31 December 2016. Records without a port name were removed (</w:t>
      </w:r>
      <w:r w:rsidRPr="00CA4945">
        <w:rPr>
          <w:i/>
        </w:rPr>
        <w:t>N</w:t>
      </w:r>
      <w:r w:rsidRPr="00CA4945">
        <w:t>=13)</w:t>
      </w:r>
      <w:del w:id="126" w:author="Amanda Droghini" w:date="2018-03-21T22:22:00Z">
        <w:r w:rsidRPr="00CA4945" w:rsidDel="00E32670">
          <w:delText>,</w:delText>
        </w:r>
      </w:del>
      <w:del w:id="127" w:author="Amanda Droghini" w:date="2018-03-21T22:21:00Z">
        <w:r w:rsidRPr="00CA4945" w:rsidDel="00E32670">
          <w:delText xml:space="preserve"> and spellings for each port were standardized</w:delText>
        </w:r>
      </w:del>
      <w:r w:rsidRPr="00CA4945">
        <w:t>.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del w:id="128" w:author="Amanda Droghini" w:date="2018-03-21T22:22:00Z">
        <w:r w:rsidR="0069134C" w:rsidRPr="00CA4945" w:rsidDel="00E32670">
          <w:rPr>
            <w:color w:val="000000" w:themeColor="text1"/>
          </w:rPr>
          <w:delText xml:space="preserve"> </w:delText>
        </w:r>
        <w:r w:rsidRPr="00CA4945" w:rsidDel="00E32670">
          <w:rPr>
            <w:rFonts w:eastAsia="Arial Unicode MS"/>
          </w:rPr>
          <w:delText>For ballast water volumes and their sources, we queried Ballast Tank Records from the NBIC data portal with the same locale and date</w:delText>
        </w:r>
        <w:r w:rsidR="00757DB6" w:rsidDel="00E32670">
          <w:rPr>
            <w:rFonts w:eastAsia="Arial Unicode MS"/>
          </w:rPr>
          <w:delText xml:space="preserve"> parameters as described above.</w:delText>
        </w:r>
      </w:del>
    </w:p>
    <w:p w14:paraId="434C5577" w14:textId="77777777" w:rsidR="001C4E41" w:rsidRPr="00DA0128" w:rsidRDefault="001C4E41" w:rsidP="00DA0128">
      <w:pPr>
        <w:spacing w:line="360" w:lineRule="auto"/>
        <w:contextualSpacing/>
        <w:rPr>
          <w:rFonts w:eastAsia="Arial Unicode MS"/>
        </w:rPr>
      </w:pPr>
    </w:p>
    <w:p w14:paraId="2F9B6E71" w14:textId="62779610" w:rsidR="00025CF5" w:rsidRDefault="00757DB6" w:rsidP="00DA0128">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0C4C9DE" w14:textId="77777777" w:rsidR="001C4E41" w:rsidRPr="00CA4945" w:rsidRDefault="001C4E41" w:rsidP="00DA0128">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w:t>
      </w:r>
      <w:proofErr w:type="gramStart"/>
      <w:r>
        <w:t>are</w:t>
      </w:r>
      <w:proofErr w:type="gramEnd"/>
      <w:r>
        <w:t xml:space="preserv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xml:space="preserve">. These vessels were identified by linking NMFS fishing permit and U.S. Coast Guard numbers to the International Maritime Organization (IMO) vessel </w:t>
      </w:r>
      <w:r w:rsidR="00874591" w:rsidRPr="00CA4945">
        <w:lastRenderedPageBreak/>
        <w:t>identifiers in the NBIC data via a NMFS vessel database (st.nmfs.noaa.gov/co</w:t>
      </w:r>
      <w:r>
        <w:t>ast-guard-vessel-search/index).</w:t>
      </w:r>
    </w:p>
    <w:p w14:paraId="60EFCA99" w14:textId="77777777" w:rsidR="00723773" w:rsidRPr="00CA4945" w:rsidRDefault="00874591" w:rsidP="00BB5655">
      <w:pPr>
        <w:pStyle w:val="Heading1"/>
      </w:pPr>
      <w:bookmarkStart w:id="129" w:name="_5gdnwtfpo87" w:colFirst="0" w:colLast="0"/>
      <w:bookmarkEnd w:id="129"/>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w:t>
      </w:r>
      <w:proofErr w:type="gramStart"/>
      <w:r w:rsidR="0021164D" w:rsidRPr="00CA4945">
        <w:rPr>
          <w:highlight w:val="yellow"/>
        </w:rPr>
        <w:t>summer</w:t>
      </w:r>
      <w:proofErr w:type="gramEnd"/>
      <w:r w:rsidR="0021164D" w:rsidRPr="00CA4945">
        <w:rPr>
          <w:highlight w:val="yellow"/>
        </w:rPr>
        <w:t xml:space="preserve"> temps. </w:t>
      </w:r>
      <w:r w:rsidR="00AC39F9" w:rsidRPr="00CA4945">
        <w:t xml:space="preserve">. </w:t>
      </w:r>
      <w:commentRangeStart w:id="130"/>
      <w:ins w:id="131" w:author="Amanda Droghini" w:date="2018-02-08T21:44:00Z">
        <w:r w:rsidR="00AC39F9">
          <w:t>1/3 of the taxa we considered had minimum temperature toleranc</w:t>
        </w:r>
      </w:ins>
      <w:ins w:id="132" w:author="Amanda Droghini" w:date="2018-02-08T21:45:00Z">
        <w:r w:rsidR="00AC39F9">
          <w:t>es</w:t>
        </w:r>
      </w:ins>
      <w:ins w:id="133" w:author="Amanda Droghini" w:date="2018-02-08T21:44:00Z">
        <w:r w:rsidR="00AC39F9">
          <w:t xml:space="preserve"> </w:t>
        </w:r>
      </w:ins>
      <w:ins w:id="134" w:author="Amanda Droghini" w:date="2018-02-08T21:45:00Z">
        <w:r w:rsidR="00AC39F9">
          <w:t xml:space="preserve">of 0C </w:t>
        </w:r>
        <w:commentRangeEnd w:id="130"/>
        <w:r w:rsidR="00AC39F9">
          <w:rPr>
            <w:rStyle w:val="CommentReference"/>
          </w:rPr>
          <w:commentReference w:id="130"/>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135"/>
      <w:r>
        <w:rPr>
          <w:rFonts w:eastAsia="Calibri"/>
        </w:rPr>
        <w:t>Species with max salinity tolerances &lt;=30ppt have little survival habitat.</w:t>
      </w:r>
      <w:commentRangeEnd w:id="135"/>
      <w:r>
        <w:rPr>
          <w:rStyle w:val="CommentReference"/>
          <w:rFonts w:ascii="Arial" w:eastAsia="Arial" w:hAnsi="Arial" w:cs="Arial"/>
          <w:color w:val="000000"/>
          <w:lang w:val="en-US" w:eastAsia="en-US"/>
        </w:rPr>
        <w:commentReference w:id="135"/>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136"/>
      <w:r w:rsidRPr="00CA4945">
        <w:rPr>
          <w:rFonts w:eastAsia="Calibri"/>
        </w:rPr>
        <w:t xml:space="preserve">(Figure </w:t>
      </w:r>
      <w:r w:rsidR="00FE742F">
        <w:rPr>
          <w:rFonts w:eastAsia="Calibri"/>
        </w:rPr>
        <w:t>3</w:t>
      </w:r>
      <w:r w:rsidRPr="00CA4945">
        <w:rPr>
          <w:rFonts w:eastAsia="Calibri"/>
        </w:rPr>
        <w:t>)</w:t>
      </w:r>
      <w:commentRangeEnd w:id="136"/>
      <w:r w:rsidR="00FE742F">
        <w:rPr>
          <w:rStyle w:val="CommentReference"/>
          <w:rFonts w:ascii="Arial" w:eastAsia="Arial" w:hAnsi="Arial" w:cs="Arial"/>
          <w:color w:val="000000"/>
          <w:lang w:val="en-US" w:eastAsia="en-US"/>
        </w:rPr>
        <w:commentReference w:id="136"/>
      </w:r>
      <w:r w:rsidRPr="00CA4945">
        <w:rPr>
          <w:rFonts w:eastAsia="Calibri"/>
        </w:rPr>
        <w:t xml:space="preserve">. By 2039, </w:t>
      </w:r>
      <w:commentRangeStart w:id="137"/>
      <w:r w:rsidR="00FE742F">
        <w:rPr>
          <w:rFonts w:eastAsia="Calibri"/>
        </w:rPr>
        <w:t>76.6%</w:t>
      </w:r>
      <w:commentRangeEnd w:id="137"/>
      <w:r w:rsidR="00FE742F">
        <w:rPr>
          <w:rStyle w:val="CommentReference"/>
          <w:rFonts w:ascii="Arial" w:eastAsia="Arial" w:hAnsi="Arial" w:cs="Arial"/>
          <w:color w:val="000000"/>
          <w:lang w:val="en-US" w:eastAsia="en-US"/>
        </w:rPr>
        <w:commentReference w:id="137"/>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138"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139"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140" w:author="Amanda Droghini" w:date="2018-02-17T08:51:00Z"/>
        </w:rPr>
        <w:pPrChange w:id="141" w:author="Amanda Droghini" w:date="2018-02-17T08:51:00Z">
          <w:pPr>
            <w:spacing w:before="200" w:line="360" w:lineRule="auto"/>
            <w:contextualSpacing/>
          </w:pPr>
        </w:pPrChange>
      </w:pPr>
      <w:del w:id="142"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143"/>
      <w:r w:rsidRPr="00CA4945">
        <w:t>Figure 4</w:t>
      </w:r>
      <w:commentRangeEnd w:id="143"/>
      <w:r w:rsidRPr="00CA4945">
        <w:commentReference w:id="143"/>
      </w:r>
      <w:r w:rsidRPr="00CA4945">
        <w:t>)</w:t>
      </w:r>
      <w:r>
        <w:t xml:space="preserve">. </w:t>
      </w:r>
      <w:proofErr w:type="gramStart"/>
      <w:r>
        <w:t>but</w:t>
      </w:r>
      <w:proofErr w:type="gramEnd"/>
      <w:r>
        <w:t xml:space="preserve"> for the most part habitat is unsuitable </w:t>
      </w:r>
      <w:r w:rsidRPr="00CA4945">
        <w:t>from December to early May (weeks 49 to 19), when temperatures</w:t>
      </w:r>
      <w:r w:rsidR="006466BF">
        <w:t xml:space="preserve"> in the upper water column fall</w:t>
      </w:r>
      <w:r w:rsidRPr="00CA4945">
        <w:t xml:space="preserve"> </w:t>
      </w:r>
      <w:del w:id="144"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45" w:author="Amanda Droghini" w:date="2018-02-04T09:17:00Z"/>
        </w:rPr>
      </w:pPr>
      <w:commentRangeStart w:id="146"/>
      <w:del w:id="147"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46"/>
    <w:p w14:paraId="64C2349D" w14:textId="5D951227" w:rsidR="001B0CB7" w:rsidRPr="004E6C5F" w:rsidRDefault="000436EB" w:rsidP="004E6C5F">
      <w:pPr>
        <w:spacing w:line="360" w:lineRule="auto"/>
        <w:contextualSpacing/>
        <w:rPr>
          <w:lang w:val="en-US"/>
        </w:rPr>
      </w:pPr>
      <w:r>
        <w:rPr>
          <w:rStyle w:val="CommentReference"/>
        </w:rPr>
        <w:commentReference w:id="146"/>
      </w:r>
      <w:r w:rsidR="00AF4943" w:rsidRPr="00CA4945">
        <w:t>Suitable habitat for reproduction was identified for 20 to 24 species (</w:t>
      </w:r>
      <w:commentRangeStart w:id="148"/>
      <w:r w:rsidR="00AF4943" w:rsidRPr="00CA4945">
        <w:t>out of 29</w:t>
      </w:r>
      <w:commentRangeEnd w:id="148"/>
      <w:r w:rsidR="000B2DA9">
        <w:rPr>
          <w:rStyle w:val="CommentReference"/>
          <w:rFonts w:ascii="Arial" w:eastAsia="Arial" w:hAnsi="Arial" w:cs="Arial"/>
          <w:color w:val="000000"/>
          <w:lang w:val="en-US" w:eastAsia="en-US"/>
        </w:rPr>
        <w:commentReference w:id="148"/>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49"/>
      <w:r w:rsidR="004E6C5F" w:rsidRPr="004E6C5F">
        <w:rPr>
          <w:highlight w:val="yellow"/>
        </w:rPr>
        <w:t>Species that require temperatures</w:t>
      </w:r>
      <w:commentRangeEnd w:id="149"/>
      <w:r w:rsidR="004E6C5F" w:rsidRPr="004E6C5F">
        <w:rPr>
          <w:rStyle w:val="CommentReference"/>
          <w:rFonts w:ascii="Arial" w:eastAsia="Arial" w:hAnsi="Arial" w:cs="Arial"/>
          <w:color w:val="000000"/>
          <w:highlight w:val="yellow"/>
          <w:lang w:val="en-US" w:eastAsia="en-US"/>
        </w:rPr>
        <w:commentReference w:id="149"/>
      </w:r>
      <w:r w:rsidR="004E6C5F" w:rsidRPr="004E6C5F">
        <w:rPr>
          <w:highlight w:val="yellow"/>
        </w:rPr>
        <w:t xml:space="preserve"> </w:t>
      </w:r>
      <w:r w:rsidR="004E6C5F" w:rsidRPr="004E6C5F">
        <w:rPr>
          <w:highlight w:val="yellow"/>
          <w:lang w:val="en-US"/>
        </w:rPr>
        <w:t>&gt;= 15</w:t>
      </w:r>
      <w:r w:rsidR="004E6C5F" w:rsidRPr="004E6C5F">
        <w:rPr>
          <w:highlight w:val="yellow"/>
        </w:rPr>
        <w:t>°C</w:t>
      </w:r>
      <w:del w:id="150" w:author="Amanda Droghini" w:date="2018-03-16T10:29:00Z">
        <w:r w:rsidR="004E6C5F" w:rsidRPr="004E6C5F" w:rsidDel="00E52D10">
          <w:rPr>
            <w:highlight w:val="yellow"/>
          </w:rPr>
          <w:delText xml:space="preserve"> </w:delText>
        </w:r>
      </w:del>
      <w:ins w:id="151" w:author="Amanda Droghini" w:date="2018-03-16T10:29:00Z">
        <w:r w:rsidR="00E52D10">
          <w:rPr>
            <w:highlight w:val="yellow"/>
          </w:rPr>
          <w:t xml:space="preserve">, were not found to have </w:t>
        </w:r>
      </w:ins>
      <w:ins w:id="152" w:author="Amanda Droghini" w:date="2018-03-16T10:31:00Z">
        <w:r w:rsidR="009C74B1">
          <w:rPr>
            <w:highlight w:val="yellow"/>
          </w:rPr>
          <w:t xml:space="preserve">suitable </w:t>
        </w:r>
      </w:ins>
      <w:ins w:id="153" w:author="Amanda Droghini" w:date="2018-03-16T10:29:00Z">
        <w:r w:rsidR="00E52D10">
          <w:rPr>
            <w:highlight w:val="yellow"/>
          </w:rPr>
          <w:t>reproductive conditions</w:t>
        </w:r>
      </w:ins>
      <w:del w:id="154"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55" w:author="Amanda Droghini" w:date="2018-03-16T10:31:00Z">
        <w:r w:rsidR="009C74B1">
          <w:rPr>
            <w:highlight w:val="yellow"/>
          </w:rPr>
          <w:t xml:space="preserve">NIS that only required </w:t>
        </w:r>
      </w:ins>
      <w:del w:id="156" w:author="Amanda Droghini" w:date="2018-03-16T10:31:00Z">
        <w:r w:rsidR="004E6C5F" w:rsidRPr="004E6C5F" w:rsidDel="009C74B1">
          <w:rPr>
            <w:highlight w:val="yellow"/>
          </w:rPr>
          <w:delText>Species =</w:delText>
        </w:r>
      </w:del>
      <w:r w:rsidR="004E6C5F" w:rsidRPr="004E6C5F">
        <w:rPr>
          <w:highlight w:val="yellow"/>
        </w:rPr>
        <w:t xml:space="preserve"> 12C</w:t>
      </w:r>
      <w:ins w:id="157"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58" w:author="Amanda Droghini" w:date="2018-03-16T10:31:00Z">
        <w:r w:rsidR="009C74B1">
          <w:rPr>
            <w:highlight w:val="yellow"/>
          </w:rPr>
          <w:t xml:space="preserve"> of </w:t>
        </w:r>
        <w:proofErr w:type="spellStart"/>
        <w:r w:rsidR="009C74B1">
          <w:rPr>
            <w:highlight w:val="yellow"/>
          </w:rPr>
          <w:t>reprodutction</w:t>
        </w:r>
        <w:proofErr w:type="spellEnd"/>
        <w:r w:rsidR="009C74B1">
          <w:rPr>
            <w:highlight w:val="yellow"/>
          </w:rPr>
          <w:t xml:space="preserve"> </w:t>
        </w:r>
        <w:r w:rsidR="009C74B1">
          <w:rPr>
            <w:highlight w:val="yellow"/>
          </w:rPr>
          <w:lastRenderedPageBreak/>
          <w:t xml:space="preserve">within the study area.  </w:t>
        </w:r>
      </w:ins>
      <w:ins w:id="159" w:author="Amanda Droghini" w:date="2018-03-16T10:32:00Z">
        <w:r w:rsidR="009C74B1">
          <w:rPr>
            <w:highlight w:val="yellow"/>
          </w:rPr>
          <w:t xml:space="preserve">While NIS that required only </w:t>
        </w:r>
      </w:ins>
      <w:del w:id="160" w:author="Amanda Droghini" w:date="2018-03-16T10:32:00Z">
        <w:r w:rsidR="004E6C5F" w:rsidRPr="004E6C5F" w:rsidDel="009C74B1">
          <w:rPr>
            <w:highlight w:val="yellow"/>
          </w:rPr>
          <w:delText>, while species =</w:delText>
        </w:r>
      </w:del>
      <w:r w:rsidR="004E6C5F" w:rsidRPr="004E6C5F">
        <w:rPr>
          <w:highlight w:val="yellow"/>
        </w:rPr>
        <w:t xml:space="preserve">10C </w:t>
      </w:r>
      <w:ins w:id="161"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62"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163"/>
      <w:r w:rsidR="0034065B" w:rsidRPr="00CA4945">
        <w:t>several species had less than one week of suitable habitat</w:t>
      </w:r>
      <w:commentRangeEnd w:id="163"/>
      <w:r w:rsidR="0034065B">
        <w:rPr>
          <w:rStyle w:val="CommentReference"/>
        </w:rPr>
        <w:commentReference w:id="163"/>
      </w:r>
      <w:r w:rsidR="0034065B" w:rsidRPr="00CA4945">
        <w:t xml:space="preserve">, and </w:t>
      </w:r>
      <w:commentRangeStart w:id="164"/>
      <w:r w:rsidR="0034065B" w:rsidRPr="00CA4945">
        <w:t xml:space="preserve">an average of </w:t>
      </w:r>
      <w:commentRangeEnd w:id="164"/>
      <w:r w:rsidR="0034065B">
        <w:rPr>
          <w:rStyle w:val="CommentReference"/>
        </w:rPr>
        <w:commentReference w:id="164"/>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w:t>
      </w:r>
      <w:ins w:id="165" w:author="Amanda Droghini" w:date="2018-03-16T10:33:00Z">
        <w:r w:rsidR="009C74B1">
          <w:t xml:space="preserve">were primarily limited by salt conditions, </w:t>
        </w:r>
      </w:ins>
      <w:r w:rsidR="0034065B" w:rsidRPr="00CA4945">
        <w:t>requir</w:t>
      </w:r>
      <w:ins w:id="166" w:author="Amanda Droghini" w:date="2018-03-16T10:33:00Z">
        <w:r w:rsidR="009C74B1">
          <w:t>ing</w:t>
        </w:r>
      </w:ins>
      <w:del w:id="167"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68" w:author="Amanda Droghini" w:date="2018-03-16T10:33:00Z">
        <w:r w:rsidR="009C74B1">
          <w:t xml:space="preserve">, and were </w:t>
        </w:r>
        <w:proofErr w:type="spellStart"/>
        <w:r w:rsidR="009C74B1">
          <w:t>shit</w:t>
        </w:r>
        <w:proofErr w:type="spellEnd"/>
        <w:r w:rsidR="009C74B1">
          <w:t xml:space="preserve">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69"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429C303F" w14:textId="2D39BE6C" w:rsidR="0034065B" w:rsidRDefault="00874591" w:rsidP="00DA0128">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70"/>
      <w:r w:rsidR="0034065B" w:rsidRPr="00CA4945">
        <w:rPr>
          <w:rFonts w:eastAsia="Calibri"/>
          <w:highlight w:val="white"/>
        </w:rPr>
        <w:t>Alaska</w:t>
      </w:r>
      <w:commentRangeEnd w:id="170"/>
      <w:r w:rsidR="0034065B" w:rsidRPr="00CA4945">
        <w:commentReference w:id="170"/>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71"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72"/>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 xml:space="preserve">=114), </w:t>
      </w:r>
      <w:proofErr w:type="gramStart"/>
      <w:r w:rsidR="00E05BC2" w:rsidRPr="00CA4945">
        <w:rPr>
          <w:rFonts w:eastAsia="Calibri"/>
          <w:highlight w:val="white"/>
        </w:rPr>
        <w:t>Other</w:t>
      </w:r>
      <w:proofErr w:type="gramEnd"/>
      <w:r w:rsidR="00E05BC2" w:rsidRPr="00CA4945">
        <w:rPr>
          <w:rFonts w:eastAsia="Calibri"/>
          <w:highlight w:val="white"/>
        </w:rPr>
        <w:t xml:space="preserve">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72"/>
      <w:r w:rsidR="00E05BC2">
        <w:rPr>
          <w:rStyle w:val="CommentReference"/>
        </w:rPr>
        <w:commentReference w:id="172"/>
      </w:r>
      <w:r w:rsidRPr="00CA4945">
        <w:rPr>
          <w:rFonts w:eastAsia="Calibri"/>
          <w:highlight w:val="white"/>
        </w:rPr>
        <w:t xml:space="preserve">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73"/>
      <w:r w:rsidR="0034065B" w:rsidRPr="00CA4945">
        <w:rPr>
          <w:rFonts w:eastAsia="Calibri"/>
          <w:highlight w:val="white"/>
        </w:rPr>
        <w:t>Figure 6</w:t>
      </w:r>
      <w:commentRangeEnd w:id="173"/>
      <w:r w:rsidR="0034065B" w:rsidRPr="00CA4945">
        <w:commentReference w:id="173"/>
      </w:r>
      <w:r w:rsidR="0034065B" w:rsidRPr="00CA4945">
        <w:rPr>
          <w:rFonts w:eastAsia="Calibri"/>
          <w:highlight w:val="white"/>
        </w:rPr>
        <w:t xml:space="preserve">). </w:t>
      </w:r>
    </w:p>
    <w:p w14:paraId="2BD77DAA" w14:textId="0BD9AD7D" w:rsidR="00530190" w:rsidRPr="00E05BC2" w:rsidRDefault="0034065B" w:rsidP="00E05BC2">
      <w:pPr>
        <w:spacing w:before="200" w:line="360" w:lineRule="auto"/>
        <w:contextualSpacing/>
        <w:rPr>
          <w:highlight w:val="white"/>
        </w:rPr>
      </w:pPr>
      <w:commentRangeStart w:id="174"/>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74"/>
      <w:r w:rsidRPr="00CA4945">
        <w:commentReference w:id="174"/>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75"/>
      <w:r w:rsidRPr="00CA4945">
        <w:rPr>
          <w:rFonts w:eastAsia="Calibri"/>
          <w:highlight w:val="white"/>
        </w:rPr>
        <w:t>Figure 5a</w:t>
      </w:r>
      <w:commentRangeEnd w:id="175"/>
      <w:r w:rsidRPr="00CA4945">
        <w:commentReference w:id="175"/>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 xml:space="preserve">=120). However, from VMS data, which predominantly includes smaller fishing vessels that do not report to the USCG, an overwhelming majority of </w:t>
      </w:r>
      <w:r w:rsidR="00874591" w:rsidRPr="00CA4945">
        <w:rPr>
          <w:rFonts w:eastAsia="Calibri"/>
          <w:highlight w:val="white"/>
        </w:rPr>
        <w:lastRenderedPageBreak/>
        <w:t>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del w:id="176" w:author="Amanda Droghini" w:date="2018-03-21T22:24:00Z">
        <w:r w:rsidRPr="00CA4945" w:rsidDel="00E32670">
          <w:rPr>
            <w:rFonts w:eastAsia="Calibri"/>
            <w:highlight w:val="white"/>
          </w:rPr>
          <w:delText>Ballast water exchange data revealed a different pattern than the ship arrival records: w</w:delText>
        </w:r>
      </w:del>
      <w:ins w:id="177" w:author="Amanda Droghini" w:date="2018-03-21T22:24:00Z">
        <w:r w:rsidR="00E32670">
          <w:rPr>
            <w:rFonts w:eastAsia="Calibri"/>
            <w:highlight w:val="white"/>
          </w:rPr>
          <w:t>W</w:t>
        </w:r>
      </w:ins>
      <w:r w:rsidRPr="00CA4945">
        <w:rPr>
          <w:rFonts w:eastAsia="Calibri"/>
          <w:highlight w:val="white"/>
        </w:rPr>
        <w:t xml:space="preserve">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78" w:name="_wsrma7mknuak" w:colFirst="0" w:colLast="0"/>
      <w:bookmarkEnd w:id="178"/>
      <w:r w:rsidRPr="00CA4945">
        <w:t>Discussion</w:t>
      </w:r>
    </w:p>
    <w:p w14:paraId="30FD02EC" w14:textId="772AD2E6"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A44B6F">
        <w:t xml:space="preserve">currently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w:t>
      </w:r>
      <w:r w:rsidR="00A44B6F">
        <w:t>ature limitations on habitat</w:t>
      </w:r>
      <w:r w:rsidR="00F61131">
        <w:t>.</w:t>
      </w:r>
      <w:r w:rsidR="004D442F">
        <w:t xml:space="preserve">  </w:t>
      </w:r>
      <w:commentRangeStart w:id="179"/>
      <w:r w:rsidR="004D442F">
        <w:t>[..]</w:t>
      </w:r>
      <w:commentRangeEnd w:id="179"/>
      <w:r w:rsidR="004D442F">
        <w:rPr>
          <w:rStyle w:val="CommentReference"/>
          <w:rFonts w:ascii="Arial" w:eastAsia="Arial" w:hAnsi="Arial" w:cs="Arial"/>
          <w:color w:val="000000"/>
          <w:lang w:val="en-US" w:eastAsia="en-US"/>
        </w:rPr>
        <w:commentReference w:id="179"/>
      </w:r>
    </w:p>
    <w:p w14:paraId="4F965CF2" w14:textId="000F5530" w:rsidR="00E85FCC" w:rsidRDefault="00E46D10" w:rsidP="00D10BCD">
      <w:pPr>
        <w:spacing w:line="360" w:lineRule="auto"/>
        <w:contextualSpacing/>
        <w:rPr>
          <w:color w:val="FF0000"/>
        </w:rPr>
      </w:pPr>
      <w:r>
        <w:rPr>
          <w:lang w:val="en-US"/>
        </w:rPr>
        <w:t xml:space="preserve">Our results suggest that species’ tolerance to </w:t>
      </w:r>
      <w:r w:rsidR="00072121">
        <w:rPr>
          <w:lang w:val="en-US"/>
        </w:rPr>
        <w:t>cold</w:t>
      </w:r>
      <w:r>
        <w:rPr>
          <w:lang w:val="en-US"/>
        </w:rPr>
        <w:t xml:space="preserve"> water temperatures limit their invasion potential in arctic regions; however, subarctic regions that are perennially ice-free are suitable for a large number of temperate taxa. </w:t>
      </w:r>
      <w:r w:rsidR="00ED5179">
        <w:rPr>
          <w:lang w:val="en-US"/>
        </w:rPr>
        <w:t xml:space="preserve">We identified suitable temperature and salinity conditions for both survival and reproductive life stages… </w:t>
      </w:r>
      <w:r w:rsidR="004B5D5A">
        <w:rPr>
          <w:lang w:val="en-US"/>
        </w:rPr>
        <w:t xml:space="preserve">Importantly, </w:t>
      </w:r>
      <w:r w:rsidR="004B5D5A">
        <w:t>a</w:t>
      </w:r>
      <w:r w:rsidR="009D352C">
        <w:t>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57E560B0" w:rsidR="007909FD" w:rsidRDefault="00E46D10" w:rsidP="00E46D10">
      <w:pPr>
        <w:spacing w:line="360" w:lineRule="auto"/>
        <w:contextualSpacing/>
        <w:rPr>
          <w:ins w:id="180" w:author="Amanda Droghini" w:date="2018-03-21T22:30:00Z"/>
        </w:rPr>
      </w:pPr>
      <w:r>
        <w:rPr>
          <w:lang w:val="en-US"/>
        </w:rPr>
        <w:t>Of the 42 taxa we considered, most (</w:t>
      </w:r>
      <w:r>
        <w:rPr>
          <w:i/>
          <w:lang w:val="en-US"/>
        </w:rPr>
        <w:t>N</w:t>
      </w:r>
      <w:r>
        <w:rPr>
          <w:lang w:val="en-US"/>
        </w:rPr>
        <w:t xml:space="preserve">=34) had suitable habitat for year-round survival in at least parts of the Bering Sea. </w:t>
      </w:r>
      <w:r>
        <w:t xml:space="preserve">NIS richness followed a strong, latitudinal gradient, with high richness in the southern Bering Sea shelf, and a sharp decrease </w:t>
      </w:r>
      <w:r w:rsidRPr="003F748B">
        <w:t>above</w:t>
      </w:r>
      <w:r>
        <w:t xml:space="preserve"> 58ºN </w:t>
      </w:r>
      <w:r>
        <w:rPr>
          <w:highlight w:val="yellow"/>
        </w:rPr>
        <w:t>(Fig. XX)</w:t>
      </w:r>
      <w:r>
        <w:t xml:space="preserve">. This </w:t>
      </w:r>
      <w:r>
        <w:lastRenderedPageBreak/>
        <w:t xml:space="preserve">gradient is coincident with the limit of seasonal sea ice extent in the Bering Sea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fldChar w:fldCharType="separate"/>
      </w:r>
      <w:r w:rsidRPr="00DB339D">
        <w:rPr>
          <w:noProof/>
        </w:rPr>
        <w:t>(Grebmeier et al. 2006b, Stabeno et al. 2012)</w:t>
      </w:r>
      <w:r>
        <w:fldChar w:fldCharType="end"/>
      </w:r>
      <w:r>
        <w:t xml:space="preserve">. Seasonal sea ice cover in the southern Bering Sea is either entirely absent (e.g. the </w:t>
      </w:r>
      <w:r w:rsidRPr="00CA4945">
        <w:t>Aleutian Islands</w:t>
      </w:r>
      <w:r>
        <w:t xml:space="preserve">), or strongly variable from one year to the next </w:t>
      </w:r>
      <w:r>
        <w:fldChar w:fldCharType="begin" w:fldLock="1"/>
      </w:r>
      <w: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fldChar w:fldCharType="separate"/>
      </w:r>
      <w:r w:rsidRPr="001B0CB7">
        <w:rPr>
          <w:noProof/>
        </w:rPr>
        <w:t>(Stabeno et al. 2012)</w:t>
      </w:r>
      <w:r>
        <w:fldChar w:fldCharType="end"/>
      </w:r>
      <w:r w:rsidRPr="00CA4945">
        <w:t xml:space="preserve">. </w:t>
      </w:r>
      <w:r>
        <w:t>Meanwhile, the northern Bering Sea is more similar to arctic ecosystems</w:t>
      </w:r>
      <w:ins w:id="181" w:author="Amanda Droghini" w:date="2018-03-21T22:31:00Z">
        <w:r>
          <w:t xml:space="preserve">, both in terms of </w:t>
        </w:r>
      </w:ins>
      <w:r>
        <w:t xml:space="preserve">its </w:t>
      </w:r>
      <w:ins w:id="182" w:author="Amanda Droghini" w:date="2018-03-21T22:31:00Z">
        <w:r>
          <w:t>hydrolog</w:t>
        </w:r>
      </w:ins>
      <w:r>
        <w:t xml:space="preserve">y </w:t>
      </w:r>
      <w:ins w:id="183" w:author="Amanda Droghini" w:date="2018-03-21T22:31:00Z">
        <w:r>
          <w:t xml:space="preserve">and </w:t>
        </w:r>
      </w:ins>
      <w:r>
        <w:t xml:space="preserve">its </w:t>
      </w:r>
      <w:ins w:id="184" w:author="Amanda Droghini" w:date="2018-03-21T22:31:00Z">
        <w:r>
          <w:t>species assemblage,</w:t>
        </w:r>
      </w:ins>
      <w:r>
        <w:t xml:space="preserve"> and its seasonal dynamics are driven, to a large extent, by the presence, timing, and extent of sea ice </w:t>
      </w:r>
      <w:r>
        <w:fldChar w:fldCharType="begin" w:fldLock="1"/>
      </w:r>
      <w:r w:rsidR="004B4FAB">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fldChar w:fldCharType="separate"/>
      </w:r>
      <w:r w:rsidRPr="00E46D10">
        <w:rPr>
          <w:noProof/>
          <w:lang w:val="fr-CA"/>
        </w:rPr>
        <w:t>(Grebmeier et al. 2006a, Mueter and Litzow 2008)</w:t>
      </w:r>
      <w:r>
        <w:fldChar w:fldCharType="end"/>
      </w:r>
      <w:r w:rsidRPr="00E46D10">
        <w:rPr>
          <w:lang w:val="fr-CA"/>
        </w:rPr>
        <w:t xml:space="preserve">. </w:t>
      </w:r>
      <w:commentRangeStart w:id="185"/>
      <w:proofErr w:type="gramStart"/>
      <w:r w:rsidRPr="00E46D10">
        <w:rPr>
          <w:lang w:val="fr-CA"/>
        </w:rPr>
        <w:t>de</w:t>
      </w:r>
      <w:proofErr w:type="gramEnd"/>
      <w:r w:rsidRPr="00E46D10">
        <w:rPr>
          <w:lang w:val="fr-CA"/>
        </w:rPr>
        <w:t xml:space="preserve"> Rivera et al. </w:t>
      </w:r>
      <w:r w:rsidRPr="00EE22E2">
        <w:fldChar w:fldCharType="begin" w:fldLock="1"/>
      </w:r>
      <w:r w:rsidRPr="00E46D10">
        <w:rPr>
          <w:lang w:val="fr-CA"/>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w:instrText>
      </w:r>
      <w:r>
        <w:instrText>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Pr="00EE22E2">
        <w:fldChar w:fldCharType="separate"/>
      </w:r>
      <w:r w:rsidRPr="00EE22E2">
        <w:rPr>
          <w:noProof/>
        </w:rPr>
        <w:t>(2011)</w:t>
      </w:r>
      <w:r w:rsidRPr="00EE22E2">
        <w:fldChar w:fldCharType="end"/>
      </w:r>
      <w:r>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fldChar w:fldCharType="begin" w:fldLock="1"/>
      </w:r>
      <w: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fldChar w:fldCharType="separate"/>
      </w:r>
      <w:r w:rsidRPr="00A35BB6">
        <w:rPr>
          <w:noProof/>
        </w:rPr>
        <w:t>(de Rivera et al. 2011)</w:t>
      </w:r>
      <w:r>
        <w:fldChar w:fldCharType="end"/>
      </w:r>
      <w:r>
        <w:t xml:space="preserve">, but by considering a larger number of taxa, we found that most species do not have the ability to live up to the Arctic… </w:t>
      </w:r>
      <w:r w:rsidRPr="007B56BF">
        <w:rPr>
          <w:highlight w:val="yellow"/>
        </w:rPr>
        <w:t>(Fig. XX)</w:t>
      </w:r>
      <w:r>
        <w:t>.</w:t>
      </w:r>
      <w:commentRangeEnd w:id="185"/>
      <w:r>
        <w:rPr>
          <w:rStyle w:val="CommentReference"/>
          <w:rFonts w:ascii="Arial" w:eastAsia="Arial" w:hAnsi="Arial" w:cs="Arial"/>
          <w:color w:val="000000"/>
          <w:lang w:val="en-US" w:eastAsia="en-US"/>
        </w:rPr>
        <w:commentReference w:id="185"/>
      </w:r>
      <w:r>
        <w:t xml:space="preserve"> </w:t>
      </w:r>
      <w:r w:rsidRPr="00E46D10">
        <w:rPr>
          <w:highlight w:val="cyan"/>
        </w:rPr>
        <w:t>[[</w:t>
      </w:r>
      <w:proofErr w:type="gramStart"/>
      <w:r w:rsidRPr="00E46D10">
        <w:rPr>
          <w:highlight w:val="cyan"/>
        </w:rPr>
        <w:t>briefly</w:t>
      </w:r>
      <w:proofErr w:type="gramEnd"/>
      <w:r w:rsidRPr="00E46D10">
        <w:rPr>
          <w:highlight w:val="cyan"/>
        </w:rPr>
        <w:t xml:space="preserve"> talk about importance of seasonality – winter]]:</w:t>
      </w:r>
      <w:r>
        <w:t xml:space="preserve"> </w:t>
      </w:r>
      <w:r w:rsidR="00A44B6F">
        <w:rPr>
          <w:lang w:val="en-US"/>
        </w:rPr>
        <w:t>Of the 42 taxa we considered, a</w:t>
      </w:r>
      <w:proofErr w:type="spellStart"/>
      <w:r w:rsidR="00B75A0A">
        <w:t>ll</w:t>
      </w:r>
      <w:proofErr w:type="spellEnd"/>
      <w:r w:rsidR="00B75A0A">
        <w:t xml:space="preserve"> </w:t>
      </w:r>
      <w:r w:rsidR="00A44B6F">
        <w:t>were predicted to</w:t>
      </w:r>
      <w:r w:rsidR="00B75A0A" w:rsidRPr="00CA4945">
        <w:t xml:space="preserve"> survive </w:t>
      </w:r>
      <w:r w:rsidR="00A44B6F">
        <w:t xml:space="preserve">in some of the Bering Sea </w:t>
      </w:r>
      <w:r w:rsidR="00B75A0A" w:rsidRPr="00CA4945">
        <w:t xml:space="preserve">for at least six weeks of the year, when water temperatures were warmest (from early July to mid-August). </w:t>
      </w:r>
      <w:r w:rsidR="00A44B6F">
        <w:t>T</w:t>
      </w:r>
      <w:r w:rsidR="00B75A0A">
        <w:t xml:space="preserve">axa without year-round </w:t>
      </w:r>
      <w:r w:rsidR="00A44B6F">
        <w:t xml:space="preserve">survival </w:t>
      </w:r>
      <w:r w:rsidR="00B75A0A">
        <w:t xml:space="preserve">habitat </w:t>
      </w:r>
      <w:r w:rsidR="00B75A0A" w:rsidRPr="00CA4945">
        <w:t xml:space="preserve">were unable to survive during the coldest months of the year (from December to April). </w:t>
      </w:r>
      <w:del w:id="186"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p>
    <w:p w14:paraId="57F592B7" w14:textId="01F5D478" w:rsidR="00E85FCC" w:rsidRPr="00B31FD6" w:rsidRDefault="00E85FCC" w:rsidP="00B31FD6">
      <w:pPr>
        <w:pStyle w:val="Heading2"/>
      </w:pPr>
      <w:r w:rsidRPr="00B31FD6">
        <w:t>Reproduction: Is there enough time?</w:t>
      </w:r>
    </w:p>
    <w:p w14:paraId="426FC546" w14:textId="15D6AFCA" w:rsidR="004D36DB" w:rsidRDefault="00EE18CB" w:rsidP="00114E82">
      <w:pPr>
        <w:spacing w:line="360" w:lineRule="auto"/>
        <w:contextualSpacing/>
        <w:rPr>
          <w:ins w:id="187" w:author="Amanda Droghini" w:date="2018-03-21T22:30:00Z"/>
        </w:rPr>
      </w:pPr>
      <w:r>
        <w:rPr>
          <w:highlight w:val="cyan"/>
        </w:rPr>
        <w:t>Very few studies have modeled potential reproductive habitat in the Arctic, despite the potential for cold temperatures to affect larval survival, development, and recruitment (de Rivera et al. 2007</w:t>
      </w:r>
      <w:proofErr w:type="gramStart"/>
      <w:r>
        <w:rPr>
          <w:highlight w:val="cyan"/>
        </w:rPr>
        <w:t>..</w:t>
      </w:r>
      <w:proofErr w:type="gramEnd"/>
      <w:r>
        <w:rPr>
          <w:highlight w:val="cyan"/>
        </w:rPr>
        <w:t xml:space="preserve"> need more) </w:t>
      </w:r>
      <w:r>
        <w:t>We found that m</w:t>
      </w:r>
      <w:r w:rsidR="00072121" w:rsidRPr="00EE18CB">
        <w:t xml:space="preserve">ost taxa we evaluated had at least one week of suitable reproductive habitat. </w:t>
      </w:r>
      <w:r>
        <w:t xml:space="preserve">In contrast to our year-round survival model, which showed declining NIS richness with latitude, the very shallow waters of Norton Sound (~64°C) are a thermal hotspot in the Bering Sea </w:t>
      </w:r>
      <w:r>
        <w:fldChar w:fldCharType="begin" w:fldLock="1"/>
      </w:r>
      <w: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fldChar w:fldCharType="separate"/>
      </w:r>
      <w:r w:rsidRPr="004B4FAB">
        <w:rPr>
          <w:noProof/>
        </w:rPr>
        <w:t>(Ladd and Overland 2009, Hermann et al. 2016)</w:t>
      </w:r>
      <w:r>
        <w:fldChar w:fldCharType="end"/>
      </w:r>
      <w:r>
        <w:t xml:space="preserve">, and were therefore predicted to support the greatest </w:t>
      </w:r>
      <w:r w:rsidRPr="00EE18CB">
        <w:t>number of NIS during the summer months.</w:t>
      </w:r>
      <w:r w:rsidRPr="00EE18CB">
        <w:t xml:space="preserve"> </w:t>
      </w:r>
      <w:r w:rsidR="00072121" w:rsidRPr="00EE18CB">
        <w:t xml:space="preserve">However, </w:t>
      </w:r>
      <w:r w:rsidRPr="00EE18CB">
        <w:t>t</w:t>
      </w:r>
      <w:r w:rsidR="004E6C5F" w:rsidRPr="00EE18CB">
        <w:t xml:space="preserve">axa that require </w:t>
      </w:r>
      <w:r w:rsidR="00FF6353" w:rsidRPr="00EE18CB">
        <w:t xml:space="preserve">salinities </w:t>
      </w:r>
      <w:r w:rsidRPr="00EE18CB">
        <w:t>≤</w:t>
      </w:r>
      <w:r w:rsidR="00FF6353" w:rsidRPr="00EE18CB">
        <w:t xml:space="preserve">30 </w:t>
      </w:r>
      <w:proofErr w:type="spellStart"/>
      <w:r w:rsidR="00FF6353" w:rsidRPr="00EE18CB">
        <w:t>ppt</w:t>
      </w:r>
      <w:proofErr w:type="spellEnd"/>
      <w:r w:rsidR="00FF6353" w:rsidRPr="00EE18CB">
        <w:t xml:space="preserve"> or </w:t>
      </w:r>
      <w:r w:rsidR="004E6C5F" w:rsidRPr="00EE18CB">
        <w:t xml:space="preserve">temperatures </w:t>
      </w:r>
      <w:r w:rsidRPr="00EE18CB">
        <w:t>≥</w:t>
      </w:r>
      <w:r w:rsidR="004E6C5F" w:rsidRPr="00EE18CB">
        <w:t>1</w:t>
      </w:r>
      <w:r w:rsidRPr="00EE18CB">
        <w:t>4°</w:t>
      </w:r>
      <w:r w:rsidR="004E6C5F" w:rsidRPr="00EE18CB">
        <w:t>C</w:t>
      </w:r>
      <w:r w:rsidR="00FF6353" w:rsidRPr="00EE18CB">
        <w:t xml:space="preserve"> for reproduction or development</w:t>
      </w:r>
      <w:r w:rsidR="004E6C5F" w:rsidRPr="00EE18CB">
        <w:t xml:space="preserve">, </w:t>
      </w:r>
      <w:r w:rsidR="00FF6353" w:rsidRPr="00EE18CB">
        <w:t xml:space="preserve">have limited suitable habitat in </w:t>
      </w:r>
      <w:r w:rsidR="00A41DF2" w:rsidRPr="00EE18CB">
        <w:t xml:space="preserve">the Bering </w:t>
      </w:r>
      <w:r w:rsidR="00FF6353" w:rsidRPr="00EE18CB">
        <w:t>Sea</w:t>
      </w:r>
      <w:r w:rsidR="00A41DF2" w:rsidRPr="00EE18CB">
        <w:t xml:space="preserve">. </w:t>
      </w:r>
      <w:r>
        <w:t xml:space="preserve">Given the link between temperature and time to development </w:t>
      </w:r>
      <w:r>
        <w:fldChar w:fldCharType="begin" w:fldLock="1"/>
      </w:r>
      <w: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fldChar w:fldCharType="separate"/>
      </w:r>
      <w:r w:rsidRPr="00EE18CB">
        <w:rPr>
          <w:noProof/>
        </w:rPr>
        <w:t>(e.g. de Rivera et al. 2007)</w:t>
      </w:r>
      <w:r>
        <w:fldChar w:fldCharType="end"/>
      </w:r>
      <w:r>
        <w:t xml:space="preserve">, </w:t>
      </w:r>
      <w:r>
        <w:t xml:space="preserve">taxa with long </w:t>
      </w:r>
      <w:r w:rsidRPr="00EE18CB">
        <w:t xml:space="preserve">brooding or development periods may be limited by the Bering Sea’s short summer season. </w:t>
      </w:r>
      <w:r w:rsidRPr="00EE18CB">
        <w:t xml:space="preserve">For example, </w:t>
      </w:r>
      <w:r w:rsidR="00FF6353" w:rsidRPr="00EE18CB">
        <w:t>prominent invaders</w:t>
      </w:r>
      <w:r w:rsidRPr="00EE18CB">
        <w:t xml:space="preserve"> such as </w:t>
      </w:r>
      <w:proofErr w:type="spellStart"/>
      <w:r w:rsidR="00FF6353" w:rsidRPr="00EE18CB">
        <w:rPr>
          <w:i/>
        </w:rPr>
        <w:t>Botrylloides</w:t>
      </w:r>
      <w:proofErr w:type="spellEnd"/>
      <w:r w:rsidR="00FF6353" w:rsidRPr="00EE18CB">
        <w:rPr>
          <w:i/>
        </w:rPr>
        <w:t xml:space="preserve"> violaceus</w:t>
      </w:r>
      <w:r w:rsidRPr="00EE18CB">
        <w:t xml:space="preserve"> and</w:t>
      </w:r>
      <w:r w:rsidR="00FF6353" w:rsidRPr="00EE18CB">
        <w:t xml:space="preserve"> </w:t>
      </w:r>
      <w:proofErr w:type="spellStart"/>
      <w:r w:rsidR="00FF6353" w:rsidRPr="00EE18CB">
        <w:rPr>
          <w:i/>
          <w:iCs/>
        </w:rPr>
        <w:t>Carcinus</w:t>
      </w:r>
      <w:proofErr w:type="spellEnd"/>
      <w:r w:rsidR="00FF6353" w:rsidRPr="00EE18CB">
        <w:rPr>
          <w:i/>
          <w:iCs/>
        </w:rPr>
        <w:t xml:space="preserve"> </w:t>
      </w:r>
      <w:proofErr w:type="spellStart"/>
      <w:r w:rsidR="00FF6353" w:rsidRPr="00EE18CB">
        <w:rPr>
          <w:i/>
          <w:iCs/>
        </w:rPr>
        <w:t>maenas</w:t>
      </w:r>
      <w:proofErr w:type="spellEnd"/>
      <w:r w:rsidR="00FF6353" w:rsidRPr="00EE18CB">
        <w:t xml:space="preserve"> either do not have suitable temperatures or do not have enough time to complete development</w:t>
      </w:r>
      <w:r w:rsidR="00FF6353" w:rsidRPr="00CA4945">
        <w:t xml:space="preserve">, despite having the capacity to live year-round across moderately large areas of the shelf </w:t>
      </w:r>
      <w:r w:rsidR="00AF36F2">
        <w:fldChar w:fldCharType="begin" w:fldLock="1"/>
      </w:r>
      <w:r w:rsidR="00E46D10">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instrText>
      </w:r>
      <w:r w:rsidR="00AF36F2">
        <w:fldChar w:fldCharType="separate"/>
      </w:r>
      <w:r w:rsidR="00FF6353" w:rsidRPr="00FF6353">
        <w:rPr>
          <w:noProof/>
        </w:rPr>
        <w:t>(de Rivera et al. 2007, Westerman et al. 2009)</w:t>
      </w:r>
      <w:r w:rsidR="00AF36F2">
        <w:fldChar w:fldCharType="end"/>
      </w:r>
      <w:r>
        <w:t xml:space="preserve">. </w:t>
      </w:r>
      <w:ins w:id="188" w:author="Amanda Droghini" w:date="2018-03-21T22:30:00Z">
        <w:r w:rsidR="004D36DB">
          <w:t xml:space="preserve">Interestingly, the two </w:t>
        </w:r>
      </w:ins>
      <w:r w:rsidR="00FF6353">
        <w:t>NIS</w:t>
      </w:r>
      <w:ins w:id="189" w:author="Amanda Droghini" w:date="2018-03-21T22:30:00Z">
        <w:r w:rsidR="004D36DB">
          <w:t xml:space="preserve"> </w:t>
        </w:r>
        <w:r w:rsidR="004D36DB">
          <w:lastRenderedPageBreak/>
          <w:t>that are established in the Bering Sea</w:t>
        </w:r>
      </w:ins>
      <w:r w:rsidR="00FF6353">
        <w:t xml:space="preserve"> (</w:t>
      </w:r>
      <w:proofErr w:type="spellStart"/>
      <w:r w:rsidR="00FF6353">
        <w:rPr>
          <w:i/>
        </w:rPr>
        <w:t>Caprella</w:t>
      </w:r>
      <w:proofErr w:type="spellEnd"/>
      <w:r w:rsidR="00FF6353">
        <w:rPr>
          <w:i/>
        </w:rPr>
        <w:t xml:space="preserve"> </w:t>
      </w:r>
      <w:proofErr w:type="spellStart"/>
      <w:r w:rsidR="00FF6353">
        <w:rPr>
          <w:i/>
        </w:rPr>
        <w:t>mutica</w:t>
      </w:r>
      <w:proofErr w:type="spellEnd"/>
      <w:r w:rsidR="00FF6353">
        <w:rPr>
          <w:i/>
        </w:rPr>
        <w:t xml:space="preserve"> </w:t>
      </w:r>
      <w:r w:rsidR="00FF6353">
        <w:t xml:space="preserve">and </w:t>
      </w:r>
      <w:r w:rsidR="00FF6353">
        <w:rPr>
          <w:i/>
        </w:rPr>
        <w:t xml:space="preserve">Mya </w:t>
      </w:r>
      <w:proofErr w:type="spellStart"/>
      <w:r w:rsidR="00FF6353">
        <w:rPr>
          <w:i/>
        </w:rPr>
        <w:t>arenaria</w:t>
      </w:r>
      <w:proofErr w:type="spellEnd"/>
      <w:r w:rsidR="00FF6353">
        <w:t>)</w:t>
      </w:r>
      <w:r w:rsidR="00FF6353">
        <w:rPr>
          <w:i/>
        </w:rPr>
        <w:t xml:space="preserve"> </w:t>
      </w:r>
      <w:ins w:id="190" w:author="Amanda Droghini" w:date="2018-03-21T22:30:00Z">
        <w:r w:rsidR="004D36DB">
          <w:t xml:space="preserve">were the two outliers in our </w:t>
        </w:r>
      </w:ins>
      <w:r w:rsidR="00FF6353">
        <w:t>dataset</w:t>
      </w:r>
      <w:ins w:id="191" w:author="Amanda Droghini" w:date="2018-03-21T22:30:00Z">
        <w:r w:rsidR="004D36DB">
          <w:t xml:space="preserve"> that had nearly year-round reproductive habitat (</w:t>
        </w:r>
      </w:ins>
      <w:r w:rsidR="004B4FAB">
        <w:t>&gt;51</w:t>
      </w:r>
      <w:ins w:id="192" w:author="Amanda Droghini" w:date="2018-03-21T22:30:00Z">
        <w:r w:rsidR="004D36DB">
          <w:t xml:space="preserve"> consecutive weeks of suitable repro habitats). </w:t>
        </w:r>
      </w:ins>
    </w:p>
    <w:p w14:paraId="5DC44D98" w14:textId="251479F2" w:rsidR="004D36DB" w:rsidRDefault="004D36DB" w:rsidP="00114E82">
      <w:pPr>
        <w:spacing w:line="360" w:lineRule="auto"/>
        <w:contextualSpacing/>
      </w:pPr>
    </w:p>
    <w:p w14:paraId="421CE852" w14:textId="40DC2FAB" w:rsidR="00072121" w:rsidRPr="00114E82" w:rsidRDefault="00072121" w:rsidP="00072121">
      <w:pPr>
        <w:spacing w:line="360" w:lineRule="auto"/>
        <w:contextualSpacing/>
      </w:pPr>
      <w:commentRangeStart w:id="193"/>
      <w:r>
        <w:t xml:space="preserve">Given the resolution of the climate models </w:t>
      </w:r>
      <w:commentRangeEnd w:id="193"/>
      <w:r w:rsidR="00186DB4">
        <w:rPr>
          <w:rStyle w:val="CommentReference"/>
          <w:rFonts w:ascii="Arial" w:eastAsia="Arial" w:hAnsi="Arial" w:cs="Arial"/>
          <w:color w:val="000000"/>
          <w:lang w:val="en-US" w:eastAsia="en-US"/>
        </w:rPr>
        <w:commentReference w:id="193"/>
      </w:r>
      <w:r>
        <w:t xml:space="preserve">we used, our habitat models may underestimate summer water temperatures near the coastlines and in </w:t>
      </w:r>
      <w:ins w:id="194" w:author="Amanda Droghini" w:date="2018-03-21T22:29:00Z">
        <w:r>
          <w:t xml:space="preserve">shallow waters </w:t>
        </w:r>
      </w:ins>
      <w:r>
        <w:t>&lt; 10 m deep</w:t>
      </w:r>
      <w:ins w:id="195" w:author="Amanda Droghini" w:date="2018-03-21T22:29:00Z">
        <w:r>
          <w:t>.</w:t>
        </w:r>
      </w:ins>
      <w:del w:id="196" w:author="Amanda Droghini" w:date="2018-03-21T22:29:00Z">
        <w:r w:rsidDel="004D36DB">
          <w:delText>), and models do not reach the shoreline, often falling several kilometers short.</w:delText>
        </w:r>
      </w:del>
      <w: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t>Nushagak</w:t>
      </w:r>
      <w:proofErr w:type="spellEnd"/>
      <w:proofErr w:type="gramStart"/>
      <w:r>
        <w:t>..)</w:t>
      </w:r>
      <w:proofErr w:type="gramEnd"/>
      <w:r>
        <w:t xml:space="preserve">. These rivers not only contribute to </w:t>
      </w:r>
      <w:proofErr w:type="gramStart"/>
      <w:r>
        <w:t>freshening</w:t>
      </w:r>
      <w:proofErr w:type="gramEnd"/>
      <w:r>
        <w:t xml:space="preserve"> the Bering Sea, but also increase near-shore water temperatures by several degrees in the summer. Measurements from finer scale models have recorded temperatures as high as </w:t>
      </w:r>
      <w:commentRangeStart w:id="197"/>
      <w:r>
        <w:t xml:space="preserve">19°C </w:t>
      </w:r>
      <w:commentRangeEnd w:id="197"/>
      <w:r>
        <w:rPr>
          <w:rStyle w:val="CommentReference"/>
          <w:rFonts w:ascii="Arial" w:eastAsia="Arial" w:hAnsi="Arial" w:cs="Arial"/>
          <w:color w:val="000000"/>
          <w:lang w:val="en-US" w:eastAsia="en-US"/>
        </w:rPr>
        <w:commentReference w:id="197"/>
      </w:r>
      <w:r>
        <w:t>near the Yukon River. Local dynamics such as freshwater runoff and i</w:t>
      </w:r>
      <w:r w:rsidR="000368C9">
        <w:t xml:space="preserve">ce scour is </w:t>
      </w:r>
      <w:r>
        <w:t>likely to affect species’ distribution and persistence</w:t>
      </w:r>
      <w:commentRangeStart w:id="198"/>
      <w:r>
        <w:t xml:space="preserve"> </w:t>
      </w:r>
      <w:r>
        <w:fldChar w:fldCharType="begin" w:fldLock="1"/>
      </w:r>
      <w:r w:rsidR="00173031">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fldChar w:fldCharType="separate"/>
      </w:r>
      <w:r w:rsidRPr="007C7CAD">
        <w:rPr>
          <w:noProof/>
        </w:rPr>
        <w:t>(Fetzer and Arntz 2008, Miller 2016)</w:t>
      </w:r>
      <w:r>
        <w:fldChar w:fldCharType="end"/>
      </w:r>
      <w:commentRangeEnd w:id="198"/>
      <w:r>
        <w:rPr>
          <w:rStyle w:val="CommentReference"/>
          <w:rFonts w:ascii="Arial" w:eastAsia="Arial" w:hAnsi="Arial" w:cs="Arial"/>
          <w:color w:val="000000"/>
          <w:lang w:val="en-US" w:eastAsia="en-US"/>
        </w:rPr>
        <w:commentReference w:id="198"/>
      </w:r>
      <w:r>
        <w:t xml:space="preserve">. However… results for year-round survival still supported … </w:t>
      </w:r>
    </w:p>
    <w:p w14:paraId="1D96ED5E" w14:textId="77777777" w:rsidR="00072121" w:rsidRDefault="00072121" w:rsidP="00114E82">
      <w:pPr>
        <w:spacing w:line="360" w:lineRule="auto"/>
        <w:contextualSpacing/>
        <w:rPr>
          <w:ins w:id="199" w:author="Amanda Droghini" w:date="2018-03-21T22:30:00Z"/>
        </w:rPr>
      </w:pPr>
    </w:p>
    <w:p w14:paraId="0FD70C81" w14:textId="55995400" w:rsidR="00072121" w:rsidRDefault="00786E0A" w:rsidP="00072121">
      <w:pPr>
        <w:spacing w:line="360" w:lineRule="auto"/>
        <w:contextualSpacing/>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w:t>
      </w:r>
      <w:r w:rsidR="008567BB">
        <w:t>, especially with regards to critical lower limits</w:t>
      </w:r>
      <w:r w:rsidR="00EC106A">
        <w:t xml:space="preserve"> and</w:t>
      </w:r>
      <w:r w:rsidR="008567BB">
        <w:t xml:space="preserve"> </w:t>
      </w:r>
      <w:r>
        <w:t xml:space="preserve">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rsidR="00EC106A">
        <w:t xml:space="preserve">. </w:t>
      </w:r>
      <w:r w:rsidR="008567BB">
        <w:t>M</w:t>
      </w:r>
      <w:r w:rsidR="00072121">
        <w:t xml:space="preserve">ore </w:t>
      </w:r>
      <w:r w:rsidR="008567BB">
        <w:t xml:space="preserve">experimental </w:t>
      </w:r>
      <w:r w:rsidR="00072121">
        <w:t xml:space="preserve">research is needed to determine development rates of NIS under different temperature conditions,  and examine the various facets of reproduction, as </w:t>
      </w:r>
      <w:r w:rsidR="00EC106A">
        <w:t xml:space="preserve">asexual reproduction, </w:t>
      </w:r>
      <w:r w:rsidR="00072121">
        <w:t>fertilization, brooding, and development stages may all require d</w:t>
      </w:r>
      <w:r w:rsidR="008567BB">
        <w:t xml:space="preserve">ifferent temperature thresholds </w:t>
      </w:r>
      <w:r w:rsidR="008567BB">
        <w:fldChar w:fldCharType="begin" w:fldLock="1"/>
      </w:r>
      <w:r w:rsidR="008567BB">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rsidR="008567BB">
        <w:fldChar w:fldCharType="separate"/>
      </w:r>
      <w:r w:rsidR="008567BB" w:rsidRPr="008567BB">
        <w:rPr>
          <w:noProof/>
        </w:rPr>
        <w:t>(Westerman et al. 2009)</w:t>
      </w:r>
      <w:r w:rsidR="008567BB">
        <w:fldChar w:fldCharType="end"/>
      </w:r>
      <w:r w:rsidR="00072121">
        <w:t>.</w:t>
      </w:r>
      <w:r w:rsidR="008567BB">
        <w:t xml:space="preserve"> Future modeling efforts need to </w:t>
      </w:r>
      <w:r w:rsidR="008567BB">
        <w:t xml:space="preserve">consider </w:t>
      </w:r>
      <w:r w:rsidR="00EC106A">
        <w:t xml:space="preserve">variables beyond </w:t>
      </w:r>
      <w:r w:rsidR="004520F7">
        <w:t xml:space="preserve">water </w:t>
      </w:r>
      <w:r w:rsidR="00EC106A">
        <w:t>temperature and salinity</w:t>
      </w:r>
      <w:r w:rsidR="004520F7">
        <w:t xml:space="preserve">. An organism’s body temperature may be affected by factors beyond water temperature </w:t>
      </w:r>
      <w:r w:rsidR="004520F7">
        <w:fldChar w:fldCharType="begin" w:fldLock="1"/>
      </w:r>
      <w:r w:rsidR="00173031">
        <w:instrText>ADDIN CSL_CITATION { "citationItems" : [ { "id" : "ITEM-1",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"ITEM-1", "issued" : { "date-parts" : [ [ "2011" ] ] }, "number-of-pages" : "123-160", "title" : "Tipping points, thresholds and the keystone role of physiology in marine climate change research", "type" : "book", "volume" : "60" }, "prefix" : "e.g. wind for intertidal organisms; ", "uris" : [ "http://www.mendeley.com/documents/?uuid=062cb3f7-d2b5-4a3d-9e6b-2fa7e5baa35d" ] } ], "mendeley" : { "formattedCitation" : "(e.g. wind for intertidal organisms; Monaco and Helmuth 2011)", "plainTextFormattedCitation" : "(e.g. wind for intertidal organisms; Monaco and Helmuth 2011)", "previouslyFormattedCitation" : "(e.g. wind for intertidal organisms; Monaco and Helmuth 2011)" }, "properties" : {  }, "schema" : "https://github.com/citation-style-language/schema/raw/master/csl-citation.json" }</w:instrText>
      </w:r>
      <w:r w:rsidR="004520F7">
        <w:fldChar w:fldCharType="separate"/>
      </w:r>
      <w:r w:rsidR="004520F7" w:rsidRPr="004520F7">
        <w:rPr>
          <w:noProof/>
        </w:rPr>
        <w:t>(e.g. wind for intertidal organisms; Monaco and Helmuth 2011)</w:t>
      </w:r>
      <w:r w:rsidR="004520F7">
        <w:fldChar w:fldCharType="end"/>
      </w:r>
      <w:r w:rsidR="004520F7">
        <w:t xml:space="preserve">, and its survival or reproductive success is influenced by several other factors, including competition, food availability, and water chemistry </w:t>
      </w:r>
      <w:commentRangeStart w:id="200"/>
      <w:r w:rsidR="004520F7">
        <w:fldChar w:fldCharType="begin" w:fldLock="1"/>
      </w:r>
      <w:r w:rsidR="004520F7">
        <w:instrText>ADDIN CSL_CITATION { "citationItems" : [ { "id" : "ITEM-1", "itemData" : { "DOI" : "10.1111/maec.12435", "ISSN" : "14390485", "abstract" : "The effect of climate change on natural oyster recruitment has the potential to disrupt many of the ecosystem services oysters provide. Due to the temperature-sensitivity of reproduction, oyster recruitment may shift as water temperatures rise. A biological imprint of climate change was revealed in a multi-decadal time series of recruitment of non-native Pacific oysters (Crassostrea gigas) in the main stem of Hood Canal, Washington, USA, extracted from historic fishery documents. Water in July and August warmed significantly from 1945 to 1995 (0.028\u00a0\u00b1\u00a00.004\u00b0C per year [\u00b1SE]) and accounted for an increase in Pacific oyster recruitment (7% per year, 0.028\u00a0\u00b1\u00a00.006\u00a0spat per year on log scale [\u00b1SE]); recruitment also strongly tracked inter-annual variability in summer water temperature. Methods used to collect historical data were repeated in 2013\u20132015 when recruitment of both Pacific oysters and native Olympia oysters (Ostrea lurida) were recorded in main stem and lower Hood Canal. Both historic and modern data show large variation within and between years for temperature as well as recruitment. The modern data add information regarding spatial variation, in that recruitment patterns in the two regions of Hood Canal were decoupled. As temperatures continue to increase, non-native Pacific oysters are likely to be favored over Olympia oysters, which recruit earlier at lower temperatures and presently contribute less than half of total oyster recruits. Future recruitment, however, may be limited by environmental factors other than temperature, a point indicated particularly in Hood Canal where many subtidal species already respond strongly to gradients in dissolved oxygen.", "author" : [ { "dropping-particle" : "", "family" : "Valdez", "given" : "Stephanie R.", "non-dropping-particle" : "", "parse-names" : false, "suffix" : "" }, { "dropping-particle" : "", "family" : "Ruesink", "given" : "Jennifer L.", "non-dropping-particle" : "", "parse-names" : false, "suffix" : "" } ], "container-title" : "Marine Ecology", "id" : "ITEM-1", "issue" : "3", "issued" : { "date-parts" : [ [ "2017" ] ] }, "page" : "1-10", "title" : "Scales of recruitment variability in warming waters: Comparing native and introduced oysters in Hood Canal, Washington, USA", "type" : "article-journal", "volume" : "38" }, "uris" : [ "http://www.mendeley.com/documents/?uuid=accb7a5f-e945-4bfd-8391-6d7b9a2f55d1" ] } ], "mendeley" : { "formattedCitation" : "(Valdez and Ruesink 2017)", "plainTextFormattedCitation" : "(Valdez and Ruesink 2017)", "previouslyFormattedCitation" : "(Valdez and Ruesink 2017)" }, "properties" : {  }, "schema" : "https://github.com/citation-style-language/schema/raw/master/csl-citation.json" }</w:instrText>
      </w:r>
      <w:r w:rsidR="004520F7">
        <w:fldChar w:fldCharType="separate"/>
      </w:r>
      <w:r w:rsidR="004520F7" w:rsidRPr="004520F7">
        <w:rPr>
          <w:noProof/>
        </w:rPr>
        <w:t>(Valdez and Ruesink 2017)</w:t>
      </w:r>
      <w:r w:rsidR="004520F7">
        <w:fldChar w:fldCharType="end"/>
      </w:r>
      <w:commentRangeEnd w:id="200"/>
      <w:r w:rsidR="004520F7">
        <w:rPr>
          <w:rStyle w:val="CommentReference"/>
          <w:rFonts w:ascii="Arial" w:eastAsia="Arial" w:hAnsi="Arial" w:cs="Arial"/>
          <w:color w:val="000000"/>
          <w:lang w:val="en-US" w:eastAsia="en-US"/>
        </w:rPr>
        <w:commentReference w:id="200"/>
      </w:r>
      <w:r w:rsidR="004520F7">
        <w:t>. T</w:t>
      </w:r>
      <w:r w:rsidR="00EC106A">
        <w:t xml:space="preserve">he potential for interactions </w:t>
      </w:r>
      <w:r w:rsidR="00EC106A">
        <w:t xml:space="preserve">and </w:t>
      </w:r>
      <w:r w:rsidR="004520F7">
        <w:t xml:space="preserve">non-linear responses </w:t>
      </w:r>
      <w:r w:rsidR="00EC106A">
        <w:t xml:space="preserve">may </w:t>
      </w:r>
      <w:r w:rsidR="004520F7">
        <w:t xml:space="preserve">also </w:t>
      </w:r>
      <w:r w:rsidR="00EC106A">
        <w:t xml:space="preserve">be especially important at the tail-end of species’ thermal response curves </w:t>
      </w:r>
      <w:r w:rsidR="00EC106A">
        <w:fldChar w:fldCharType="begin" w:fldLock="1"/>
      </w:r>
      <w:r w:rsidR="00173031">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EC106A">
        <w:fldChar w:fldCharType="separate"/>
      </w:r>
      <w:r w:rsidR="00EC106A" w:rsidRPr="008F7758">
        <w:rPr>
          <w:noProof/>
        </w:rPr>
        <w:t>(Monaco and Helmuth 2011, Sorte 2014, Miller 2016)</w:t>
      </w:r>
      <w:r w:rsidR="00EC106A">
        <w:fldChar w:fldCharType="end"/>
      </w:r>
      <w:r w:rsidR="00EC106A">
        <w:t>.</w:t>
      </w:r>
    </w:p>
    <w:p w14:paraId="5D124F80" w14:textId="2AF8AA71" w:rsidR="00B34C45" w:rsidRPr="00670AC1" w:rsidRDefault="00786E0A" w:rsidP="00670AC1">
      <w:pPr>
        <w:spacing w:line="360" w:lineRule="auto"/>
        <w:contextualSpacing/>
        <w:rPr>
          <w:color w:val="FF0000"/>
        </w:rPr>
      </w:pPr>
      <w:del w:id="201" w:author="Amanda Droghini" w:date="2018-03-21T22:27:00Z">
        <w:r w:rsidDel="00E32670">
          <w:lastRenderedPageBreak/>
          <w:delText xml:space="preserve"> </w:delText>
        </w:r>
      </w:del>
      <w:del w:id="202" w:author="Amanda Droghini" w:date="2018-03-21T22:26:00Z">
        <w:r w:rsidDel="00E32670">
          <w:delText xml:space="preserve"> </w:delText>
        </w:r>
        <w:r w:rsidDel="00E32670">
          <w:rPr>
            <w:color w:val="FF0000"/>
          </w:rPr>
          <w:delText>We also recognize that sea temperatures do not tell us about the organism’s body temperature (the true limiting factor), which can also be affected by a multitude of environmental factors e.g. wind (Monaco and Helmuth 201</w:delText>
        </w:r>
      </w:del>
    </w:p>
    <w:p w14:paraId="70EC1A31" w14:textId="2318B2CA" w:rsidR="00216F05" w:rsidDel="00114E82" w:rsidRDefault="00FE07CC" w:rsidP="00B31FD6">
      <w:pPr>
        <w:spacing w:line="360" w:lineRule="auto"/>
        <w:contextualSpacing/>
        <w:rPr>
          <w:del w:id="203" w:author="Amanda Droghini" w:date="2018-03-11T10:39:00Z"/>
        </w:rPr>
      </w:pPr>
      <w:del w:id="204"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205"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09C8EF29" w:rsidR="00432C42" w:rsidRDefault="00DA6BD5" w:rsidP="004C0817">
      <w:pPr>
        <w:rPr>
          <w:ins w:id="206"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207"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208"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209"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210" w:author="Amanda Droghini" w:date="2018-03-20T11:59:00Z">
        <w:r w:rsidR="001220E6" w:rsidDel="004C0817">
          <w:delText xml:space="preserve">Moreover, </w:delText>
        </w:r>
        <w:r w:rsidRPr="00CA4945" w:rsidDel="004C0817">
          <w:delText>t</w:delText>
        </w:r>
      </w:del>
      <w:ins w:id="211" w:author="Amanda Droghini" w:date="2018-03-20T11:59:00Z">
        <w:r w:rsidR="004C0817">
          <w:t>T</w:t>
        </w:r>
      </w:ins>
      <w:r w:rsidRPr="00CA4945">
        <w:t xml:space="preserve">he connectivity of Dutch Harbor to other Bering Sea ports, like those of the Pribilof Islands, Bristol Bay, and </w:t>
      </w:r>
      <w:proofErr w:type="spellStart"/>
      <w:r w:rsidRPr="00CA4945">
        <w:t>Akutan</w:t>
      </w:r>
      <w:proofErr w:type="spellEnd"/>
      <w:r w:rsidR="00571CAF">
        <w:t>,</w:t>
      </w:r>
      <w:r w:rsidRPr="00CA4945">
        <w:t xml:space="preserve"> </w:t>
      </w:r>
      <w:commentRangeStart w:id="212"/>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212"/>
      <w:r w:rsidR="00432C42">
        <w:rPr>
          <w:rStyle w:val="CommentReference"/>
          <w:rFonts w:ascii="Arial" w:eastAsia="Arial" w:hAnsi="Arial" w:cs="Arial"/>
          <w:color w:val="000000"/>
          <w:lang w:val="en-US" w:eastAsia="en-US"/>
        </w:rPr>
        <w:commentReference w:id="212"/>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ins w:id="213" w:author="Amanda Droghini" w:date="2018-03-20T11:55:00Z">
        <w:r w:rsidR="00670AC1">
          <w:t xml:space="preserve">We extend work by McGee et al. </w:t>
        </w:r>
        <w:r w:rsidR="00670AC1">
          <w:fldChar w:fldCharType="begin" w:fldLock="1"/>
        </w:r>
        <w:r w:rsidR="00670AC1">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fldChar w:fldCharType="separate"/>
        </w:r>
        <w:r w:rsidR="00670AC1" w:rsidRPr="004C0817">
          <w:rPr>
            <w:noProof/>
          </w:rPr>
          <w:t>(2006)</w:t>
        </w:r>
        <w:r w:rsidR="00670AC1">
          <w:fldChar w:fldCharType="end"/>
        </w:r>
        <w:r w:rsidR="00670AC1">
          <w:t xml:space="preserve"> by quantifying the fishing vessel traffic in the region. While these boats do not carry ballast water, they may be important vectors of biofouling. </w:t>
        </w:r>
      </w:ins>
      <w:ins w:id="214" w:author="Amanda Droghini" w:date="2018-03-20T12:00:00Z">
        <w:r w:rsidR="00670AC1">
          <w:t xml:space="preserve">Organisms </w:t>
        </w:r>
      </w:ins>
      <w:ins w:id="215" w:author="Amanda Droghini" w:date="2018-03-20T11:59:00Z">
        <w:r w:rsidR="00670AC1">
          <w:t>such as barnacles</w:t>
        </w:r>
      </w:ins>
      <w:ins w:id="216" w:author="Amanda Droghini" w:date="2018-03-20T12:00:00Z">
        <w:r w:rsidR="00670AC1">
          <w:t>, copepods, and algae can be transported via fouling</w:t>
        </w:r>
      </w:ins>
      <w:ins w:id="217" w:author="Amanda Droghini" w:date="2018-03-20T12:01:00Z">
        <w:r w:rsidR="00670AC1">
          <w:t xml:space="preserve">; while much attention has been placed on ballast water, a study in the Canadian Arctic found a greater abundance and richness of hull </w:t>
        </w:r>
      </w:ins>
      <w:proofErr w:type="spellStart"/>
      <w:ins w:id="218" w:author="Amanda Droghini" w:date="2018-03-20T12:02:00Z">
        <w:r w:rsidR="00670AC1">
          <w:t>foulers</w:t>
        </w:r>
      </w:ins>
      <w:proofErr w:type="spellEnd"/>
      <w:ins w:id="219" w:author="Amanda Droghini" w:date="2018-03-20T12:01:00Z">
        <w:r w:rsidR="00670AC1">
          <w:t xml:space="preserve"> compared to ballast water</w:t>
        </w:r>
      </w:ins>
      <w:ins w:id="220" w:author="Amanda Droghini" w:date="2018-03-20T12:02:00Z">
        <w:r w:rsidR="00670AC1">
          <w:t xml:space="preserve"> organisms, suggesting that biofouling may be </w:t>
        </w:r>
      </w:ins>
      <w:ins w:id="221" w:author="Amanda Droghini" w:date="2018-03-20T12:03:00Z">
        <w:r w:rsidR="00670AC1">
          <w:t xml:space="preserve">a greater contributor to </w:t>
        </w:r>
      </w:ins>
      <w:ins w:id="222" w:author="Amanda Droghini" w:date="2018-03-20T12:04:00Z">
        <w:r w:rsidR="00670AC1">
          <w:t xml:space="preserve">introductions than ballast water </w:t>
        </w:r>
        <w:r w:rsidR="00670AC1">
          <w:fldChar w:fldCharType="begin" w:fldLock="1"/>
        </w:r>
      </w:ins>
      <w:r w:rsidR="00670AC1">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fldChar w:fldCharType="separate"/>
      </w:r>
      <w:r w:rsidR="00670AC1" w:rsidRPr="008A7393">
        <w:rPr>
          <w:noProof/>
        </w:rPr>
        <w:t>(Chan et al. 2015)</w:t>
      </w:r>
      <w:ins w:id="223" w:author="Amanda Droghini" w:date="2018-03-20T12:04:00Z">
        <w:r w:rsidR="00670AC1">
          <w:fldChar w:fldCharType="end"/>
        </w:r>
        <w:r w:rsidR="00670AC1">
          <w:t>.</w:t>
        </w:r>
      </w:ins>
      <w:ins w:id="224" w:author="Amanda Droghini" w:date="2018-03-20T11:59:00Z">
        <w:r w:rsidR="00670AC1">
          <w:t xml:space="preserve"> </w:t>
        </w:r>
      </w:ins>
      <w:r w:rsidR="00670AC1">
        <w:t>F</w:t>
      </w:r>
      <w:r w:rsidR="00E25C44" w:rsidRPr="00CA4945">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7D81F45F" w:rsidR="00EF5CA5" w:rsidRPr="00432C42" w:rsidRDefault="00EF5CA5" w:rsidP="00432C42">
      <w:pPr>
        <w:rPr>
          <w:ins w:id="225" w:author="Amanda Droghini" w:date="2018-03-12T08:06:00Z"/>
        </w:rPr>
      </w:pPr>
      <w:r>
        <w:lastRenderedPageBreak/>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proofErr w:type="gramStart"/>
      <w:r w:rsidR="006A7E99" w:rsidRPr="00EF5CA5">
        <w:rPr>
          <w:highlight w:val="yellow"/>
        </w:rPr>
        <w:t>previous</w:t>
      </w:r>
      <w:proofErr w:type="gramEnd"/>
      <w:r w:rsidR="006A7E99" w:rsidRPr="00EF5CA5">
        <w:rPr>
          <w:highlight w:val="yellow"/>
        </w:rPr>
        <w:t xml:space="preserve"> studies indicate that shipping traffic is correlated to non-native species richness </w:t>
      </w:r>
      <w:commentRangeStart w:id="226"/>
      <w:r w:rsidR="006A7E99" w:rsidRPr="00EF5CA5">
        <w:rPr>
          <w:highlight w:val="yellow"/>
        </w:rPr>
        <w:t xml:space="preserve">(e.g. Lord et al. 2015; </w:t>
      </w:r>
      <w:proofErr w:type="spellStart"/>
      <w:r w:rsidR="006A7E99" w:rsidRPr="00EF5CA5">
        <w:rPr>
          <w:highlight w:val="yellow"/>
        </w:rPr>
        <w:t>Lacoursière-Roussel</w:t>
      </w:r>
      <w:proofErr w:type="spellEnd"/>
      <w:r w:rsidR="006A7E99" w:rsidRPr="00EF5CA5">
        <w:rPr>
          <w:highlight w:val="yellow"/>
        </w:rPr>
        <w:t xml:space="preserve"> et al. 2016)</w:t>
      </w:r>
      <w:commentRangeEnd w:id="226"/>
      <w:r w:rsidR="006A7E99" w:rsidRPr="00EF5CA5">
        <w:rPr>
          <w:rStyle w:val="CommentReference"/>
          <w:b/>
          <w:highlight w:val="yellow"/>
        </w:rPr>
        <w:commentReference w:id="226"/>
      </w:r>
      <w:r w:rsidR="006A7E99" w:rsidRPr="00EF5CA5">
        <w:rPr>
          <w:highlight w:val="yellow"/>
        </w:rPr>
        <w:t>, and ballast water discharge volume has been shown to be ?? (</w:t>
      </w:r>
      <w:proofErr w:type="gramStart"/>
      <w:r w:rsidR="006A7E99" w:rsidRPr="00EF5CA5">
        <w:rPr>
          <w:highlight w:val="yellow"/>
        </w:rPr>
        <w:t>see</w:t>
      </w:r>
      <w:proofErr w:type="gramEnd"/>
      <w:r w:rsidR="006A7E99" w:rsidRPr="00EF5CA5">
        <w:rPr>
          <w:highlight w:val="yellow"/>
        </w:rPr>
        <w:t xml:space="preserv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227" w:author="Amanda Droghini" w:date="2018-03-20T11:27:00Z">
        <w:r w:rsidR="0058344F">
          <w:t xml:space="preserve">Propagule pressure and conditions encountered during the voyage may play a greater </w:t>
        </w:r>
      </w:ins>
      <w:ins w:id="228" w:author="Amanda Droghini" w:date="2018-03-20T11:28:00Z">
        <w:r w:rsidR="0058344F">
          <w:t xml:space="preserve">role than conditions encountered </w:t>
        </w:r>
      </w:ins>
      <w:ins w:id="229" w:author="Amanda Droghini" w:date="2018-03-20T11:29:00Z">
        <w:r w:rsidR="0058344F">
          <w:t xml:space="preserve">upon arrival. Historically low propagule pressure (pre-1970) </w:t>
        </w:r>
      </w:ins>
      <w:r w:rsidR="007909FD">
        <w:t xml:space="preserve">is </w:t>
      </w:r>
      <w:ins w:id="230"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231" w:author="Amanda Droghini" w:date="2018-03-20T11:31:00Z">
        <w:r w:rsidR="0058344F">
          <w:t xml:space="preserve"> </w:t>
        </w:r>
      </w:ins>
      <w:ins w:id="232"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233" w:author="Amanda Droghini" w:date="2018-03-20T11:29:00Z">
        <w:r w:rsidR="0058344F">
          <w:fldChar w:fldCharType="separate"/>
        </w:r>
      </w:ins>
      <w:r w:rsidR="0058344F" w:rsidRPr="0058344F">
        <w:rPr>
          <w:noProof/>
        </w:rPr>
        <w:t>(Ruiz et al. 2000)</w:t>
      </w:r>
      <w:ins w:id="234" w:author="Amanda Droghini" w:date="2018-03-20T11:29:00Z">
        <w:r w:rsidR="0058344F">
          <w:fldChar w:fldCharType="end"/>
        </w:r>
      </w:ins>
      <w:ins w:id="235" w:author="Amanda Droghini" w:date="2018-03-20T11:31:00Z">
        <w:r w:rsidR="0058344F">
          <w:t xml:space="preserve">. </w:t>
        </w:r>
      </w:ins>
      <w:r w:rsidR="007909FD">
        <w:t>Conditions encountered during the voyage may also play a role. S</w:t>
      </w:r>
      <w:ins w:id="236" w:author="Amanda Droghini" w:date="2018-03-20T11:31:00Z">
        <w:r w:rsidR="0058344F">
          <w:t xml:space="preserve">tudies from the Canadian Arctic </w:t>
        </w:r>
      </w:ins>
      <w:r w:rsidR="007909FD">
        <w:t>suggest</w:t>
      </w:r>
      <w:ins w:id="237"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238" w:author="Amanda Droghini" w:date="2018-03-20T11:32:00Z">
        <w:r w:rsidR="0058344F">
          <w:t xml:space="preserve"> Chan et al. </w:t>
        </w:r>
      </w:ins>
      <w:ins w:id="239"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240" w:author="Amanda Droghini" w:date="2018-03-20T11:34:00Z">
        <w:r w:rsidR="0058344F">
          <w:fldChar w:fldCharType="end"/>
        </w:r>
        <w:r w:rsidR="0058344F">
          <w:t xml:space="preserve"> found that ballast water age</w:t>
        </w:r>
      </w:ins>
      <w:ins w:id="241"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42" w:author="Amanda Droghini" w:date="2018-03-12T08:06:00Z">
        <w:r w:rsidRPr="00EF5CA5">
          <w:t xml:space="preserve"> </w:t>
        </w:r>
      </w:ins>
    </w:p>
    <w:p w14:paraId="36347131" w14:textId="27B8A295" w:rsidR="00475A9D" w:rsidRPr="00EF5CA5" w:rsidDel="00EF5CA5" w:rsidRDefault="00B31FD6" w:rsidP="00B31FD6">
      <w:pPr>
        <w:pStyle w:val="Heading2"/>
        <w:rPr>
          <w:del w:id="243" w:author="Amanda Droghini" w:date="2018-03-12T08:06:00Z"/>
        </w:rPr>
      </w:pPr>
      <w:r>
        <w:lastRenderedPageBreak/>
        <w:t>Effects of climate change on invasion risk</w:t>
      </w:r>
      <w:del w:id="244"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28BBB441"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44B6F">
        <w:t xml:space="preserve">Taxa that do not currently have suitable year-round habitat are not projected to be able to survive, </w:t>
      </w:r>
      <w:r w:rsidR="00A44B6F" w:rsidRPr="00CA4945">
        <w:t>even under projected mid-century conditions (2030-2039)</w:t>
      </w:r>
      <w:r w:rsidR="00A44B6F">
        <w:t xml:space="preserve">. </w:t>
      </w:r>
      <w:r w:rsidR="00A96D50" w:rsidRPr="00A96D50">
        <w:rPr>
          <w:highlight w:val="yellow"/>
        </w:rPr>
        <w:t xml:space="preserve">Contextualize degree change in temp. </w:t>
      </w:r>
      <w:proofErr w:type="gramStart"/>
      <w:r w:rsidR="00A96D50" w:rsidRPr="00A96D50">
        <w:rPr>
          <w:highlight w:val="yellow"/>
        </w:rPr>
        <w:t>with</w:t>
      </w:r>
      <w:proofErr w:type="gramEnd"/>
      <w:r w:rsidR="00A96D50" w:rsidRPr="00A96D50">
        <w:rPr>
          <w:highlight w:val="yellow"/>
        </w:rPr>
        <w:t xml:space="preserve">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A44B6F">
        <w:t>, and the few studies modeling Arctic invasions have also documented a poleward expansion of suitable habitat in the future (</w:t>
      </w:r>
      <w:proofErr w:type="spellStart"/>
      <w:r w:rsidR="00A44B6F">
        <w:t>Goldsmit</w:t>
      </w:r>
      <w:proofErr w:type="spellEnd"/>
      <w:r w:rsidR="00A44B6F">
        <w:t>, Ware)</w:t>
      </w:r>
      <w:r w:rsidR="00B31FD6">
        <w:t xml:space="preserve">. </w:t>
      </w:r>
      <w:commentRangeStart w:id="245"/>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w:t>
      </w:r>
      <w:proofErr w:type="spellStart"/>
      <w:r w:rsidR="00B31FD6" w:rsidRPr="00C93C6C">
        <w:rPr>
          <w:highlight w:val="yellow"/>
        </w:rPr>
        <w:t>Crepidula</w:t>
      </w:r>
      <w:proofErr w:type="spellEnd"/>
      <w:r w:rsidR="00B31FD6" w:rsidRPr="00C93C6C">
        <w:rPr>
          <w:highlight w:val="yellow"/>
        </w:rPr>
        <w:t xml:space="preserve"> </w:t>
      </w:r>
      <w:proofErr w:type="spellStart"/>
      <w:r w:rsidR="00B31FD6" w:rsidRPr="00C93C6C">
        <w:rPr>
          <w:highlight w:val="yellow"/>
        </w:rPr>
        <w:t>fornicata</w:t>
      </w:r>
      <w:commentRangeEnd w:id="245"/>
      <w:proofErr w:type="spellEnd"/>
      <w:r w:rsidR="00B31FD6">
        <w:rPr>
          <w:rStyle w:val="CommentReference"/>
        </w:rPr>
        <w:commentReference w:id="245"/>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survival (</w:t>
      </w:r>
      <w:proofErr w:type="spellStart"/>
      <w:r>
        <w:rPr>
          <w:highlight w:val="yellow"/>
        </w:rPr>
        <w:t>Groner</w:t>
      </w:r>
      <w:proofErr w:type="spellEnd"/>
      <w:r>
        <w:rPr>
          <w:highlight w:val="yellow"/>
        </w:rPr>
        <w:t xml:space="preserve">?),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246" w:author="Amanda Droghini" w:date="2018-03-03T19:08:00Z">
        <w:r w:rsidR="005D39C3">
          <w:t xml:space="preserve">((future climate change)) </w:t>
        </w:r>
      </w:ins>
      <w:del w:id="247"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248"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 xml:space="preserve">interactions between temperature, salinity, and water chemistry, and these might be especially  important in the context of climate change as melting sea ice in the north is expected?? To lower salinities, and ocean acidification is lowering pH and </w:t>
      </w:r>
      <w:proofErr w:type="gramStart"/>
      <w:r w:rsidR="00114E82">
        <w:t>causing  problems</w:t>
      </w:r>
      <w:proofErr w:type="gramEnd"/>
      <w:r w:rsidR="00114E82">
        <w:t xml:space="preserve"> for calcareous?? </w:t>
      </w:r>
      <w:proofErr w:type="gramStart"/>
      <w:r w:rsidR="00114E82">
        <w:t>Organisms.</w:t>
      </w:r>
      <w:proofErr w:type="gramEnd"/>
    </w:p>
    <w:p w14:paraId="5CE8533C" w14:textId="6B0F019C" w:rsidR="00B31FD6" w:rsidRDefault="00B31FD6" w:rsidP="00B31FD6">
      <w:pPr>
        <w:spacing w:line="360" w:lineRule="auto"/>
        <w:contextualSpacing/>
      </w:pPr>
    </w:p>
    <w:p w14:paraId="1847D05C" w14:textId="14C4810F" w:rsidR="00B31FD6" w:rsidDel="004D36DB" w:rsidRDefault="00B31FD6" w:rsidP="00CE457C">
      <w:pPr>
        <w:pStyle w:val="NoSpacing"/>
        <w:spacing w:line="480" w:lineRule="auto"/>
        <w:rPr>
          <w:del w:id="249" w:author="Amanda Droghini" w:date="2018-03-21T22:32:00Z"/>
        </w:rPr>
      </w:pPr>
      <w:r>
        <w:t>The suitable temperature conditions of the southern Bering Sea are especially concerning considering the high vessel traffic in the region. T</w:t>
      </w:r>
      <w:r w:rsidRPr="00CA4945">
        <w:t xml:space="preserve">he Bering Sea </w:t>
      </w:r>
      <w:r w:rsidR="005810E2" w:rsidRPr="00E961D2">
        <w:rPr>
          <w:highlight w:val="yellow"/>
        </w:rPr>
        <w:t xml:space="preserve">is the only waterbody that is included in both NSR and </w:t>
      </w:r>
      <w:proofErr w:type="gramStart"/>
      <w:r w:rsidR="005810E2" w:rsidRPr="00E961D2">
        <w:rPr>
          <w:highlight w:val="yellow"/>
        </w:rPr>
        <w:t>northwest passage</w:t>
      </w:r>
      <w:proofErr w:type="gramEnd"/>
      <w:r w:rsidR="005810E2">
        <w:t xml:space="preserve">. It </w:t>
      </w:r>
      <w:r>
        <w:t>receives</w:t>
      </w:r>
      <w:r w:rsidRPr="00CA4945">
        <w:t xml:space="preserve"> </w:t>
      </w:r>
      <w:r>
        <w:t>nearly</w:t>
      </w:r>
      <w:r w:rsidRPr="00CA4945">
        <w:t xml:space="preserve"> 50% of all </w:t>
      </w:r>
      <w:r w:rsidRPr="00CA4945">
        <w:lastRenderedPageBreak/>
        <w:t xml:space="preserve">traffic in the </w:t>
      </w:r>
      <w:r>
        <w:t xml:space="preserve">Arctic region, and </w:t>
      </w:r>
      <w:r w:rsidRPr="00CA4945">
        <w:t>an additional 600 to 900 vessels are expected to navigate the Bering Sea</w:t>
      </w:r>
      <w:r>
        <w:t xml:space="preserve"> by 2025</w:t>
      </w:r>
      <w:r w:rsidRPr="00CA4945">
        <w:t xml:space="preserve"> (Ellis and Brigham 2009).</w:t>
      </w:r>
      <w:ins w:id="250"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251" w:author="Amanda Droghini" w:date="2018-03-21T22:32:00Z"/>
          <w:rFonts w:ascii="Times New Roman" w:hAnsi="Times New Roman" w:cs="Times New Roman"/>
          <w:sz w:val="24"/>
        </w:rPr>
      </w:pPr>
    </w:p>
    <w:p w14:paraId="709CCDD5" w14:textId="2B883ECE" w:rsidR="00CE457C" w:rsidRDefault="00CE457C">
      <w:pPr>
        <w:pStyle w:val="NoSpacing"/>
        <w:spacing w:line="480" w:lineRule="auto"/>
        <w:rPr>
          <w:rFonts w:ascii="Times New Roman" w:hAnsi="Times New Roman" w:cs="Times New Roman"/>
          <w:sz w:val="24"/>
          <w:szCs w:val="24"/>
        </w:rPr>
      </w:pPr>
      <w:del w:id="252"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w:t>
      </w:r>
      <w:proofErr w:type="gramStart"/>
      <w:r>
        <w:rPr>
          <w:rFonts w:ascii="Times New Roman" w:hAnsi="Times New Roman" w:cs="Times New Roman"/>
          <w:sz w:val="24"/>
        </w:rPr>
        <w:t>and</w:t>
      </w:r>
      <w:proofErr w:type="gramEnd"/>
      <w:r>
        <w:rPr>
          <w:rFonts w:ascii="Times New Roman" w:hAnsi="Times New Roman" w:cs="Times New Roman"/>
          <w:sz w:val="24"/>
        </w:rPr>
        <w:t xml:space="preserve">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253" w:name="_j7rjor86myf4" w:colFirst="0" w:colLast="0"/>
      <w:bookmarkStart w:id="254" w:name="_wlyl2isgh4pt" w:colFirst="0" w:colLast="0"/>
      <w:bookmarkStart w:id="255" w:name="_9nos1ewn3on8" w:colFirst="0" w:colLast="0"/>
      <w:bookmarkStart w:id="256" w:name="_6eg1um4qsxm4" w:colFirst="0" w:colLast="0"/>
      <w:bookmarkEnd w:id="253"/>
      <w:bookmarkEnd w:id="254"/>
      <w:bookmarkEnd w:id="255"/>
      <w:bookmarkEnd w:id="256"/>
      <w:proofErr w:type="gramStart"/>
      <w:r w:rsidRPr="00CA4945">
        <w:rPr>
          <w:color w:val="FF0000"/>
          <w:highlight w:val="white"/>
        </w:rPr>
        <w:t>potential</w:t>
      </w:r>
      <w:proofErr w:type="gramEnd"/>
      <w:r w:rsidRPr="00CA4945">
        <w:rPr>
          <w:color w:val="FF0000"/>
          <w:highlight w:val="white"/>
        </w:rPr>
        <w:t xml:space="preserve">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w:t>
      </w:r>
      <w:proofErr w:type="gramStart"/>
      <w:r w:rsidRPr="004D5A7F">
        <w:rPr>
          <w:color w:val="222222"/>
          <w:shd w:val="clear" w:color="auto" w:fill="F9CB9C"/>
        </w:rPr>
        <w:t>management :</w:t>
      </w:r>
      <w:proofErr w:type="gramEnd"/>
      <w:r w:rsidRPr="004D5A7F">
        <w:rPr>
          <w:color w:val="222222"/>
          <w:shd w:val="clear" w:color="auto" w:fill="F9CB9C"/>
        </w:rPr>
        <w:t xml:space="preserve">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proofErr w:type="spellStart"/>
      <w:r w:rsidRPr="00CA4945">
        <w:t>Gotthardt</w:t>
      </w:r>
      <w:proofErr w:type="spellEnd"/>
      <w:r w:rsidRPr="00CA4945">
        <w:t xml:space="preserve">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57"/>
      <w:r w:rsidRPr="00CA4945">
        <w:t xml:space="preserve">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w:t>
      </w:r>
      <w:r w:rsidR="00304FD5">
        <w:t>contributed</w:t>
      </w:r>
      <w:r w:rsidRPr="00CA4945">
        <w:t xml:space="preserve"> to the development of the ranking system and the species status reports. </w:t>
      </w:r>
      <w:commentRangeEnd w:id="257"/>
      <w:r w:rsidR="00304FD5">
        <w:rPr>
          <w:rStyle w:val="CommentReference"/>
          <w:rFonts w:ascii="Arial" w:eastAsia="Arial" w:hAnsi="Arial" w:cs="Arial"/>
          <w:color w:val="000000"/>
          <w:lang w:val="en-US" w:eastAsia="en-US"/>
        </w:rPr>
        <w:commentReference w:id="257"/>
      </w:r>
      <w:r w:rsidR="00F109AA" w:rsidRPr="00CA4945">
        <w:t>Additional thanks goes to Matt 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258" w:name="_6u0eeeycv0oa" w:colFirst="0" w:colLast="0"/>
      <w:bookmarkEnd w:id="258"/>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2317077F" w14:textId="61177ACD" w:rsidR="00173031" w:rsidRPr="00173031" w:rsidRDefault="004D5A7F" w:rsidP="0017303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bookmarkStart w:id="259" w:name="_GoBack"/>
      <w:bookmarkEnd w:id="259"/>
      <w:r w:rsidR="00173031" w:rsidRPr="00173031">
        <w:rPr>
          <w:noProof/>
        </w:rPr>
        <w:t>Ashton, G. V., E. I. Riedlecker, and G. M. Ruiz. 2008. First non-native crustacean established in coastal waters of Alaska. Aquatic Biology 3:133–137.</w:t>
      </w:r>
    </w:p>
    <w:p w14:paraId="4587646F" w14:textId="77777777" w:rsidR="00173031" w:rsidRPr="00173031" w:rsidRDefault="00173031" w:rsidP="00173031">
      <w:pPr>
        <w:widowControl w:val="0"/>
        <w:autoSpaceDE w:val="0"/>
        <w:autoSpaceDN w:val="0"/>
        <w:adjustRightInd w:val="0"/>
        <w:ind w:left="480" w:hanging="480"/>
        <w:rPr>
          <w:noProof/>
        </w:rPr>
      </w:pPr>
      <w:r w:rsidRPr="00173031">
        <w:rPr>
          <w:noProof/>
        </w:rPr>
        <w:t>Barry, S. C., K. R. Hayes, C. L. Hewitt, H. L. Behrens, E. Dragsund, and S. M. Bakke. 2008. Ballast water risk assessment: principles, processes, and methods. ICES Journal of Marine Science 65:121–131.</w:t>
      </w:r>
    </w:p>
    <w:p w14:paraId="7624D33B" w14:textId="77777777" w:rsidR="00173031" w:rsidRPr="00173031" w:rsidRDefault="00173031" w:rsidP="00173031">
      <w:pPr>
        <w:widowControl w:val="0"/>
        <w:autoSpaceDE w:val="0"/>
        <w:autoSpaceDN w:val="0"/>
        <w:adjustRightInd w:val="0"/>
        <w:ind w:left="480" w:hanging="480"/>
        <w:rPr>
          <w:noProof/>
        </w:rPr>
      </w:pPr>
      <w:r w:rsidRPr="00173031">
        <w:rPr>
          <w:noProof/>
        </w:rPr>
        <w:t>Byrne, M., M. Gall, K. Wolfe, and A. Agüera. 2016. From pole to pole: the potential for the Arctic seastar Asterias amurensis to invade a warming Southern Ocean. Global Change Biology 22:3874–3887.</w:t>
      </w:r>
    </w:p>
    <w:p w14:paraId="7DC887A0" w14:textId="77777777" w:rsidR="00173031" w:rsidRPr="00173031" w:rsidRDefault="00173031" w:rsidP="00173031">
      <w:pPr>
        <w:widowControl w:val="0"/>
        <w:autoSpaceDE w:val="0"/>
        <w:autoSpaceDN w:val="0"/>
        <w:adjustRightInd w:val="0"/>
        <w:ind w:left="480" w:hanging="480"/>
        <w:rPr>
          <w:noProof/>
        </w:rPr>
      </w:pPr>
      <w:r w:rsidRPr="00173031">
        <w:rPr>
          <w:noProof/>
        </w:rPr>
        <w:t>Carlton, J. T. 1996. Pattern, process, and prediction in marine invasion ecology. Biological Conservation 78:97–106.</w:t>
      </w:r>
    </w:p>
    <w:p w14:paraId="1107F572" w14:textId="77777777" w:rsidR="00173031" w:rsidRPr="00173031" w:rsidRDefault="00173031" w:rsidP="00173031">
      <w:pPr>
        <w:widowControl w:val="0"/>
        <w:autoSpaceDE w:val="0"/>
        <w:autoSpaceDN w:val="0"/>
        <w:adjustRightInd w:val="0"/>
        <w:ind w:left="480" w:hanging="480"/>
        <w:rPr>
          <w:noProof/>
        </w:rPr>
      </w:pPr>
      <w:r w:rsidRPr="00173031">
        <w:rPr>
          <w:noProof/>
        </w:rPr>
        <w:t>Chan, F. T., E. Briski, S. A. Bailey, and H. J. MacIsaac. 2014. Richness–abundance relationships for zooplankton in ballast water: temperate versus Arctic comparisons. ICES Journal of Marine Science 71:1876–1884.</w:t>
      </w:r>
    </w:p>
    <w:p w14:paraId="795FD4AD" w14:textId="77777777" w:rsidR="00173031" w:rsidRPr="00173031" w:rsidRDefault="00173031" w:rsidP="00173031">
      <w:pPr>
        <w:widowControl w:val="0"/>
        <w:autoSpaceDE w:val="0"/>
        <w:autoSpaceDN w:val="0"/>
        <w:adjustRightInd w:val="0"/>
        <w:ind w:left="480" w:hanging="480"/>
        <w:rPr>
          <w:noProof/>
        </w:rPr>
      </w:pPr>
      <w:r w:rsidRPr="00173031">
        <w:rPr>
          <w:noProof/>
        </w:rPr>
        <w:t>Chan, F. T., H. J. MacIsaac, and S. A. Bailey. 2016. Survival of ship biofouling assemblages during and after voyages to the Canadian Arctic. Marine Biology 163:250.</w:t>
      </w:r>
    </w:p>
    <w:p w14:paraId="6C6EEEE0" w14:textId="77777777" w:rsidR="00173031" w:rsidRPr="00173031" w:rsidRDefault="00173031" w:rsidP="00173031">
      <w:pPr>
        <w:widowControl w:val="0"/>
        <w:autoSpaceDE w:val="0"/>
        <w:autoSpaceDN w:val="0"/>
        <w:adjustRightInd w:val="0"/>
        <w:ind w:left="480" w:hanging="480"/>
        <w:rPr>
          <w:noProof/>
        </w:rPr>
      </w:pPr>
      <w:r w:rsidRPr="00173031">
        <w:rPr>
          <w:noProof/>
        </w:rPr>
        <w:t>Chan, F. T., H. J. MacIsaac, S. A. Bailey, and M. Krkošek. 2015. Relative importance of vessel hull fouling and ballast water as transport vectors of nonindigenous species to the Canadian Arctic. Canadian Journal of Fisheries and Aquatic Sciences 72:1230–1242.</w:t>
      </w:r>
    </w:p>
    <w:p w14:paraId="76CEF524" w14:textId="77777777" w:rsidR="00173031" w:rsidRPr="00173031" w:rsidRDefault="00173031" w:rsidP="00173031">
      <w:pPr>
        <w:widowControl w:val="0"/>
        <w:autoSpaceDE w:val="0"/>
        <w:autoSpaceDN w:val="0"/>
        <w:adjustRightInd w:val="0"/>
        <w:ind w:left="480" w:hanging="480"/>
        <w:rPr>
          <w:noProof/>
        </w:rPr>
      </w:pPr>
      <w:r w:rsidRPr="00173031">
        <w:rPr>
          <w:noProof/>
        </w:rPr>
        <w:t>Colautti, R. I., I. A. Grigorovich, and H. J. MacIsaac. 2006. Propagule pressure: A null model for biological invasions. Biological Invasions 8:1023–1037.</w:t>
      </w:r>
    </w:p>
    <w:p w14:paraId="7C9F6A53" w14:textId="77777777" w:rsidR="00173031" w:rsidRPr="00173031" w:rsidRDefault="00173031" w:rsidP="00173031">
      <w:pPr>
        <w:widowControl w:val="0"/>
        <w:autoSpaceDE w:val="0"/>
        <w:autoSpaceDN w:val="0"/>
        <w:adjustRightInd w:val="0"/>
        <w:ind w:left="480" w:hanging="480"/>
        <w:rPr>
          <w:noProof/>
        </w:rPr>
      </w:pPr>
      <w:r w:rsidRPr="00173031">
        <w:rPr>
          <w:noProof/>
        </w:rPr>
        <w:t>Eguíluz, V. M., J. Fernández-Gracia, X. Irigoien, and C. M. Duarte. 2016. A quantitative assessment of Arctic shipping in 2010-2014. Scientific Reports 6:3–8.</w:t>
      </w:r>
    </w:p>
    <w:p w14:paraId="0ABEE2EC" w14:textId="77777777" w:rsidR="00173031" w:rsidRPr="00173031" w:rsidRDefault="00173031" w:rsidP="00173031">
      <w:pPr>
        <w:widowControl w:val="0"/>
        <w:autoSpaceDE w:val="0"/>
        <w:autoSpaceDN w:val="0"/>
        <w:adjustRightInd w:val="0"/>
        <w:ind w:left="480" w:hanging="480"/>
        <w:rPr>
          <w:noProof/>
        </w:rPr>
      </w:pPr>
      <w:r w:rsidRPr="00173031">
        <w:rPr>
          <w:noProof/>
        </w:rPr>
        <w:lastRenderedPageBreak/>
        <w:t>Fetzer, I., and W. Arntz. 2008. Reproductive strategies of benthic invertebrates in the Kara Sea (Russian Arctic): adaptation of reproduction modes to cold water. Marine Ecology Progress Series 356:189–202.</w:t>
      </w:r>
    </w:p>
    <w:p w14:paraId="58143972" w14:textId="77777777" w:rsidR="00173031" w:rsidRPr="00173031" w:rsidRDefault="00173031" w:rsidP="00173031">
      <w:pPr>
        <w:widowControl w:val="0"/>
        <w:autoSpaceDE w:val="0"/>
        <w:autoSpaceDN w:val="0"/>
        <w:adjustRightInd w:val="0"/>
        <w:ind w:left="480" w:hanging="480"/>
        <w:rPr>
          <w:noProof/>
        </w:rPr>
      </w:pPr>
      <w:r w:rsidRPr="00173031">
        <w:rPr>
          <w:noProof/>
        </w:rPr>
        <w:t>Goldsmit, J., P. Archambault, G. Chust, E. Villarino, G. Liu, J. V. Lukovich, D. G. Barber, and K. L. Howland. 2018. Projecting present and future habitat suitability of ship-mediated aquatic invasive species in the Canadian Arctic. Biological Invasions 20:501–517.</w:t>
      </w:r>
    </w:p>
    <w:p w14:paraId="1AECAFB8" w14:textId="77777777" w:rsidR="00173031" w:rsidRPr="00173031" w:rsidRDefault="00173031" w:rsidP="00173031">
      <w:pPr>
        <w:widowControl w:val="0"/>
        <w:autoSpaceDE w:val="0"/>
        <w:autoSpaceDN w:val="0"/>
        <w:adjustRightInd w:val="0"/>
        <w:ind w:left="480" w:hanging="480"/>
        <w:rPr>
          <w:noProof/>
        </w:rPr>
      </w:pPr>
      <w:r w:rsidRPr="00173031">
        <w:rPr>
          <w:noProof/>
        </w:rPr>
        <w:t>Grebmeier, J. M., L. W. Cooper, H. M. Feder, and B. I. Sirenko. 2006a. Ecosystem dynamics of the Pacific-influenced Northern Bering and Chukchi Seas in the Amerasian Arctic. Progress in Oceanography 71:331–361.</w:t>
      </w:r>
    </w:p>
    <w:p w14:paraId="051DEF81" w14:textId="77777777" w:rsidR="00173031" w:rsidRPr="00173031" w:rsidRDefault="00173031" w:rsidP="00173031">
      <w:pPr>
        <w:widowControl w:val="0"/>
        <w:autoSpaceDE w:val="0"/>
        <w:autoSpaceDN w:val="0"/>
        <w:adjustRightInd w:val="0"/>
        <w:ind w:left="480" w:hanging="480"/>
        <w:rPr>
          <w:noProof/>
        </w:rPr>
      </w:pPr>
      <w:r w:rsidRPr="00173031">
        <w:rPr>
          <w:noProof/>
        </w:rPr>
        <w:t>Grebmeier, J. M., J. E. Overland, S. E. Moore, E. V Farley, E. C. Carmack, L. W. Cooper, K. E. Frey, J. H. Helle, F. A. McLaughlin, and S. L. McNutt. 2006b. A major ecosystem shift in the Northern Bering Sea. Science 311:1461–1464.</w:t>
      </w:r>
    </w:p>
    <w:p w14:paraId="6879CA2E" w14:textId="77777777" w:rsidR="00173031" w:rsidRPr="00173031" w:rsidRDefault="00173031" w:rsidP="00173031">
      <w:pPr>
        <w:widowControl w:val="0"/>
        <w:autoSpaceDE w:val="0"/>
        <w:autoSpaceDN w:val="0"/>
        <w:adjustRightInd w:val="0"/>
        <w:ind w:left="480" w:hanging="480"/>
        <w:rPr>
          <w:noProof/>
        </w:rPr>
      </w:pPr>
      <w:r w:rsidRPr="00173031">
        <w:rPr>
          <w:noProof/>
        </w:rPr>
        <w:t>Hermann, A. J., G. A. Gibson, N. A. Bond, E. N. Curchitser, K. Hedstrom, W. Cheng, M. Wang, E. D. Cokelet, P. J. Stabeno, and K. Aydin. 2016. Projected future biophysical states of the Bering Sea. Deep-Sea Research Part II: Topical Studies in Oceanography 134:30–47.</w:t>
      </w:r>
    </w:p>
    <w:p w14:paraId="234E27E5" w14:textId="77777777" w:rsidR="00173031" w:rsidRPr="00173031" w:rsidRDefault="00173031" w:rsidP="00173031">
      <w:pPr>
        <w:widowControl w:val="0"/>
        <w:autoSpaceDE w:val="0"/>
        <w:autoSpaceDN w:val="0"/>
        <w:adjustRightInd w:val="0"/>
        <w:ind w:left="480" w:hanging="480"/>
        <w:rPr>
          <w:noProof/>
        </w:rPr>
      </w:pPr>
      <w:r w:rsidRPr="00173031">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085D4639" w14:textId="77777777" w:rsidR="00173031" w:rsidRPr="00173031" w:rsidRDefault="00173031" w:rsidP="00173031">
      <w:pPr>
        <w:widowControl w:val="0"/>
        <w:autoSpaceDE w:val="0"/>
        <w:autoSpaceDN w:val="0"/>
        <w:adjustRightInd w:val="0"/>
        <w:ind w:left="480" w:hanging="480"/>
        <w:rPr>
          <w:noProof/>
        </w:rPr>
      </w:pPr>
      <w:r w:rsidRPr="00173031">
        <w:rPr>
          <w:noProof/>
        </w:rPr>
        <w:t>Hewitt, C. L., and K. R. Hayes. 2002. Risk assessment of marine biological invasions. Pages 456–466</w:t>
      </w:r>
      <w:r w:rsidRPr="00173031">
        <w:rPr>
          <w:i/>
          <w:iCs/>
          <w:noProof/>
        </w:rPr>
        <w:t>in</w:t>
      </w:r>
      <w:r w:rsidRPr="00173031">
        <w:rPr>
          <w:noProof/>
        </w:rPr>
        <w:t xml:space="preserve"> E. Leppäkoski, S. Gollasch, and S. Olenin, editors.Invasive Aquatic Species of Europe. Distribution, Impacts and Management. Springer Netherlands.</w:t>
      </w:r>
    </w:p>
    <w:p w14:paraId="7D5BBDDD" w14:textId="77777777" w:rsidR="00173031" w:rsidRPr="00173031" w:rsidRDefault="00173031" w:rsidP="00173031">
      <w:pPr>
        <w:widowControl w:val="0"/>
        <w:autoSpaceDE w:val="0"/>
        <w:autoSpaceDN w:val="0"/>
        <w:adjustRightInd w:val="0"/>
        <w:ind w:left="480" w:hanging="480"/>
        <w:rPr>
          <w:noProof/>
        </w:rPr>
      </w:pPr>
      <w:r w:rsidRPr="00173031">
        <w:rPr>
          <w:noProof/>
        </w:rPr>
        <w:lastRenderedPageBreak/>
        <w:t>Hines, A. H., G. M. Ruiz, N. G. Hitchcock, and C. E. de Rivera. 2004. Projecting range expansion of invasive European green crabs (Carcinus maenas) to Alaska: temperature and salinity tolerance of larvae. Edgewater, MD.</w:t>
      </w:r>
    </w:p>
    <w:p w14:paraId="438FBA3A" w14:textId="77777777" w:rsidR="00173031" w:rsidRPr="00173031" w:rsidRDefault="00173031" w:rsidP="00173031">
      <w:pPr>
        <w:widowControl w:val="0"/>
        <w:autoSpaceDE w:val="0"/>
        <w:autoSpaceDN w:val="0"/>
        <w:adjustRightInd w:val="0"/>
        <w:ind w:left="480" w:hanging="480"/>
        <w:rPr>
          <w:noProof/>
        </w:rPr>
      </w:pPr>
      <w:r w:rsidRPr="00173031">
        <w:rPr>
          <w:noProof/>
        </w:rPr>
        <w:t>Huang, X., S. Li, P. Ni, Y. Gao, J. Bei, Z. Zhou, and A. Zhan. 2017. Rapid response to changing environments during biological invasions: DNA methylation perspectives. Molecular Ecology 12:3218–3221.</w:t>
      </w:r>
    </w:p>
    <w:p w14:paraId="7BE80EF8" w14:textId="77777777" w:rsidR="00173031" w:rsidRPr="00173031" w:rsidRDefault="00173031" w:rsidP="00173031">
      <w:pPr>
        <w:widowControl w:val="0"/>
        <w:autoSpaceDE w:val="0"/>
        <w:autoSpaceDN w:val="0"/>
        <w:adjustRightInd w:val="0"/>
        <w:ind w:left="480" w:hanging="480"/>
        <w:rPr>
          <w:noProof/>
        </w:rPr>
      </w:pPr>
      <w:r w:rsidRPr="00173031">
        <w:rPr>
          <w:noProof/>
        </w:rPr>
        <w:t>Kassahn, K. S., R. H. Crozier, H. O. Pörtner, and M. J. Caley. 2009. Animal performance and stress: Responses and tolerance limits at different levels of biological organisation. Biological Reviews 84:277–292.</w:t>
      </w:r>
    </w:p>
    <w:p w14:paraId="10934060" w14:textId="77777777" w:rsidR="00173031" w:rsidRPr="00173031" w:rsidRDefault="00173031" w:rsidP="00173031">
      <w:pPr>
        <w:widowControl w:val="0"/>
        <w:autoSpaceDE w:val="0"/>
        <w:autoSpaceDN w:val="0"/>
        <w:adjustRightInd w:val="0"/>
        <w:ind w:left="480" w:hanging="480"/>
        <w:rPr>
          <w:noProof/>
        </w:rPr>
      </w:pPr>
      <w:r w:rsidRPr="00173031">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7C195526" w14:textId="77777777" w:rsidR="00173031" w:rsidRPr="00173031" w:rsidRDefault="00173031" w:rsidP="00173031">
      <w:pPr>
        <w:widowControl w:val="0"/>
        <w:autoSpaceDE w:val="0"/>
        <w:autoSpaceDN w:val="0"/>
        <w:adjustRightInd w:val="0"/>
        <w:ind w:left="480" w:hanging="480"/>
        <w:rPr>
          <w:noProof/>
        </w:rPr>
      </w:pPr>
      <w:r w:rsidRPr="00173031">
        <w:rPr>
          <w:noProof/>
        </w:rPr>
        <w:t>Ladd, C., and J. E. Overland. 2009. Retrospective analysis of sea surface temperature in the northern Bering and Chukchi seas. NOAA Technical Memorandum OAR PMEL-145. Seattle, WA.</w:t>
      </w:r>
    </w:p>
    <w:p w14:paraId="72E48E6F" w14:textId="77777777" w:rsidR="00173031" w:rsidRPr="00173031" w:rsidRDefault="00173031" w:rsidP="00173031">
      <w:pPr>
        <w:widowControl w:val="0"/>
        <w:autoSpaceDE w:val="0"/>
        <w:autoSpaceDN w:val="0"/>
        <w:adjustRightInd w:val="0"/>
        <w:ind w:left="480" w:hanging="480"/>
        <w:rPr>
          <w:noProof/>
        </w:rPr>
      </w:pPr>
      <w:r w:rsidRPr="00173031">
        <w:rPr>
          <w:noProof/>
        </w:rPr>
        <w:t>Lemke, P., J. Ren, R. B. Alley, I. Allison, J. Carrasco, G. Flato, Y. Fujii, G. Kaser, P. Mote, R. H. Thomas, and T. Zhang. 2007. Observations: Changes in snow, ice and frozen ground. Pages 337–383</w:t>
      </w:r>
      <w:r w:rsidRPr="00173031">
        <w:rPr>
          <w:i/>
          <w:iCs/>
          <w:noProof/>
        </w:rPr>
        <w:t>in</w:t>
      </w:r>
      <w:r w:rsidRPr="00173031">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5392D4A" w14:textId="77777777" w:rsidR="00173031" w:rsidRPr="00173031" w:rsidRDefault="00173031" w:rsidP="00173031">
      <w:pPr>
        <w:widowControl w:val="0"/>
        <w:autoSpaceDE w:val="0"/>
        <w:autoSpaceDN w:val="0"/>
        <w:adjustRightInd w:val="0"/>
        <w:ind w:left="480" w:hanging="480"/>
        <w:rPr>
          <w:noProof/>
        </w:rPr>
      </w:pPr>
      <w:r w:rsidRPr="00173031">
        <w:rPr>
          <w:noProof/>
        </w:rPr>
        <w:t>Lord, J. P. 2017. Impact of seawater temperature on growth and recruitment of invasive fouling species at the global scale. Marine Ecology 38:1–10.</w:t>
      </w:r>
    </w:p>
    <w:p w14:paraId="3D8B3830" w14:textId="77777777" w:rsidR="00173031" w:rsidRPr="00173031" w:rsidRDefault="00173031" w:rsidP="00173031">
      <w:pPr>
        <w:widowControl w:val="0"/>
        <w:autoSpaceDE w:val="0"/>
        <w:autoSpaceDN w:val="0"/>
        <w:adjustRightInd w:val="0"/>
        <w:ind w:left="480" w:hanging="480"/>
        <w:rPr>
          <w:noProof/>
        </w:rPr>
      </w:pPr>
      <w:r w:rsidRPr="00173031">
        <w:rPr>
          <w:noProof/>
        </w:rPr>
        <w:lastRenderedPageBreak/>
        <w:t>Lord, J. P., J. M. Calini, and R. B. Whitlatch. 2015. Influence of seawater temperature and shipping on the spread and establishment of marine fouling species. Marine Biology 162:2481–2492.</w:t>
      </w:r>
    </w:p>
    <w:p w14:paraId="20F76E25" w14:textId="77777777" w:rsidR="00173031" w:rsidRPr="00173031" w:rsidRDefault="00173031" w:rsidP="00173031">
      <w:pPr>
        <w:widowControl w:val="0"/>
        <w:autoSpaceDE w:val="0"/>
        <w:autoSpaceDN w:val="0"/>
        <w:adjustRightInd w:val="0"/>
        <w:ind w:left="480" w:hanging="480"/>
        <w:rPr>
          <w:noProof/>
        </w:rPr>
      </w:pPr>
      <w:r w:rsidRPr="00173031">
        <w:rPr>
          <w:noProof/>
        </w:rPr>
        <w:t>Matsuno, K., A. Yamaguchi, T. Hirawake, and I. Imai. 2011. Year-to-year changes of the mesozooplankton community in the Chukchi Sea during summers of 1991, 1992 and 2007, 2008. Polar Biology 34:1349–1360.</w:t>
      </w:r>
    </w:p>
    <w:p w14:paraId="4F4939B6" w14:textId="77777777" w:rsidR="00173031" w:rsidRPr="00173031" w:rsidRDefault="00173031" w:rsidP="00173031">
      <w:pPr>
        <w:widowControl w:val="0"/>
        <w:autoSpaceDE w:val="0"/>
        <w:autoSpaceDN w:val="0"/>
        <w:adjustRightInd w:val="0"/>
        <w:ind w:left="480" w:hanging="480"/>
        <w:rPr>
          <w:noProof/>
        </w:rPr>
      </w:pPr>
      <w:r w:rsidRPr="00173031">
        <w:rPr>
          <w:noProof/>
        </w:rPr>
        <w:t>McGee, S., R. Piorkowski, and G. Ruiz. 2006. Analysis of recent vessel arrivals and ballast water discharge in Alaska: Toward assessing ship-mediated invasion risk. Marine Pollution Bulletin 52:1634–1645.</w:t>
      </w:r>
    </w:p>
    <w:p w14:paraId="4737E4C4" w14:textId="77777777" w:rsidR="00173031" w:rsidRPr="00173031" w:rsidRDefault="00173031" w:rsidP="00173031">
      <w:pPr>
        <w:widowControl w:val="0"/>
        <w:autoSpaceDE w:val="0"/>
        <w:autoSpaceDN w:val="0"/>
        <w:adjustRightInd w:val="0"/>
        <w:ind w:left="480" w:hanging="480"/>
        <w:rPr>
          <w:noProof/>
        </w:rPr>
      </w:pPr>
      <w:r w:rsidRPr="00173031">
        <w:rPr>
          <w:noProof/>
        </w:rPr>
        <w:t>Miller, A. W., and G. M. Ruiz. 2014. Arctic shipping and marine invaders. Nature Climate Change 4:413–416.</w:t>
      </w:r>
    </w:p>
    <w:p w14:paraId="46501163" w14:textId="77777777" w:rsidR="00173031" w:rsidRPr="00173031" w:rsidRDefault="00173031" w:rsidP="00173031">
      <w:pPr>
        <w:widowControl w:val="0"/>
        <w:autoSpaceDE w:val="0"/>
        <w:autoSpaceDN w:val="0"/>
        <w:adjustRightInd w:val="0"/>
        <w:ind w:left="480" w:hanging="480"/>
        <w:rPr>
          <w:noProof/>
        </w:rPr>
      </w:pPr>
      <w:r w:rsidRPr="00173031">
        <w:rPr>
          <w:noProof/>
        </w:rPr>
        <w:t>Miller, K. B. 2016. Forecasting at the edge of the niche: Didemnum vexillum in Southeast Alaska. Marine Biology 163:1–12.</w:t>
      </w:r>
    </w:p>
    <w:p w14:paraId="08B7E92C" w14:textId="77777777" w:rsidR="00173031" w:rsidRPr="00173031" w:rsidRDefault="00173031" w:rsidP="00173031">
      <w:pPr>
        <w:widowControl w:val="0"/>
        <w:autoSpaceDE w:val="0"/>
        <w:autoSpaceDN w:val="0"/>
        <w:adjustRightInd w:val="0"/>
        <w:ind w:left="480" w:hanging="480"/>
        <w:rPr>
          <w:noProof/>
        </w:rPr>
      </w:pPr>
      <w:r w:rsidRPr="00173031">
        <w:rPr>
          <w:noProof/>
        </w:rPr>
        <w:t>Molnar, J. L., R. L. Gamboa, C. Revenga, and M. D. Spalding. 2008. Assessing the global threat of invasive species to marine biodiversity. Frontiers in Ecology and the Environment 6:485–492.</w:t>
      </w:r>
    </w:p>
    <w:p w14:paraId="1278E72C" w14:textId="77777777" w:rsidR="00173031" w:rsidRPr="00173031" w:rsidRDefault="00173031" w:rsidP="00173031">
      <w:pPr>
        <w:widowControl w:val="0"/>
        <w:autoSpaceDE w:val="0"/>
        <w:autoSpaceDN w:val="0"/>
        <w:adjustRightInd w:val="0"/>
        <w:ind w:left="480" w:hanging="480"/>
        <w:rPr>
          <w:noProof/>
        </w:rPr>
      </w:pPr>
      <w:r w:rsidRPr="00173031">
        <w:rPr>
          <w:noProof/>
        </w:rPr>
        <w:t>Monaco, C. J., and B. Helmuth. 2011. Tipping points, thresholds and the keystone role of physiology in marine climate change research. Page Advances in Marine Biology.</w:t>
      </w:r>
    </w:p>
    <w:p w14:paraId="43494093" w14:textId="77777777" w:rsidR="00173031" w:rsidRPr="00173031" w:rsidRDefault="00173031" w:rsidP="00173031">
      <w:pPr>
        <w:widowControl w:val="0"/>
        <w:autoSpaceDE w:val="0"/>
        <w:autoSpaceDN w:val="0"/>
        <w:adjustRightInd w:val="0"/>
        <w:ind w:left="480" w:hanging="480"/>
        <w:rPr>
          <w:noProof/>
        </w:rPr>
      </w:pPr>
      <w:r w:rsidRPr="00173031">
        <w:rPr>
          <w:noProof/>
        </w:rPr>
        <w:t>Mueter, F. J., and M. A. Litzow. 2008. Sea ice retreat alters the biogeography of the Bering Sea continental shelf. Ecological Applications 18:309–320.</w:t>
      </w:r>
    </w:p>
    <w:p w14:paraId="6C3F2D14" w14:textId="77777777" w:rsidR="00173031" w:rsidRPr="00173031" w:rsidRDefault="00173031" w:rsidP="00173031">
      <w:pPr>
        <w:widowControl w:val="0"/>
        <w:autoSpaceDE w:val="0"/>
        <w:autoSpaceDN w:val="0"/>
        <w:adjustRightInd w:val="0"/>
        <w:ind w:left="480" w:hanging="480"/>
        <w:rPr>
          <w:noProof/>
        </w:rPr>
      </w:pPr>
      <w:r w:rsidRPr="00173031">
        <w:rPr>
          <w:noProof/>
        </w:rPr>
        <w:t xml:space="preserve">Nakićenović, N., J. Alcamo, G. Davis, B. de Vries, J. Fenhann, S. Gaffin, and K. Gregory. 2000. IPCC Special Report on Emissions Scenarios: A special report of Working Group III of the Intergovernmental Panel on Climate Change. Page Emissions Scenarios. Cambridge </w:t>
      </w:r>
      <w:r w:rsidRPr="00173031">
        <w:rPr>
          <w:noProof/>
        </w:rPr>
        <w:lastRenderedPageBreak/>
        <w:t>University Press, Cambridge, UK.</w:t>
      </w:r>
    </w:p>
    <w:p w14:paraId="4EB144C3" w14:textId="77777777" w:rsidR="00173031" w:rsidRPr="00173031" w:rsidRDefault="00173031" w:rsidP="00173031">
      <w:pPr>
        <w:widowControl w:val="0"/>
        <w:autoSpaceDE w:val="0"/>
        <w:autoSpaceDN w:val="0"/>
        <w:adjustRightInd w:val="0"/>
        <w:ind w:left="480" w:hanging="480"/>
        <w:rPr>
          <w:noProof/>
        </w:rPr>
      </w:pPr>
      <w:r w:rsidRPr="00173031">
        <w:rPr>
          <w:noProof/>
        </w:rPr>
        <w:t>Pörtner, H. 2001. Climate change and temperature-dependent biogeography: Oxygen limitation of thermal tolerance in animals. Naturwissenschaften 88:137–146.</w:t>
      </w:r>
    </w:p>
    <w:p w14:paraId="01A7C748" w14:textId="77777777" w:rsidR="00173031" w:rsidRPr="00173031" w:rsidRDefault="00173031" w:rsidP="00173031">
      <w:pPr>
        <w:widowControl w:val="0"/>
        <w:autoSpaceDE w:val="0"/>
        <w:autoSpaceDN w:val="0"/>
        <w:adjustRightInd w:val="0"/>
        <w:ind w:left="480" w:hanging="480"/>
        <w:rPr>
          <w:noProof/>
        </w:rPr>
      </w:pPr>
      <w:r w:rsidRPr="00173031">
        <w:rPr>
          <w:noProof/>
        </w:rPr>
        <w:t>Powers, S. P., M. A. Bishop, J. H. Grabowski, and C. H. Peterson. 2006. Distribution of the invasive bivalve Mya arenaria L. on intertidal flats of southcentral Alaska. Journal of Sea Research 55:207–216.</w:t>
      </w:r>
    </w:p>
    <w:p w14:paraId="1C94D1DA" w14:textId="77777777" w:rsidR="00173031" w:rsidRPr="00173031" w:rsidRDefault="00173031" w:rsidP="00173031">
      <w:pPr>
        <w:widowControl w:val="0"/>
        <w:autoSpaceDE w:val="0"/>
        <w:autoSpaceDN w:val="0"/>
        <w:adjustRightInd w:val="0"/>
        <w:ind w:left="480" w:hanging="480"/>
        <w:rPr>
          <w:noProof/>
        </w:rPr>
      </w:pPr>
      <w:r w:rsidRPr="00173031">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1443509F" w14:textId="77777777" w:rsidR="00173031" w:rsidRPr="00173031" w:rsidRDefault="00173031" w:rsidP="00173031">
      <w:pPr>
        <w:widowControl w:val="0"/>
        <w:autoSpaceDE w:val="0"/>
        <w:autoSpaceDN w:val="0"/>
        <w:adjustRightInd w:val="0"/>
        <w:ind w:left="480" w:hanging="480"/>
        <w:rPr>
          <w:noProof/>
        </w:rPr>
      </w:pPr>
      <w:r w:rsidRPr="00173031">
        <w:rPr>
          <w:noProof/>
        </w:rPr>
        <w:t>Renaud, P. E., M. K. Sejr, B. A. Bluhm, B. Sirenko, and I. H. Ellingsen. 2015. The future of Arctic benthos: Expansion, invasion, and biodiversity. Progress in Oceanography 139:244–257.</w:t>
      </w:r>
    </w:p>
    <w:p w14:paraId="75789A1F" w14:textId="77777777" w:rsidR="00173031" w:rsidRPr="00173031" w:rsidRDefault="00173031" w:rsidP="00173031">
      <w:pPr>
        <w:widowControl w:val="0"/>
        <w:autoSpaceDE w:val="0"/>
        <w:autoSpaceDN w:val="0"/>
        <w:adjustRightInd w:val="0"/>
        <w:ind w:left="480" w:hanging="480"/>
        <w:rPr>
          <w:noProof/>
        </w:rPr>
      </w:pPr>
      <w:r w:rsidRPr="00173031">
        <w:rPr>
          <w:noProof/>
        </w:rPr>
        <w:t>de Rivera, C. E., N. G. Hitchcock, S. J. Teck, B. P. Steves, A. H. Hines, and G. M. Ruiz. 2007. Larval development rate predicts range expansion of an introduced crab. Marine Biology 150:1275–1288.</w:t>
      </w:r>
    </w:p>
    <w:p w14:paraId="2EBD7BDB" w14:textId="77777777" w:rsidR="00173031" w:rsidRPr="00173031" w:rsidRDefault="00173031" w:rsidP="00173031">
      <w:pPr>
        <w:widowControl w:val="0"/>
        <w:autoSpaceDE w:val="0"/>
        <w:autoSpaceDN w:val="0"/>
        <w:adjustRightInd w:val="0"/>
        <w:ind w:left="480" w:hanging="480"/>
        <w:rPr>
          <w:noProof/>
        </w:rPr>
      </w:pPr>
      <w:r w:rsidRPr="00173031">
        <w:rPr>
          <w:noProof/>
        </w:rPr>
        <w:t>de Rivera, C. E., B. P. Steves, P. W. Fofonoff, A. H. Hines, and G. M. Ruiz. 2011. Potential for high-latitude marine invasions along western North America. Diversity and Distributions 17:1198–1209.</w:t>
      </w:r>
    </w:p>
    <w:p w14:paraId="36454186" w14:textId="77777777" w:rsidR="00173031" w:rsidRPr="00173031" w:rsidRDefault="00173031" w:rsidP="00173031">
      <w:pPr>
        <w:widowControl w:val="0"/>
        <w:autoSpaceDE w:val="0"/>
        <w:autoSpaceDN w:val="0"/>
        <w:adjustRightInd w:val="0"/>
        <w:ind w:left="480" w:hanging="480"/>
        <w:rPr>
          <w:noProof/>
        </w:rPr>
      </w:pPr>
      <w:r w:rsidRPr="00173031">
        <w:rPr>
          <w:noProof/>
        </w:rPr>
        <w:t>Ruiz, G. M., J. T. Carlton, E. D. Grosholz, and A. H. Hines. 1997. Global invasions of marine and estuarine habitats by non-indigenous species: Mechanisms, extent, and consequences. American Zoologist 37:621–632.</w:t>
      </w:r>
    </w:p>
    <w:p w14:paraId="19EF77AA" w14:textId="77777777" w:rsidR="00173031" w:rsidRPr="00173031" w:rsidRDefault="00173031" w:rsidP="00173031">
      <w:pPr>
        <w:widowControl w:val="0"/>
        <w:autoSpaceDE w:val="0"/>
        <w:autoSpaceDN w:val="0"/>
        <w:adjustRightInd w:val="0"/>
        <w:ind w:left="480" w:hanging="480"/>
        <w:rPr>
          <w:noProof/>
        </w:rPr>
      </w:pPr>
      <w:r w:rsidRPr="00173031">
        <w:rPr>
          <w:noProof/>
        </w:rPr>
        <w:t xml:space="preserve">Ruiz, G. M., P. W. Fofonoff, and J. T. Carlton. 2015. Invasion history and vector dynamics in </w:t>
      </w:r>
      <w:r w:rsidRPr="00173031">
        <w:rPr>
          <w:noProof/>
        </w:rPr>
        <w:lastRenderedPageBreak/>
        <w:t>coastal marine ecosystems: a North American perspective. Aquatic Ecosystem Health &amp; Management 18:299–311.</w:t>
      </w:r>
    </w:p>
    <w:p w14:paraId="12CE8143" w14:textId="77777777" w:rsidR="00173031" w:rsidRPr="00173031" w:rsidRDefault="00173031" w:rsidP="00173031">
      <w:pPr>
        <w:widowControl w:val="0"/>
        <w:autoSpaceDE w:val="0"/>
        <w:autoSpaceDN w:val="0"/>
        <w:adjustRightInd w:val="0"/>
        <w:ind w:left="480" w:hanging="480"/>
        <w:rPr>
          <w:noProof/>
        </w:rPr>
      </w:pPr>
      <w:r w:rsidRPr="00173031">
        <w:rPr>
          <w:noProof/>
        </w:rPr>
        <w:t>Ruiz, G. M., P. W. Fofonoff, J. T. Carlton, M. J. Wonham, and A. H. Hines. 2000. Invasion of coastal marine communities in North America: apparent patterns, processes, and biases. Annual Review of Ecology and Systematics 31:481–531.</w:t>
      </w:r>
    </w:p>
    <w:p w14:paraId="1741AC47" w14:textId="77777777" w:rsidR="00173031" w:rsidRPr="00173031" w:rsidRDefault="00173031" w:rsidP="00173031">
      <w:pPr>
        <w:widowControl w:val="0"/>
        <w:autoSpaceDE w:val="0"/>
        <w:autoSpaceDN w:val="0"/>
        <w:adjustRightInd w:val="0"/>
        <w:ind w:left="480" w:hanging="480"/>
        <w:rPr>
          <w:noProof/>
        </w:rPr>
      </w:pPr>
      <w:r w:rsidRPr="00173031">
        <w:rPr>
          <w:noProof/>
        </w:rPr>
        <w:t>Ruiz, G. M., and C. L. Hewitt. 2009. Latitudinal patterns of biological invasions in marine ecosystems: a polar perspective. Pages 347–358</w:t>
      </w:r>
      <w:r w:rsidRPr="00173031">
        <w:rPr>
          <w:i/>
          <w:iCs/>
          <w:noProof/>
        </w:rPr>
        <w:t>in</w:t>
      </w:r>
      <w:r w:rsidRPr="00173031">
        <w:rPr>
          <w:noProof/>
        </w:rPr>
        <w:t xml:space="preserve"> I. Krupnik, M. A. Lang, and S. E. Miller, editors.Smithsonian at the Poles: Contributions to International Polar Year Science. Smithsonian Institution Scholarly Press, Washington, DC.</w:t>
      </w:r>
    </w:p>
    <w:p w14:paraId="4D7AD777" w14:textId="77777777" w:rsidR="00173031" w:rsidRPr="00173031" w:rsidRDefault="00173031" w:rsidP="00173031">
      <w:pPr>
        <w:widowControl w:val="0"/>
        <w:autoSpaceDE w:val="0"/>
        <w:autoSpaceDN w:val="0"/>
        <w:adjustRightInd w:val="0"/>
        <w:ind w:left="480" w:hanging="480"/>
        <w:rPr>
          <w:noProof/>
        </w:rPr>
      </w:pPr>
      <w:r w:rsidRPr="00173031">
        <w:rPr>
          <w:noProof/>
        </w:rPr>
        <w:t>Saunders, M., and A. Metaxas. 2007. Temperature explains settlement patterns of the introduced bryozoan Membranipora membranacea in Nova Scotia, Canada. Marine Ecology Progress Series 344:95–106.</w:t>
      </w:r>
    </w:p>
    <w:p w14:paraId="7CA8C87E" w14:textId="77777777" w:rsidR="00173031" w:rsidRPr="00173031" w:rsidRDefault="00173031" w:rsidP="00173031">
      <w:pPr>
        <w:widowControl w:val="0"/>
        <w:autoSpaceDE w:val="0"/>
        <w:autoSpaceDN w:val="0"/>
        <w:adjustRightInd w:val="0"/>
        <w:ind w:left="480" w:hanging="480"/>
        <w:rPr>
          <w:noProof/>
        </w:rPr>
      </w:pPr>
      <w:r w:rsidRPr="00173031">
        <w:rPr>
          <w:noProof/>
        </w:rPr>
        <w:t>Sorte, C. J. B. 2014. Synergies between climate change and species invasions: Evidence from marine systems. Invasive Species and Global Climate Change:101–116.</w:t>
      </w:r>
    </w:p>
    <w:p w14:paraId="722088ED" w14:textId="77777777" w:rsidR="00173031" w:rsidRPr="00173031" w:rsidRDefault="00173031" w:rsidP="00173031">
      <w:pPr>
        <w:widowControl w:val="0"/>
        <w:autoSpaceDE w:val="0"/>
        <w:autoSpaceDN w:val="0"/>
        <w:adjustRightInd w:val="0"/>
        <w:ind w:left="480" w:hanging="480"/>
        <w:rPr>
          <w:noProof/>
        </w:rPr>
      </w:pPr>
      <w:r w:rsidRPr="00173031">
        <w:rPr>
          <w:noProof/>
        </w:rPr>
        <w:t>Sorte, C. J. B., S. J. Jones, and L. P. Miller. 2011. Geographic variation in temperature tolerance as an indicator of potential population responses to climate change. Journal of Experimental Marine Biology and Ecology 400:209–217.</w:t>
      </w:r>
    </w:p>
    <w:p w14:paraId="6531CF60" w14:textId="77777777" w:rsidR="00173031" w:rsidRPr="00173031" w:rsidRDefault="00173031" w:rsidP="00173031">
      <w:pPr>
        <w:widowControl w:val="0"/>
        <w:autoSpaceDE w:val="0"/>
        <w:autoSpaceDN w:val="0"/>
        <w:adjustRightInd w:val="0"/>
        <w:ind w:left="480" w:hanging="480"/>
        <w:rPr>
          <w:noProof/>
        </w:rPr>
      </w:pPr>
      <w:r w:rsidRPr="00173031">
        <w:rPr>
          <w:noProof/>
        </w:rPr>
        <w:t>Stabeno, P. J., N. A. Bond, and S. A. Salo. 2007. On the recent warming of the southeastern Bering Sea shelf. Deep-Sea Research Part II: Topical Studies in Oceanography 54:2599–2618.</w:t>
      </w:r>
    </w:p>
    <w:p w14:paraId="42ED89A4" w14:textId="77777777" w:rsidR="00173031" w:rsidRPr="00173031" w:rsidRDefault="00173031" w:rsidP="00173031">
      <w:pPr>
        <w:widowControl w:val="0"/>
        <w:autoSpaceDE w:val="0"/>
        <w:autoSpaceDN w:val="0"/>
        <w:adjustRightInd w:val="0"/>
        <w:ind w:left="480" w:hanging="480"/>
        <w:rPr>
          <w:noProof/>
        </w:rPr>
      </w:pPr>
      <w:r w:rsidRPr="00173031">
        <w:rPr>
          <w:noProof/>
        </w:rPr>
        <w:t xml:space="preserve">Stabeno, P. J., N. B. Kachel, S. E. Moore, J. M. Napp, M. Sigler, A. Yamaguchi, and A. N. Zerbini. 2012. Comparison of warm and cold years on the southeastern Bering Sea shelf and some implications for the ecosystem. Deep-Sea Research Part II: Topical Studies in </w:t>
      </w:r>
      <w:r w:rsidRPr="00173031">
        <w:rPr>
          <w:noProof/>
        </w:rPr>
        <w:lastRenderedPageBreak/>
        <w:t>Oceanography 65:31–45.</w:t>
      </w:r>
    </w:p>
    <w:p w14:paraId="2DC62468" w14:textId="77777777" w:rsidR="00173031" w:rsidRPr="00173031" w:rsidRDefault="00173031" w:rsidP="00173031">
      <w:pPr>
        <w:widowControl w:val="0"/>
        <w:autoSpaceDE w:val="0"/>
        <w:autoSpaceDN w:val="0"/>
        <w:adjustRightInd w:val="0"/>
        <w:ind w:left="480" w:hanging="480"/>
        <w:rPr>
          <w:noProof/>
        </w:rPr>
      </w:pPr>
      <w:r w:rsidRPr="00173031">
        <w:rPr>
          <w:noProof/>
        </w:rPr>
        <w:t>Stabeno, P. J., J. D. Schumacher, and K. Ohtani. 1999. The physical oceanography of the Bering Sea. Pages 1–28</w:t>
      </w:r>
      <w:r w:rsidRPr="00173031">
        <w:rPr>
          <w:i/>
          <w:iCs/>
          <w:noProof/>
        </w:rPr>
        <w:t>in</w:t>
      </w:r>
      <w:r w:rsidRPr="00173031">
        <w:rPr>
          <w:noProof/>
        </w:rPr>
        <w:t xml:space="preserve"> T. R. Loughlin and K. Ohtani, editors.Dynamics of the Bering Sea. University of Alaska Sea Grant, Fairbanks, AK.</w:t>
      </w:r>
    </w:p>
    <w:p w14:paraId="256F7CBB" w14:textId="77777777" w:rsidR="00173031" w:rsidRPr="00173031" w:rsidRDefault="00173031" w:rsidP="00173031">
      <w:pPr>
        <w:widowControl w:val="0"/>
        <w:autoSpaceDE w:val="0"/>
        <w:autoSpaceDN w:val="0"/>
        <w:adjustRightInd w:val="0"/>
        <w:ind w:left="480" w:hanging="480"/>
        <w:rPr>
          <w:noProof/>
        </w:rPr>
      </w:pPr>
      <w:r w:rsidRPr="00173031">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4110C855" w14:textId="77777777" w:rsidR="00173031" w:rsidRPr="00173031" w:rsidRDefault="00173031" w:rsidP="00173031">
      <w:pPr>
        <w:widowControl w:val="0"/>
        <w:autoSpaceDE w:val="0"/>
        <w:autoSpaceDN w:val="0"/>
        <w:adjustRightInd w:val="0"/>
        <w:ind w:left="480" w:hanging="480"/>
        <w:rPr>
          <w:noProof/>
        </w:rPr>
      </w:pPr>
      <w:r w:rsidRPr="00173031">
        <w:rPr>
          <w:noProof/>
        </w:rPr>
        <w:t>Stroeve, J. C., M. C. Serreze, M. M. Holland, J. E. Kay, J. Malanik, and A. P. Barrett. 2012. The Arctic’s rapidly shrinking sea ice cover: A research synthesis. Climatic Change 110:1005–1027.</w:t>
      </w:r>
    </w:p>
    <w:p w14:paraId="3BE239C6" w14:textId="77777777" w:rsidR="00173031" w:rsidRPr="00173031" w:rsidRDefault="00173031" w:rsidP="00173031">
      <w:pPr>
        <w:widowControl w:val="0"/>
        <w:autoSpaceDE w:val="0"/>
        <w:autoSpaceDN w:val="0"/>
        <w:adjustRightInd w:val="0"/>
        <w:ind w:left="480" w:hanging="480"/>
        <w:rPr>
          <w:noProof/>
        </w:rPr>
      </w:pPr>
      <w:r w:rsidRPr="00173031">
        <w:rPr>
          <w:noProof/>
        </w:rPr>
        <w:t>Valdez, S. R., and J. L. Ruesink. 2017. Scales of recruitment variability in warming waters: Comparing native and introduced oysters in Hood Canal, Washington, USA. Marine Ecology 38:1–10.</w:t>
      </w:r>
    </w:p>
    <w:p w14:paraId="70CF330C" w14:textId="77777777" w:rsidR="00173031" w:rsidRPr="00173031" w:rsidRDefault="00173031" w:rsidP="00173031">
      <w:pPr>
        <w:widowControl w:val="0"/>
        <w:autoSpaceDE w:val="0"/>
        <w:autoSpaceDN w:val="0"/>
        <w:adjustRightInd w:val="0"/>
        <w:ind w:left="480" w:hanging="480"/>
        <w:rPr>
          <w:noProof/>
        </w:rPr>
      </w:pPr>
      <w:r w:rsidRPr="00173031">
        <w:rPr>
          <w:noProof/>
        </w:rPr>
        <w:t>Valdizan, A., P. G. Beninger, P. Decottignies, M. Chantrel, and B. Cognie. 2011. Evidence that rising coastal seawater temperatures increase reproductive output of the invasive gastropod Crepidula fornicata. Marine Ecology Progress Series 438:153–165.</w:t>
      </w:r>
    </w:p>
    <w:p w14:paraId="57E6568F" w14:textId="77777777" w:rsidR="00173031" w:rsidRPr="00173031" w:rsidRDefault="00173031" w:rsidP="00173031">
      <w:pPr>
        <w:widowControl w:val="0"/>
        <w:autoSpaceDE w:val="0"/>
        <w:autoSpaceDN w:val="0"/>
        <w:adjustRightInd w:val="0"/>
        <w:ind w:left="480" w:hanging="480"/>
        <w:rPr>
          <w:noProof/>
        </w:rPr>
      </w:pPr>
      <w:r w:rsidRPr="00173031">
        <w:rPr>
          <w:noProof/>
        </w:rPr>
        <w:t>Verling, E., G. M. Ruiz, L. D. Smith, B. Galil, A. W. Miller, and K. R. Murphy. 2005. Supply-side invasion ecology: characterizing propagule pressure in coastal ecosystems. Proceedings of the Royal Society B: Biological Sciences 272:1249–1257.</w:t>
      </w:r>
    </w:p>
    <w:p w14:paraId="3A9387E3" w14:textId="77777777" w:rsidR="00173031" w:rsidRPr="00173031" w:rsidRDefault="00173031" w:rsidP="00173031">
      <w:pPr>
        <w:widowControl w:val="0"/>
        <w:autoSpaceDE w:val="0"/>
        <w:autoSpaceDN w:val="0"/>
        <w:adjustRightInd w:val="0"/>
        <w:ind w:left="480" w:hanging="480"/>
        <w:rPr>
          <w:noProof/>
        </w:rPr>
      </w:pPr>
      <w:r w:rsidRPr="00173031">
        <w:rPr>
          <w:noProof/>
        </w:rPr>
        <w:t>Verna, D., B. Harris, K. Holzer, and M. Minton. 2016. Ballast-borne marine invasive species: exploring the risk to coastal Alaska, USA. Management of Biological Invasions 7:199–211.</w:t>
      </w:r>
    </w:p>
    <w:p w14:paraId="48D0E46F" w14:textId="77777777" w:rsidR="00173031" w:rsidRPr="00173031" w:rsidRDefault="00173031" w:rsidP="00173031">
      <w:pPr>
        <w:widowControl w:val="0"/>
        <w:autoSpaceDE w:val="0"/>
        <w:autoSpaceDN w:val="0"/>
        <w:adjustRightInd w:val="0"/>
        <w:ind w:left="480" w:hanging="480"/>
        <w:rPr>
          <w:noProof/>
        </w:rPr>
      </w:pPr>
      <w:r w:rsidRPr="00173031">
        <w:rPr>
          <w:noProof/>
        </w:rPr>
        <w:t xml:space="preserve">Wang, M., J. E. Overland, and N. A. Bond. 2010. Climate projections for selected large marine </w:t>
      </w:r>
      <w:r w:rsidRPr="00173031">
        <w:rPr>
          <w:noProof/>
        </w:rPr>
        <w:lastRenderedPageBreak/>
        <w:t>ecosystems. Journal of Marine Systems 79:258–266.</w:t>
      </w:r>
    </w:p>
    <w:p w14:paraId="10D84F6B" w14:textId="77777777" w:rsidR="00173031" w:rsidRPr="00173031" w:rsidRDefault="00173031" w:rsidP="00173031">
      <w:pPr>
        <w:widowControl w:val="0"/>
        <w:autoSpaceDE w:val="0"/>
        <w:autoSpaceDN w:val="0"/>
        <w:adjustRightInd w:val="0"/>
        <w:ind w:left="480" w:hanging="480"/>
        <w:rPr>
          <w:noProof/>
        </w:rPr>
      </w:pPr>
      <w:r w:rsidRPr="00173031">
        <w:rPr>
          <w:noProof/>
        </w:rPr>
        <w:t>Wang, M., J. E. Overland, and P. Stabeno. 2012. Future climate of the Bering and Chukchi Seas projected by global climate models. Deep-Sea Research Part II: Topical Studies in Oceanography 65–70:46–57.</w:t>
      </w:r>
    </w:p>
    <w:p w14:paraId="556B6E39" w14:textId="77777777" w:rsidR="00173031" w:rsidRPr="00173031" w:rsidRDefault="00173031" w:rsidP="00173031">
      <w:pPr>
        <w:widowControl w:val="0"/>
        <w:autoSpaceDE w:val="0"/>
        <w:autoSpaceDN w:val="0"/>
        <w:adjustRightInd w:val="0"/>
        <w:ind w:left="480" w:hanging="480"/>
        <w:rPr>
          <w:noProof/>
        </w:rPr>
      </w:pPr>
      <w:r w:rsidRPr="00173031">
        <w:rPr>
          <w:noProof/>
        </w:rPr>
        <w:t>Ware, C., J. Berge, A. Jelmert, S. M. Olsen, L. Pellissier, M. Wisz, D. Kriticos, G. Semenov, S. Kwaśniewski, and I. G. Alsos. 2016. Biological introduction risks from shipping in a warming Arctic. Journal of Applied Ecology 53:340–349.</w:t>
      </w:r>
    </w:p>
    <w:p w14:paraId="15705CF2" w14:textId="77777777" w:rsidR="00173031" w:rsidRPr="00173031" w:rsidRDefault="00173031" w:rsidP="00173031">
      <w:pPr>
        <w:widowControl w:val="0"/>
        <w:autoSpaceDE w:val="0"/>
        <w:autoSpaceDN w:val="0"/>
        <w:adjustRightInd w:val="0"/>
        <w:ind w:left="480" w:hanging="480"/>
        <w:rPr>
          <w:noProof/>
        </w:rPr>
      </w:pPr>
      <w:r w:rsidRPr="00173031">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12AA7A65" w14:textId="77777777" w:rsidR="00173031" w:rsidRPr="00173031" w:rsidRDefault="00173031" w:rsidP="00173031">
      <w:pPr>
        <w:widowControl w:val="0"/>
        <w:autoSpaceDE w:val="0"/>
        <w:autoSpaceDN w:val="0"/>
        <w:adjustRightInd w:val="0"/>
        <w:ind w:left="480" w:hanging="480"/>
        <w:rPr>
          <w:noProof/>
        </w:rPr>
      </w:pPr>
      <w:r w:rsidRPr="00173031">
        <w:rPr>
          <w:noProof/>
        </w:rPr>
        <w:t>Watson, J. T., and A. C. Haynie. 2016. Using vessel monitoring system data to identify and characterize trips made by fishing vessels in the United States North Pacific. PLoS ONE 11:1–20.</w:t>
      </w:r>
    </w:p>
    <w:p w14:paraId="31263D4C" w14:textId="77777777" w:rsidR="00173031" w:rsidRPr="00173031" w:rsidRDefault="00173031" w:rsidP="00173031">
      <w:pPr>
        <w:widowControl w:val="0"/>
        <w:autoSpaceDE w:val="0"/>
        <w:autoSpaceDN w:val="0"/>
        <w:adjustRightInd w:val="0"/>
        <w:ind w:left="480" w:hanging="480"/>
        <w:rPr>
          <w:noProof/>
        </w:rPr>
      </w:pPr>
      <w:r w:rsidRPr="00173031">
        <w:rPr>
          <w:noProof/>
        </w:rPr>
        <w:t>Westerman, E. L., R. Whitlatch, J. A. Dijkstra, and L. G. Harris. 2009. Variation in brooding period masks similarities in response to changing temperatures. Marine Ecology Progress Series 391:13–19.</w:t>
      </w:r>
    </w:p>
    <w:p w14:paraId="230A66D3" w14:textId="77777777" w:rsidR="00173031" w:rsidRPr="00173031" w:rsidRDefault="00173031" w:rsidP="00173031">
      <w:pPr>
        <w:widowControl w:val="0"/>
        <w:autoSpaceDE w:val="0"/>
        <w:autoSpaceDN w:val="0"/>
        <w:adjustRightInd w:val="0"/>
        <w:ind w:left="480" w:hanging="480"/>
        <w:rPr>
          <w:noProof/>
        </w:rPr>
      </w:pPr>
      <w:r w:rsidRPr="00173031">
        <w:rPr>
          <w:noProof/>
        </w:rPr>
        <w:t>Witte, S., C. Buschbaum, J. E. E. van Beusekom, and K. Reise. 2010. Does climatic warming explain why an introduced barnacle finally takes over after a lag of more than 50 years? Biological Invasions 12:3579–3589.</w:t>
      </w:r>
    </w:p>
    <w:p w14:paraId="54B3EFE2" w14:textId="76386268" w:rsidR="004D5A7F" w:rsidRDefault="004D5A7F" w:rsidP="00173031">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proofErr w:type="gramStart"/>
      <w:r>
        <w:t>extra</w:t>
      </w:r>
      <w:proofErr w:type="gramEnd"/>
      <w:r>
        <w:t xml:space="preserve"> </w:t>
      </w:r>
      <w:r w:rsidR="00874591" w:rsidRPr="00CA4945">
        <w:t>References</w:t>
      </w:r>
    </w:p>
    <w:p w14:paraId="38855988" w14:textId="77777777" w:rsidR="00723773" w:rsidRPr="00CA4945" w:rsidRDefault="00874591" w:rsidP="00CA4945">
      <w:pPr>
        <w:spacing w:line="360" w:lineRule="auto"/>
        <w:ind w:left="255" w:hanging="285"/>
        <w:contextualSpacing/>
      </w:pPr>
      <w:proofErr w:type="gramStart"/>
      <w:r w:rsidRPr="00CA4945">
        <w:t>Ashton, G., Davidson, I., and Ruiz, G. [2014].</w:t>
      </w:r>
      <w:proofErr w:type="gramEnd"/>
      <w:r w:rsidRPr="00CA4945">
        <w:t xml:space="preserve"> </w:t>
      </w:r>
      <w:proofErr w:type="gramStart"/>
      <w:r w:rsidRPr="00CA4945">
        <w:t>Transient small boats as a long-distance coastal vector for dispersal of biofouling organisms.</w:t>
      </w:r>
      <w:proofErr w:type="gramEnd"/>
      <w:r w:rsidRPr="00CA4945">
        <w:t xml:space="preserve">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proofErr w:type="gram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w:t>
      </w:r>
      <w:proofErr w:type="gramEnd"/>
      <w:r w:rsidRPr="00CA4945">
        <w:t xml:space="preserve"> </w:t>
      </w:r>
      <w:proofErr w:type="gramStart"/>
      <w:r w:rsidRPr="00CA4945">
        <w:t>The importance of transport hubs in stepping-stone invasions.</w:t>
      </w:r>
      <w:proofErr w:type="gramEnd"/>
      <w:r w:rsidRPr="00CA4945">
        <w:t xml:space="preserve">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proofErr w:type="gram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w:t>
      </w:r>
      <w:proofErr w:type="gramEnd"/>
      <w:r w:rsidRPr="00CA4945">
        <w:t xml:space="preserve">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proofErr w:type="gramStart"/>
      <w:r w:rsidRPr="00CA4945">
        <w:t>Fuller, P.F., and A.J. Benson.</w:t>
      </w:r>
      <w:proofErr w:type="gramEnd"/>
      <w:r w:rsidRPr="00CA4945">
        <w:t xml:space="preserve">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proofErr w:type="gramStart"/>
      <w:r w:rsidRPr="00CA4945">
        <w:rPr>
          <w:color w:val="333333"/>
          <w:highlight w:val="white"/>
        </w:rPr>
        <w:t>Gu</w:t>
      </w:r>
      <w:proofErr w:type="spellEnd"/>
      <w:proofErr w:type="gram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0">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National Ballast Information Clearinghouse 2017.</w:t>
      </w:r>
      <w:proofErr w:type="gramEnd"/>
      <w:r w:rsidRPr="00CA4945">
        <w:rPr>
          <w:color w:val="222222"/>
          <w:highlight w:val="white"/>
        </w:rPr>
        <w:t xml:space="preserve"> </w:t>
      </w:r>
      <w:proofErr w:type="gramStart"/>
      <w:r w:rsidRPr="00CA4945">
        <w:rPr>
          <w:color w:val="222222"/>
          <w:highlight w:val="white"/>
        </w:rPr>
        <w:t>NBIC Online Database.</w:t>
      </w:r>
      <w:proofErr w:type="gramEnd"/>
      <w:r w:rsidRPr="00CA4945">
        <w:rPr>
          <w:color w:val="222222"/>
          <w:highlight w:val="white"/>
        </w:rPr>
        <w:t xml:space="preserve"> </w:t>
      </w:r>
      <w:proofErr w:type="gramStart"/>
      <w:r w:rsidRPr="00CA4945">
        <w:rPr>
          <w:color w:val="222222"/>
          <w:highlight w:val="white"/>
        </w:rPr>
        <w:t>Electronic publication, Smithsonian Environmental Research Center &amp; United States Coast Guard.</w:t>
      </w:r>
      <w:proofErr w:type="gramEnd"/>
      <w:r w:rsidRPr="00CA4945">
        <w:rPr>
          <w:color w:val="222222"/>
          <w:highlight w:val="white"/>
        </w:rPr>
        <w:t xml:space="preserve">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R Core Team (2016).</w:t>
      </w:r>
      <w:proofErr w:type="gramEnd"/>
      <w:r w:rsidRPr="00CA4945">
        <w:rPr>
          <w:color w:val="222222"/>
          <w:highlight w:val="white"/>
        </w:rPr>
        <w:t xml:space="preserve"> R: A language and environment for statistical computing. </w:t>
      </w:r>
      <w:proofErr w:type="gramStart"/>
      <w:r w:rsidRPr="00CA4945">
        <w:rPr>
          <w:color w:val="222222"/>
          <w:highlight w:val="white"/>
        </w:rPr>
        <w:t>R Foundation for Statistical Computing, Vienna, Austria.</w:t>
      </w:r>
      <w:proofErr w:type="gramEnd"/>
      <w:r w:rsidRPr="00CA4945">
        <w:rPr>
          <w:color w:val="222222"/>
          <w:highlight w:val="white"/>
        </w:rPr>
        <w:t xml:space="preserve"> </w:t>
      </w:r>
      <w:proofErr w:type="gramStart"/>
      <w:r w:rsidRPr="00CA4945">
        <w:rPr>
          <w:color w:val="222222"/>
          <w:highlight w:val="white"/>
        </w:rPr>
        <w:t>URL https://www.R-project.org/.</w:t>
      </w:r>
      <w:proofErr w:type="gramEnd"/>
    </w:p>
    <w:p w14:paraId="3BAA5E7D"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w:t>
      </w:r>
      <w:proofErr w:type="gramEnd"/>
      <w:r w:rsidRPr="00CA4945">
        <w:rPr>
          <w:color w:val="222222"/>
          <w:highlight w:val="white"/>
        </w:rPr>
        <w:t xml:space="preserve"> Biological invasions of estuaries without international shipping: the importance of intraregional transport. Biological Conservation 102(2): 143–153. https://doi.org/10.1016/S0006-</w:t>
      </w:r>
      <w:proofErr w:type="gramStart"/>
      <w:r w:rsidRPr="00CA4945">
        <w:rPr>
          <w:color w:val="222222"/>
          <w:highlight w:val="white"/>
        </w:rPr>
        <w:t>3207(</w:t>
      </w:r>
      <w:proofErr w:type="gramEnd"/>
      <w:r w:rsidRPr="00CA4945">
        <w:rPr>
          <w:color w:val="222222"/>
          <w:highlight w:val="white"/>
        </w:rPr>
        <w:t>01)00098-2</w:t>
      </w:r>
    </w:p>
    <w:p w14:paraId="6664889A" w14:textId="77777777" w:rsidR="00723773" w:rsidRPr="00CA4945" w:rsidRDefault="00874591" w:rsidP="00CA4945">
      <w:pPr>
        <w:spacing w:line="360" w:lineRule="auto"/>
        <w:ind w:left="255" w:hanging="285"/>
        <w:contextualSpacing/>
      </w:pPr>
      <w:proofErr w:type="gramStart"/>
      <w:r w:rsidRPr="00CA4945">
        <w:t xml:space="preserve">Whitehouse, A., and S. </w:t>
      </w:r>
      <w:proofErr w:type="spellStart"/>
      <w:r w:rsidRPr="00CA4945">
        <w:t>Zador</w:t>
      </w:r>
      <w:proofErr w:type="spellEnd"/>
      <w:r w:rsidRPr="00CA4945">
        <w:t>.</w:t>
      </w:r>
      <w:proofErr w:type="gramEnd"/>
      <w:r w:rsidRPr="00CA4945">
        <w:t xml:space="preserve"> </w:t>
      </w:r>
      <w:proofErr w:type="gramStart"/>
      <w:r w:rsidRPr="00CA4945">
        <w:t>(2016). Preliminary assessment of the Alaska Arctic.</w:t>
      </w:r>
      <w:proofErr w:type="gramEnd"/>
      <w:r w:rsidRPr="00CA4945">
        <w:t xml:space="preserve"> In: </w:t>
      </w:r>
      <w:proofErr w:type="spellStart"/>
      <w:r w:rsidRPr="00CA4945">
        <w:t>Zador</w:t>
      </w:r>
      <w:proofErr w:type="spellEnd"/>
      <w:r w:rsidRPr="00CA4945">
        <w:t xml:space="preserve">, S., and </w:t>
      </w:r>
      <w:proofErr w:type="spellStart"/>
      <w:r w:rsidRPr="00CA4945">
        <w:t>Siddon</w:t>
      </w:r>
      <w:proofErr w:type="spellEnd"/>
      <w:r w:rsidRPr="00CA4945">
        <w:t>, E, eds</w:t>
      </w:r>
      <w:proofErr w:type="gramStart"/>
      <w:r w:rsidRPr="00CA4945">
        <w:t>..</w:t>
      </w:r>
      <w:proofErr w:type="gramEnd"/>
      <w:r w:rsidRPr="00CA4945">
        <w:t xml:space="preserve">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260" w:name="_91zzxnwcm8d4" w:colFirst="0" w:colLast="0"/>
      <w:bookmarkStart w:id="261" w:name="OLE_LINK1"/>
      <w:bookmarkStart w:id="262" w:name="OLE_LINK2"/>
      <w:bookmarkEnd w:id="260"/>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proofErr w:type="gramStart"/>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w:t>
      </w:r>
      <w:proofErr w:type="gramEnd"/>
      <w:r w:rsidRPr="00CA4945">
        <w:t xml:space="preserve"> </w:t>
      </w:r>
      <w:proofErr w:type="gramStart"/>
      <w:r w:rsidRPr="00CA4945">
        <w:rPr>
          <w:shd w:val="clear" w:color="auto" w:fill="FFFFFF"/>
        </w:rPr>
        <w:t xml:space="preserve">Average number of weeks </w:t>
      </w:r>
      <w:r w:rsidRPr="00CA4945">
        <w:t>of consecutive reproductive habitat for the three ROMS models and two study periods.</w:t>
      </w:r>
      <w:proofErr w:type="gramEnd"/>
      <w:r w:rsidRPr="00CA4945">
        <w:t xml:space="preserve">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proofErr w:type="gramStart"/>
      <w:r w:rsidRPr="00CA4945">
        <w:rPr>
          <w:color w:val="222222"/>
          <w:highlight w:val="white"/>
        </w:rPr>
        <w:t xml:space="preserve">Figure </w:t>
      </w:r>
      <w:r>
        <w:rPr>
          <w:color w:val="222222"/>
          <w:highlight w:val="white"/>
        </w:rPr>
        <w:t>2</w:t>
      </w:r>
      <w:r w:rsidRPr="00CA4945">
        <w:rPr>
          <w:color w:val="222222"/>
          <w:highlight w:val="white"/>
        </w:rPr>
        <w:t>.</w:t>
      </w:r>
      <w:proofErr w:type="gramEnd"/>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proofErr w:type="gramStart"/>
      <w:r>
        <w:rPr>
          <w:color w:val="000000" w:themeColor="text1"/>
          <w:highlight w:val="white"/>
        </w:rPr>
        <w:t>Figure 3.</w:t>
      </w:r>
      <w:proofErr w:type="gramEnd"/>
      <w:r>
        <w:rPr>
          <w:color w:val="000000" w:themeColor="text1"/>
          <w:highlight w:val="white"/>
        </w:rPr>
        <w:t xml:space="preserve">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proofErr w:type="gramStart"/>
      <w:r>
        <w:rPr>
          <w:color w:val="222222"/>
          <w:highlight w:val="white"/>
        </w:rPr>
        <w:t>Figure 4</w:t>
      </w:r>
      <w:r w:rsidR="00A85C6F">
        <w:rPr>
          <w:color w:val="222222"/>
          <w:highlight w:val="white"/>
        </w:rPr>
        <w:t>.</w:t>
      </w:r>
      <w:proofErr w:type="gramEnd"/>
      <w:r w:rsidR="00A85C6F">
        <w:rPr>
          <w:color w:val="222222"/>
          <w:highlight w:val="white"/>
        </w:rPr>
        <w:t xml:space="preserve"> </w:t>
      </w:r>
      <w:proofErr w:type="gramStart"/>
      <w:r w:rsidR="00A85C6F">
        <w:rPr>
          <w:b/>
          <w:color w:val="222222"/>
          <w:highlight w:val="white"/>
        </w:rPr>
        <w:t>Average number of consecutive weeks of reproduction by temperature threshold</w:t>
      </w:r>
      <w:r w:rsidR="00A85C6F">
        <w:rPr>
          <w:color w:val="222222"/>
          <w:highlight w:val="white"/>
        </w:rPr>
        <w:t>.</w:t>
      </w:r>
      <w:proofErr w:type="gramEnd"/>
      <w:r w:rsidR="00A85C6F">
        <w:rPr>
          <w:color w:val="222222"/>
          <w:highlight w:val="white"/>
        </w:rPr>
        <w:t xml:space="preserve">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proofErr w:type="gramStart"/>
      <w:r>
        <w:rPr>
          <w:color w:val="000000" w:themeColor="text1"/>
          <w:highlight w:val="white"/>
        </w:rPr>
        <w:t>Figure 6.</w:t>
      </w:r>
      <w:proofErr w:type="gramEnd"/>
      <w:r>
        <w:rPr>
          <w:color w:val="000000" w:themeColor="text1"/>
          <w:highlight w:val="white"/>
        </w:rPr>
        <w:t xml:space="preserve">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proofErr w:type="gramStart"/>
      <w:r>
        <w:rPr>
          <w:color w:val="222222"/>
          <w:highlight w:val="white"/>
        </w:rPr>
        <w:t>Figure 5.</w:t>
      </w:r>
      <w:proofErr w:type="gramEnd"/>
      <w:r>
        <w:rPr>
          <w:color w:val="222222"/>
          <w:highlight w:val="white"/>
        </w:rPr>
        <w:t xml:space="preserve"> </w:t>
      </w:r>
      <w:proofErr w:type="gramStart"/>
      <w:r>
        <w:rPr>
          <w:b/>
          <w:color w:val="222222"/>
          <w:highlight w:val="white"/>
        </w:rPr>
        <w:t>Average number of consecutive weeks of reproduction by temperature threshold</w:t>
      </w:r>
      <w:r>
        <w:rPr>
          <w:color w:val="222222"/>
          <w:highlight w:val="white"/>
        </w:rPr>
        <w:t>.</w:t>
      </w:r>
      <w:proofErr w:type="gramEnd"/>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w:t>
      </w:r>
      <w:proofErr w:type="gramStart"/>
      <w:r w:rsidRPr="00CA4945">
        <w:rPr>
          <w:rFonts w:eastAsia="Arial Unicode MS"/>
          <w:color w:val="222222"/>
          <w:highlight w:val="white"/>
        </w:rPr>
        <w:t>Illustration of vessel transit origins (below dashed line) outside of the Bering Sea and their Bering Sea destination (bold text, above dashed line), 2014 - 2016.</w:t>
      </w:r>
      <w:proofErr w:type="gramEnd"/>
      <w:r w:rsidRPr="00CA4945">
        <w:rPr>
          <w:rFonts w:eastAsia="Arial Unicode MS"/>
          <w:color w:val="222222"/>
          <w:highlight w:val="white"/>
        </w:rPr>
        <w:t xml:space="preserve">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w:t>
      </w:r>
      <w:proofErr w:type="gramStart"/>
      <w:r w:rsidRPr="00CA4945">
        <w:rPr>
          <w:rFonts w:eastAsia="Arial Unicode MS"/>
          <w:color w:val="222222"/>
          <w:highlight w:val="white"/>
        </w:rPr>
        <w:t>Fishing vessel data from vessel monitoring systems.</w:t>
      </w:r>
      <w:proofErr w:type="gramEnd"/>
      <w:r w:rsidRPr="00CA4945">
        <w:rPr>
          <w:rFonts w:eastAsia="Arial Unicode MS"/>
          <w:color w:val="222222"/>
          <w:highlight w:val="white"/>
        </w:rPr>
        <w:t xml:space="preserve">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63"/>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w:t>
      </w:r>
      <w:proofErr w:type="gramStart"/>
      <w:r w:rsidRPr="00CA4945">
        <w:rPr>
          <w:color w:val="222222"/>
          <w:highlight w:val="white"/>
        </w:rPr>
        <w:t>Data from the National Ballast Information Clearinghouse.</w:t>
      </w:r>
      <w:proofErr w:type="gramEnd"/>
      <w:r w:rsidRPr="00CA4945">
        <w:rPr>
          <w:color w:val="222222"/>
          <w:highlight w:val="white"/>
        </w:rPr>
        <w:t xml:space="preserve">  </w:t>
      </w:r>
      <w:commentRangeEnd w:id="263"/>
      <w:r w:rsidRPr="00CA4945">
        <w:commentReference w:id="263"/>
      </w:r>
      <w:bookmarkEnd w:id="261"/>
      <w:bookmarkEnd w:id="262"/>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manda Droghini" w:date="2017-10-19T16:53:00Z" w:initials="">
    <w:p w14:paraId="21F1014E" w14:textId="77777777" w:rsidR="006B0058" w:rsidRDefault="006B0058">
      <w:pPr>
        <w:widowControl w:val="0"/>
      </w:pPr>
      <w:r>
        <w:t>Preferences?</w:t>
      </w:r>
    </w:p>
  </w:comment>
  <w:comment w:id="2" w:author="Amanda Droghini" w:date="2018-03-21T07:42:00Z" w:initials="AD">
    <w:p w14:paraId="37676222" w14:textId="72AFBCD0" w:rsidR="006B0058" w:rsidRDefault="006B0058">
      <w:pPr>
        <w:pStyle w:val="CommentText"/>
      </w:pPr>
      <w:r>
        <w:rPr>
          <w:rStyle w:val="CommentReference"/>
        </w:rPr>
        <w:annotationRef/>
      </w:r>
      <w:r>
        <w:t>Across a strong latitudinal gradient?</w:t>
      </w:r>
    </w:p>
  </w:comment>
  <w:comment w:id="3" w:author="Amanda Droghini" w:date="2017-10-19T16:50:00Z" w:initials="">
    <w:p w14:paraId="4B7A938A" w14:textId="77777777" w:rsidR="006B0058" w:rsidRDefault="006B0058">
      <w:pPr>
        <w:widowControl w:val="0"/>
      </w:pPr>
      <w:r>
        <w:t>Other authors on this? Author order?</w:t>
      </w:r>
    </w:p>
  </w:comment>
  <w:comment w:id="4" w:author="Amanda Droghini" w:date="2018-03-16T09:17:00Z" w:initials="AD">
    <w:p w14:paraId="12C77586" w14:textId="5C8BCC2E" w:rsidR="006B0058" w:rsidRDefault="006B0058">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7D6291C8" w:rsidR="006B0058" w:rsidRDefault="006B0058">
      <w:pPr>
        <w:pStyle w:val="CommentText"/>
      </w:pPr>
      <w:r>
        <w:rPr>
          <w:rStyle w:val="CommentReference"/>
        </w:rPr>
        <w:annotationRef/>
      </w:r>
      <w:r>
        <w:t>Word count: 266</w:t>
      </w:r>
    </w:p>
  </w:comment>
  <w:comment w:id="66" w:author="Amanda Droghini" w:date="2018-03-17T18:36:00Z" w:initials="AD">
    <w:p w14:paraId="690DF08D" w14:textId="5A67B1E3" w:rsidR="006B0058" w:rsidRDefault="006B0058">
      <w:pPr>
        <w:pStyle w:val="CommentText"/>
      </w:pPr>
      <w:r>
        <w:rPr>
          <w:rStyle w:val="CommentReference"/>
        </w:rPr>
        <w:annotationRef/>
      </w:r>
      <w:r>
        <w:t>Standardize entire text to read “NIS”</w:t>
      </w:r>
    </w:p>
  </w:comment>
  <w:comment w:id="68" w:author="Amanda Droghini" w:date="2018-03-14T07:16:00Z" w:initials="AD">
    <w:p w14:paraId="62A1653D" w14:textId="119C79CC" w:rsidR="006B0058" w:rsidRDefault="006B0058">
      <w:pPr>
        <w:pStyle w:val="CommentText"/>
      </w:pPr>
      <w:r>
        <w:rPr>
          <w:rStyle w:val="CommentReference"/>
        </w:rPr>
        <w:annotationRef/>
      </w:r>
      <w:r>
        <w:t>Need to fix citations for entire paragraph</w:t>
      </w:r>
    </w:p>
  </w:comment>
  <w:comment w:id="70" w:author="Amanda Droghini" w:date="2018-03-07T07:55:00Z" w:initials="AD">
    <w:p w14:paraId="031AF4C5" w14:textId="7D007620" w:rsidR="006B0058" w:rsidRDefault="006B0058">
      <w:pPr>
        <w:pStyle w:val="CommentText"/>
      </w:pPr>
      <w:r>
        <w:rPr>
          <w:rStyle w:val="CommentReference"/>
        </w:rPr>
        <w:annotationRef/>
      </w:r>
      <w:r>
        <w:t>Need more citations</w:t>
      </w:r>
    </w:p>
  </w:comment>
  <w:comment w:id="71" w:author="Amanda Droghini" w:date="2018-03-16T09:36:00Z" w:initials="AD">
    <w:p w14:paraId="476ED5EF" w14:textId="61A8C5C4" w:rsidR="006B0058" w:rsidRDefault="006B0058">
      <w:pPr>
        <w:pStyle w:val="CommentText"/>
      </w:pPr>
      <w:r>
        <w:rPr>
          <w:rStyle w:val="CommentReference"/>
        </w:rPr>
        <w:annotationRef/>
      </w:r>
      <w:r>
        <w:t>ASF: Why, does de Rivera not generally address these statements?</w:t>
      </w:r>
    </w:p>
  </w:comment>
  <w:comment w:id="72" w:author="Amanda Droghini" w:date="2018-02-19T06:57:00Z" w:initials="AD">
    <w:p w14:paraId="0194CAA3" w14:textId="2B6FC23F" w:rsidR="006B0058" w:rsidRDefault="006B0058">
      <w:pPr>
        <w:pStyle w:val="CommentText"/>
      </w:pPr>
      <w:r>
        <w:rPr>
          <w:rStyle w:val="CommentReference"/>
        </w:rPr>
        <w:annotationRef/>
      </w:r>
      <w:r>
        <w:t>Need citations for this whole section</w:t>
      </w:r>
    </w:p>
  </w:comment>
  <w:comment w:id="79" w:author="Amanda Droghini" w:date="2018-03-21T21:48:00Z" w:initials="AD">
    <w:p w14:paraId="505DEBC7" w14:textId="3F56F213" w:rsidR="006B0058" w:rsidRDefault="006B0058">
      <w:pPr>
        <w:pStyle w:val="CommentText"/>
      </w:pPr>
      <w:r>
        <w:rPr>
          <w:rStyle w:val="CommentReference"/>
        </w:rPr>
        <w:annotationRef/>
      </w:r>
      <w:r>
        <w:t>What do these 3 papers conclude about temperature?</w:t>
      </w:r>
    </w:p>
  </w:comment>
  <w:comment w:id="82" w:author="Amanda Droghini" w:date="2018-03-16T09:52:00Z" w:initials="AD">
    <w:p w14:paraId="1A495C67" w14:textId="66AAD34B" w:rsidR="006B0058" w:rsidRDefault="006B0058">
      <w:pPr>
        <w:pStyle w:val="CommentText"/>
      </w:pPr>
      <w:r>
        <w:rPr>
          <w:rStyle w:val="CommentReference"/>
        </w:rPr>
        <w:annotationRef/>
      </w:r>
      <w:r>
        <w:t>ASF: Is this correct?</w:t>
      </w:r>
    </w:p>
    <w:p w14:paraId="5E7FC74B" w14:textId="477F555F" w:rsidR="006B0058" w:rsidRDefault="006B0058">
      <w:pPr>
        <w:pStyle w:val="CommentText"/>
      </w:pPr>
      <w:r>
        <w:t>If it is actually been found here in the Bering Sea, can we still make a strong case that we are contributing new knowledge that temperatures matters for marine invasive invasions?</w:t>
      </w:r>
    </w:p>
  </w:comment>
  <w:comment w:id="83" w:author="Amanda Droghini" w:date="2018-03-17T18:30:00Z" w:initials="AD">
    <w:p w14:paraId="7A228909" w14:textId="6306A037" w:rsidR="006B0058" w:rsidRDefault="006B0058">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84" w:author="Amanda Droghini" w:date="2018-02-05T07:29:00Z" w:initials="AD">
    <w:p w14:paraId="57EC4D09" w14:textId="77777777" w:rsidR="006B0058" w:rsidRDefault="006B0058" w:rsidP="006244EA">
      <w:pPr>
        <w:pStyle w:val="CommentText"/>
      </w:pPr>
      <w:r>
        <w:rPr>
          <w:rStyle w:val="CommentReference"/>
        </w:rPr>
        <w:annotationRef/>
      </w:r>
      <w:r>
        <w:t>Missing reference</w:t>
      </w:r>
    </w:p>
  </w:comment>
  <w:comment w:id="85" w:author="Amanda Droghini" w:date="2018-03-16T09:56:00Z" w:initials="AD">
    <w:p w14:paraId="517531A4" w14:textId="51FF788C" w:rsidR="006B0058" w:rsidRDefault="006B0058">
      <w:pPr>
        <w:pStyle w:val="CommentText"/>
      </w:pPr>
      <w:r>
        <w:rPr>
          <w:rStyle w:val="CommentReference"/>
        </w:rPr>
        <w:annotationRef/>
      </w:r>
      <w:r>
        <w:t xml:space="preserve">ASF: Ask </w:t>
      </w:r>
      <w:proofErr w:type="spellStart"/>
      <w:r>
        <w:t>Fischbach</w:t>
      </w:r>
      <w:proofErr w:type="spellEnd"/>
      <w:r>
        <w:t xml:space="preserve"> for references on this.</w:t>
      </w:r>
    </w:p>
  </w:comment>
  <w:comment w:id="94" w:author="Amanda Droghini" w:date="2018-02-18T10:10:00Z" w:initials="AD">
    <w:p w14:paraId="2991A3C9" w14:textId="77777777" w:rsidR="006B0058" w:rsidRDefault="006B0058">
      <w:pPr>
        <w:pStyle w:val="CommentText"/>
        <w:rPr>
          <w:noProof/>
        </w:rPr>
      </w:pPr>
      <w:r>
        <w:rPr>
          <w:rStyle w:val="CommentReference"/>
        </w:rPr>
        <w:annotationRef/>
      </w:r>
      <w:proofErr w:type="gramStart"/>
      <w:r>
        <w:t>don’t</w:t>
      </w:r>
      <w:proofErr w:type="gramEnd"/>
      <w:r>
        <w:t xml:space="preserve"> think we need an entire paragraph dedicated to </w:t>
      </w:r>
      <w:r>
        <w:rPr>
          <w:noProof/>
        </w:rPr>
        <w:t>esults</w:t>
      </w:r>
    </w:p>
    <w:p w14:paraId="7575D2C0" w14:textId="333F9707" w:rsidR="006B0058" w:rsidRDefault="006B0058">
      <w:pPr>
        <w:pStyle w:val="CommentText"/>
      </w:pPr>
      <w:proofErr w:type="gramStart"/>
      <w:r>
        <w:t>methods</w:t>
      </w:r>
      <w:proofErr w:type="gramEnd"/>
      <w:r>
        <w:t xml:space="preserve"> intro?</w:t>
      </w:r>
    </w:p>
  </w:comment>
  <w:comment w:id="105" w:author="Amanda Droghini" w:date="2018-03-21T22:19:00Z" w:initials="AD">
    <w:p w14:paraId="2851A639" w14:textId="77777777" w:rsidR="006B0058" w:rsidRDefault="006B0058" w:rsidP="003C5649">
      <w:pPr>
        <w:pStyle w:val="CommentText"/>
      </w:pPr>
      <w:r>
        <w:rPr>
          <w:rStyle w:val="CommentReference"/>
        </w:rPr>
        <w:annotationRef/>
      </w:r>
      <w:r>
        <w:t>Create citation</w:t>
      </w:r>
    </w:p>
  </w:comment>
  <w:comment w:id="106" w:author="Amanda Droghini" w:date="2018-03-24T07:49:00Z" w:initials="AD">
    <w:p w14:paraId="6E6903C5" w14:textId="77628ED9" w:rsidR="006B0058" w:rsidRDefault="006B0058">
      <w:pPr>
        <w:pStyle w:val="CommentText"/>
      </w:pPr>
      <w:r>
        <w:rPr>
          <w:rStyle w:val="CommentReference"/>
        </w:rPr>
        <w:annotationRef/>
      </w:r>
      <w:r>
        <w:t>Need to be consistent</w:t>
      </w:r>
    </w:p>
  </w:comment>
  <w:comment w:id="108" w:author="Amanda Droghini" w:date="2018-01-31T07:24:00Z" w:initials="AD">
    <w:p w14:paraId="614C0580" w14:textId="77777777" w:rsidR="006B0058" w:rsidRDefault="006B0058" w:rsidP="001C4E41">
      <w:pPr>
        <w:pStyle w:val="CommentText"/>
      </w:pPr>
      <w:r>
        <w:rPr>
          <w:rStyle w:val="CommentReference"/>
        </w:rPr>
        <w:annotationRef/>
      </w:r>
      <w:r>
        <w:t>Tony do you prefer “mid-century”?</w:t>
      </w:r>
    </w:p>
  </w:comment>
  <w:comment w:id="111" w:author="Amanda Droghini" w:date="2018-02-17T08:32:00Z" w:initials="AD">
    <w:p w14:paraId="383BDECE" w14:textId="178ACACB" w:rsidR="006B0058" w:rsidRDefault="006B0058">
      <w:pPr>
        <w:pStyle w:val="CommentText"/>
      </w:pPr>
      <w:r>
        <w:rPr>
          <w:rStyle w:val="CommentReference"/>
        </w:rPr>
        <w:annotationRef/>
      </w:r>
      <w:proofErr w:type="gramStart"/>
      <w:r>
        <w:t>explain</w:t>
      </w:r>
      <w:proofErr w:type="gramEnd"/>
      <w:r>
        <w:t xml:space="preserve"> reasoning behind these analyses e.g. if can’t live year-round, can they live for at least 1 week? </w:t>
      </w:r>
      <w:proofErr w:type="gramStart"/>
      <w:r>
        <w:t>reproduction</w:t>
      </w:r>
      <w:proofErr w:type="gramEnd"/>
      <w:r>
        <w:t xml:space="preserve"> on a weekly timescale. (</w:t>
      </w:r>
      <w:proofErr w:type="gramStart"/>
      <w:r>
        <w:t>weekly</w:t>
      </w:r>
      <w:proofErr w:type="gramEnd"/>
      <w:r>
        <w:t xml:space="preserve"> being minimum model resolution).</w:t>
      </w:r>
    </w:p>
  </w:comment>
  <w:comment w:id="114" w:author="Amanda Droghini" w:date="2018-01-31T07:34:00Z" w:initials="AD">
    <w:p w14:paraId="7C871970" w14:textId="3D1B072D" w:rsidR="006B0058" w:rsidRDefault="006B0058">
      <w:pPr>
        <w:pStyle w:val="CommentText"/>
      </w:pPr>
      <w:r>
        <w:rPr>
          <w:rStyle w:val="CommentReference"/>
        </w:rPr>
        <w:annotationRef/>
      </w:r>
      <w:r>
        <w:t>Whether to include this sentence + the next ones depends on what figures we are included in final MS. Should we use an ensemble approach?</w:t>
      </w:r>
    </w:p>
  </w:comment>
  <w:comment w:id="117" w:author="Amanda Droghini" w:date="2018-03-21T22:21:00Z" w:initials="AD">
    <w:p w14:paraId="44361182" w14:textId="66B223C5" w:rsidR="006B0058" w:rsidRDefault="006B0058">
      <w:pPr>
        <w:pStyle w:val="CommentText"/>
      </w:pPr>
      <w:r>
        <w:rPr>
          <w:rStyle w:val="CommentReference"/>
        </w:rPr>
        <w:annotationRef/>
      </w:r>
      <w:r>
        <w:t>Need to define if getting rid of other sentence</w:t>
      </w:r>
    </w:p>
  </w:comment>
  <w:comment w:id="118" w:author="Amanda Droghini" w:date="2018-01-31T07:37:00Z" w:initials="AD">
    <w:p w14:paraId="7A0EF1F0" w14:textId="4659B9B4" w:rsidR="006B0058" w:rsidRDefault="006B0058">
      <w:pPr>
        <w:pStyle w:val="CommentText"/>
      </w:pPr>
      <w:r>
        <w:rPr>
          <w:rStyle w:val="CommentReference"/>
        </w:rPr>
        <w:annotationRef/>
      </w:r>
      <w:r>
        <w:t>Do we talk about “percent no change” in the results??</w:t>
      </w:r>
    </w:p>
  </w:comment>
  <w:comment w:id="130" w:author="Amanda Droghini" w:date="2018-02-08T21:45:00Z" w:initials="AD">
    <w:p w14:paraId="6A6279A6" w14:textId="77777777" w:rsidR="006B0058" w:rsidRDefault="006B0058" w:rsidP="00AC39F9">
      <w:pPr>
        <w:pStyle w:val="CommentText"/>
      </w:pPr>
      <w:r>
        <w:rPr>
          <w:rStyle w:val="CommentReference"/>
        </w:rPr>
        <w:annotationRef/>
      </w:r>
      <w:r>
        <w:t xml:space="preserve">Not sure </w:t>
      </w:r>
      <w:proofErr w:type="gramStart"/>
      <w:r>
        <w:t>where ???</w:t>
      </w:r>
      <w:proofErr w:type="gramEnd"/>
      <w:r>
        <w:t xml:space="preserve"> </w:t>
      </w:r>
      <w:proofErr w:type="gramStart"/>
      <w:r>
        <w:t>to</w:t>
      </w:r>
      <w:proofErr w:type="gramEnd"/>
      <w:r>
        <w:t xml:space="preserve"> put this (maybe even methods?? if not important??) thankfully our data is pretty evenly split with about 1/3 of taxa having minimum survival tolerances of 0, 1/3 &lt; 0, 1/3 &gt; 0</w:t>
      </w:r>
    </w:p>
  </w:comment>
  <w:comment w:id="135" w:author="Amanda Droghini" w:date="2018-03-19T12:37:00Z" w:initials="AD">
    <w:p w14:paraId="0B6EE9B7" w14:textId="77777777" w:rsidR="006B0058" w:rsidRDefault="006B0058"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136" w:author="Amanda Droghini" w:date="2018-03-19T12:45:00Z" w:initials="AD">
    <w:p w14:paraId="7BC2976E" w14:textId="697CA442" w:rsidR="006B0058" w:rsidRDefault="006B0058">
      <w:pPr>
        <w:pStyle w:val="CommentText"/>
      </w:pPr>
      <w:r>
        <w:rPr>
          <w:rStyle w:val="CommentReference"/>
        </w:rPr>
        <w:annotationRef/>
      </w:r>
      <w:r>
        <w:t>Change figure would be interesting here – shows band really nicely</w:t>
      </w:r>
    </w:p>
  </w:comment>
  <w:comment w:id="137" w:author="Amanda Droghini" w:date="2018-03-19T12:47:00Z" w:initials="AD">
    <w:p w14:paraId="404DE3CB" w14:textId="3EA71162" w:rsidR="006B0058" w:rsidRDefault="006B0058">
      <w:pPr>
        <w:pStyle w:val="CommentText"/>
      </w:pPr>
      <w:r>
        <w:rPr>
          <w:rStyle w:val="CommentReference"/>
        </w:rPr>
        <w:annotationRef/>
      </w:r>
      <w:r>
        <w:t>Need to double check this</w:t>
      </w:r>
    </w:p>
  </w:comment>
  <w:comment w:id="143" w:author="Amanda Droghini" w:date="2017-11-12T22:06:00Z" w:initials="">
    <w:p w14:paraId="045112CC" w14:textId="77777777" w:rsidR="006B0058" w:rsidRDefault="006B0058" w:rsidP="000C2CEA">
      <w:pPr>
        <w:widowControl w:val="0"/>
      </w:pPr>
      <w:r>
        <w:t>Graph of # of species x Week</w:t>
      </w:r>
    </w:p>
  </w:comment>
  <w:comment w:id="146" w:author="Amanda Droghini" w:date="2018-02-17T09:03:00Z" w:initials="AD">
    <w:p w14:paraId="0910F67F" w14:textId="1E8F6327" w:rsidR="006B0058" w:rsidRDefault="006B0058">
      <w:pPr>
        <w:pStyle w:val="CommentText"/>
      </w:pPr>
      <w:r>
        <w:rPr>
          <w:rStyle w:val="CommentReference"/>
        </w:rPr>
        <w:annotationRef/>
      </w:r>
      <w:proofErr w:type="gramStart"/>
      <w:r>
        <w:t>can</w:t>
      </w:r>
      <w:proofErr w:type="gramEnd"/>
      <w:r>
        <w:t xml:space="preserve"> you graph frequency distribution for this? # </w:t>
      </w:r>
      <w:proofErr w:type="gramStart"/>
      <w:r>
        <w:t>of</w:t>
      </w:r>
      <w:proofErr w:type="gramEnd"/>
      <w:r>
        <w:t xml:space="preserve"> species by # of </w:t>
      </w:r>
      <w:proofErr w:type="spellStart"/>
      <w:r>
        <w:t>consec</w:t>
      </w:r>
      <w:proofErr w:type="spellEnd"/>
      <w:r>
        <w:t xml:space="preserve"> weeks</w:t>
      </w:r>
    </w:p>
  </w:comment>
  <w:comment w:id="148" w:author="Amanda Droghini" w:date="2018-03-16T10:27:00Z" w:initials="AD">
    <w:p w14:paraId="69EB6004" w14:textId="45C69674" w:rsidR="006B0058" w:rsidRDefault="006B0058">
      <w:pPr>
        <w:pStyle w:val="CommentText"/>
      </w:pPr>
      <w:r>
        <w:rPr>
          <w:rStyle w:val="CommentReference"/>
        </w:rPr>
        <w:annotationRef/>
      </w:r>
      <w:r>
        <w:t>ASF: detail why this is not n = 42.  Was this because we only had detailed reproductive habitat tolerance information for 29 NIS under consideration?</w:t>
      </w:r>
    </w:p>
  </w:comment>
  <w:comment w:id="149" w:author="Amanda Droghini" w:date="2018-03-11T10:23:00Z" w:initials="AD">
    <w:p w14:paraId="30CF82E1" w14:textId="77777777" w:rsidR="006B0058" w:rsidRDefault="006B0058" w:rsidP="004E6C5F">
      <w:pPr>
        <w:pStyle w:val="CommentText"/>
      </w:pPr>
      <w:r>
        <w:rPr>
          <w:rStyle w:val="CommentReference"/>
        </w:rPr>
        <w:annotationRef/>
      </w:r>
      <w:r>
        <w:t>Need to flesh out results for repro. Hone in on the temperature thresholds – how many weeks if you need 10C, etc. etc.</w:t>
      </w:r>
    </w:p>
  </w:comment>
  <w:comment w:id="163" w:author="Amanda Droghini" w:date="2018-02-17T08:54:00Z" w:initials="AD">
    <w:p w14:paraId="429B70D9" w14:textId="77777777" w:rsidR="006B0058" w:rsidRDefault="006B0058"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64" w:author="Amanda Droghini" w:date="2018-02-17T08:55:00Z" w:initials="AD">
    <w:p w14:paraId="604503BB" w14:textId="77777777" w:rsidR="006B0058" w:rsidRDefault="006B0058" w:rsidP="0034065B">
      <w:pPr>
        <w:pStyle w:val="CommentText"/>
      </w:pPr>
      <w:r>
        <w:rPr>
          <w:rStyle w:val="CommentReference"/>
        </w:rPr>
        <w:annotationRef/>
      </w:r>
      <w:proofErr w:type="gramStart"/>
      <w:r>
        <w:t>do</w:t>
      </w:r>
      <w:proofErr w:type="gramEnd"/>
      <w:r>
        <w:t xml:space="preserve"> all 3 models agree on these 6? </w:t>
      </w:r>
      <w:proofErr w:type="gramStart"/>
      <w:r>
        <w:t>if</w:t>
      </w:r>
      <w:proofErr w:type="gramEnd"/>
      <w:r>
        <w:t xml:space="preserve"> so, say that </w:t>
      </w:r>
      <w:proofErr w:type="spellStart"/>
      <w:r>
        <w:t>insead</w:t>
      </w:r>
      <w:proofErr w:type="spellEnd"/>
      <w:r>
        <w:t>.</w:t>
      </w:r>
    </w:p>
  </w:comment>
  <w:comment w:id="170" w:author="Amanda Droghini" w:date="2017-11-12T22:38:00Z" w:initials="">
    <w:p w14:paraId="62A7E6D0" w14:textId="1A1BA0E3" w:rsidR="006B0058" w:rsidRDefault="006B0058" w:rsidP="0034065B">
      <w:pPr>
        <w:widowControl w:val="0"/>
      </w:pPr>
      <w:r>
        <w:t xml:space="preserve">Alaska or Bering Sea? </w:t>
      </w:r>
    </w:p>
  </w:comment>
  <w:comment w:id="172" w:author="Amanda Droghini" w:date="2018-02-17T09:01:00Z" w:initials="AD">
    <w:p w14:paraId="7D70480F" w14:textId="77777777" w:rsidR="006B0058" w:rsidRDefault="006B0058" w:rsidP="00E05BC2">
      <w:pPr>
        <w:pStyle w:val="CommentText"/>
      </w:pPr>
      <w:r>
        <w:rPr>
          <w:rStyle w:val="CommentReference"/>
        </w:rPr>
        <w:annotationRef/>
      </w:r>
      <w:r>
        <w:t>Out of curiosity is it easy to describe this in terms of % ballast water discharged? To say “most ballast water came from tankers (</w:t>
      </w:r>
      <w:proofErr w:type="gramStart"/>
      <w:r>
        <w:t>XX%</w:t>
      </w:r>
      <w:proofErr w:type="gramEnd"/>
      <w:r>
        <w:t>) followed by bulkers”</w:t>
      </w:r>
    </w:p>
  </w:comment>
  <w:comment w:id="173" w:author="Amanda Droghini" w:date="2017-11-12T22:41:00Z" w:initials="">
    <w:p w14:paraId="358C5A9B" w14:textId="77777777" w:rsidR="006B0058" w:rsidRDefault="006B0058" w:rsidP="0034065B">
      <w:pPr>
        <w:widowControl w:val="0"/>
      </w:pPr>
      <w:r>
        <w:t>Chord diagram - ballast water</w:t>
      </w:r>
    </w:p>
  </w:comment>
  <w:comment w:id="174" w:author="Amanda Droghini" w:date="2017-11-12T22:20:00Z" w:initials="">
    <w:p w14:paraId="4605BA59" w14:textId="77777777" w:rsidR="006B0058" w:rsidRDefault="006B0058" w:rsidP="0034065B">
      <w:pPr>
        <w:widowControl w:val="0"/>
      </w:pPr>
      <w:r>
        <w:t>Assuming I interpreted this right?</w:t>
      </w:r>
    </w:p>
  </w:comment>
  <w:comment w:id="175" w:author="Amanda Droghini" w:date="2017-11-12T22:27:00Z" w:initials="">
    <w:p w14:paraId="64CAC5C5" w14:textId="77777777" w:rsidR="006B0058" w:rsidRDefault="006B0058" w:rsidP="0034065B">
      <w:pPr>
        <w:widowControl w:val="0"/>
      </w:pPr>
      <w:r>
        <w:t>Chord diagram - ship arrivals</w:t>
      </w:r>
    </w:p>
  </w:comment>
  <w:comment w:id="179" w:author="Amanda Droghini" w:date="2018-03-16T10:57:00Z" w:initials="AD">
    <w:p w14:paraId="14143BE2" w14:textId="39B33E99" w:rsidR="006B0058" w:rsidRDefault="006B0058">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85" w:author="Amanda Droghini" w:date="2018-03-06T07:44:00Z" w:initials="AD">
    <w:p w14:paraId="72CF6DE9" w14:textId="77777777" w:rsidR="006B0058" w:rsidRDefault="006B0058" w:rsidP="00E46D10">
      <w:pPr>
        <w:pStyle w:val="CommentText"/>
      </w:pPr>
      <w:r>
        <w:rPr>
          <w:rStyle w:val="CommentReference"/>
        </w:rPr>
        <w:annotationRef/>
      </w:r>
      <w:r>
        <w:t xml:space="preserve">Not sure where to put this? </w:t>
      </w:r>
    </w:p>
  </w:comment>
  <w:comment w:id="193" w:author="Amanda Droghini" w:date="2018-03-23T07:54:00Z" w:initials="AD">
    <w:p w14:paraId="701FA173" w14:textId="1263F01F" w:rsidR="006B0058" w:rsidRDefault="006B0058">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197" w:author="Amanda Droghini" w:date="2018-03-07T08:30:00Z" w:initials="AD">
    <w:p w14:paraId="6A095BF7" w14:textId="77777777" w:rsidR="006B0058" w:rsidRDefault="006B0058" w:rsidP="00072121">
      <w:pPr>
        <w:pStyle w:val="CommentText"/>
      </w:pPr>
      <w:r>
        <w:rPr>
          <w:rStyle w:val="CommentReference"/>
        </w:rPr>
        <w:annotationRef/>
      </w:r>
      <w:proofErr w:type="gramStart"/>
      <w:r>
        <w:t>as</w:t>
      </w:r>
      <w:proofErr w:type="gramEnd"/>
      <w:r>
        <w:t xml:space="preserve"> high as 19C on MODIS (2017) </w:t>
      </w:r>
      <w:r w:rsidRPr="009D2B00">
        <w:t>https://neo.sci.gsfc.nasa.gov/analysis/index.php</w:t>
      </w:r>
    </w:p>
  </w:comment>
  <w:comment w:id="198" w:author="Amanda Droghini" w:date="2018-03-07T08:20:00Z" w:initials="AD">
    <w:p w14:paraId="041A0C31" w14:textId="77777777" w:rsidR="006B0058" w:rsidRDefault="006B0058" w:rsidP="00072121">
      <w:pPr>
        <w:pStyle w:val="CommentText"/>
      </w:pPr>
      <w:r>
        <w:rPr>
          <w:rStyle w:val="CommentReference"/>
        </w:rPr>
        <w:annotationRef/>
      </w:r>
      <w:r>
        <w:t xml:space="preserve">Need to actually read </w:t>
      </w:r>
      <w:proofErr w:type="spellStart"/>
      <w:r>
        <w:t>Fetzer</w:t>
      </w:r>
      <w:proofErr w:type="spellEnd"/>
      <w:r>
        <w:t xml:space="preserve"> paper</w:t>
      </w:r>
    </w:p>
  </w:comment>
  <w:comment w:id="200" w:author="Amanda Droghini" w:date="2018-03-29T16:50:00Z" w:initials="AD">
    <w:p w14:paraId="493A907C" w14:textId="37E9412D" w:rsidR="004520F7" w:rsidRDefault="004520F7">
      <w:pPr>
        <w:pStyle w:val="CommentText"/>
      </w:pPr>
      <w:r>
        <w:rPr>
          <w:rStyle w:val="CommentReference"/>
        </w:rPr>
        <w:annotationRef/>
      </w:r>
      <w:r>
        <w:t>Citation is for water chemistry – need others</w:t>
      </w:r>
    </w:p>
  </w:comment>
  <w:comment w:id="212" w:author="Amanda Droghini" w:date="2018-03-12T08:23:00Z" w:initials="AD">
    <w:p w14:paraId="7C1DAED8" w14:textId="44CFBCF3" w:rsidR="006B0058" w:rsidRDefault="006B0058">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6B0058" w:rsidRDefault="006B0058">
      <w:pPr>
        <w:pStyle w:val="CommentText"/>
      </w:pPr>
      <w:r>
        <w:t>Cite Wasson et a. 2001 Biological invasions of estuaries without international shipping: the importance of intraregional transport</w:t>
      </w:r>
    </w:p>
  </w:comment>
  <w:comment w:id="226" w:author="Amanda Droghini" w:date="2018-02-06T05:47:00Z" w:initials="AD">
    <w:p w14:paraId="1AEE5B5C" w14:textId="77777777" w:rsidR="006B0058" w:rsidRDefault="006B0058" w:rsidP="006A7E99">
      <w:pPr>
        <w:pStyle w:val="CommentText"/>
      </w:pPr>
      <w:r>
        <w:rPr>
          <w:rStyle w:val="CommentReference"/>
        </w:rPr>
        <w:annotationRef/>
      </w:r>
      <w:r>
        <w:t>More references needed + check that these say what you want them to say. L-R is for fouling species</w:t>
      </w:r>
    </w:p>
  </w:comment>
  <w:comment w:id="245" w:author="Amanda Droghini" w:date="2018-02-06T12:55:00Z" w:initials="AD">
    <w:p w14:paraId="57CE005C" w14:textId="77777777" w:rsidR="006B0058" w:rsidRDefault="006B0058"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6B0058" w:rsidRDefault="006B0058" w:rsidP="00B31FD6">
      <w:pPr>
        <w:pStyle w:val="CommentText"/>
      </w:pPr>
    </w:p>
    <w:p w14:paraId="6E805556" w14:textId="77777777" w:rsidR="006B0058" w:rsidRDefault="006B0058"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6B0058" w:rsidRDefault="006B0058" w:rsidP="00B31FD6">
      <w:pPr>
        <w:pStyle w:val="CommentText"/>
      </w:pPr>
    </w:p>
    <w:p w14:paraId="37482056" w14:textId="77777777" w:rsidR="006B0058" w:rsidRPr="00453DA1" w:rsidRDefault="006B0058"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6B0058" w:rsidRDefault="006B0058" w:rsidP="00B31FD6">
      <w:pPr>
        <w:pStyle w:val="CommentText"/>
      </w:pPr>
    </w:p>
    <w:p w14:paraId="49A8039B" w14:textId="77777777" w:rsidR="006B0058" w:rsidRPr="00453DA1" w:rsidRDefault="006B0058"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6B0058" w:rsidRDefault="006B0058" w:rsidP="00B31FD6">
      <w:pPr>
        <w:pStyle w:val="CommentText"/>
      </w:pPr>
    </w:p>
    <w:p w14:paraId="7015EDA7" w14:textId="77777777" w:rsidR="006B0058" w:rsidRPr="00DF1768" w:rsidRDefault="006B0058"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6B0058" w:rsidRDefault="006B0058" w:rsidP="00B31FD6">
      <w:pPr>
        <w:pStyle w:val="CommentText"/>
      </w:pPr>
    </w:p>
    <w:p w14:paraId="1F4F3424" w14:textId="77777777" w:rsidR="006B0058" w:rsidRPr="00DF1768" w:rsidRDefault="006B0058"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6B0058" w:rsidRDefault="006B0058" w:rsidP="00B31FD6">
      <w:pPr>
        <w:pStyle w:val="CommentText"/>
      </w:pPr>
    </w:p>
  </w:comment>
  <w:comment w:id="257" w:author="Amanda Droghini" w:date="2018-03-12T08:26:00Z" w:initials="AD">
    <w:p w14:paraId="326093C0" w14:textId="07DC7638" w:rsidR="006B0058" w:rsidRDefault="006B0058">
      <w:pPr>
        <w:pStyle w:val="CommentText"/>
      </w:pPr>
      <w:r>
        <w:rPr>
          <w:rStyle w:val="CommentReference"/>
        </w:rPr>
        <w:annotationRef/>
      </w:r>
      <w:r>
        <w:t>Reword to omit ranking system?</w:t>
      </w:r>
    </w:p>
  </w:comment>
  <w:comment w:id="263" w:author="Jordan Watson - NOAA Federal" w:date="2017-10-02T17:35:00Z" w:initials="">
    <w:p w14:paraId="70283FEF" w14:textId="77777777" w:rsidR="006B0058" w:rsidRDefault="006B0058"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031AF4C5" w15:done="0"/>
  <w15:commentEx w15:paraId="476ED5EF" w15:paraIdParent="031AF4C5" w15:done="0"/>
  <w15:commentEx w15:paraId="0194CAA3" w15:done="0"/>
  <w15:commentEx w15:paraId="505DEBC7"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2851A639" w15:done="0"/>
  <w15:commentEx w15:paraId="6E6903C5" w15:done="0"/>
  <w15:commentEx w15:paraId="614C0580" w15:done="0"/>
  <w15:commentEx w15:paraId="383BDECE" w15:done="0"/>
  <w15:commentEx w15:paraId="7C871970" w15:done="0"/>
  <w15:commentEx w15:paraId="44361182"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72CF6DE9" w15:done="0"/>
  <w15:commentEx w15:paraId="701FA173" w15:done="0"/>
  <w15:commentEx w15:paraId="6A095BF7" w15:done="0"/>
  <w15:commentEx w15:paraId="041A0C31"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031AF4C5" w16cid:durableId="1E4A1957"/>
  <w16cid:commentId w16cid:paraId="476ED5EF" w16cid:durableId="1E560E85"/>
  <w16cid:commentId w16cid:paraId="0194CAA3" w16cid:durableId="1E364EAF"/>
  <w16cid:commentId w16cid:paraId="505DEBC7" w16cid:durableId="1E5D5197"/>
  <w16cid:commentId w16cid:paraId="5E7FC74B" w16cid:durableId="1E561272"/>
  <w16cid:commentId w16cid:paraId="7A228909" w16cid:durableId="1E57DD43"/>
  <w16cid:commentId w16cid:paraId="7575D2C0" w16cid:durableId="1E364EB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4361182" w16cid:durableId="1E5D5960"/>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72CF6DE9" w16cid:durableId="1E48C558"/>
  <w16cid:commentId w16cid:paraId="701FA173" w16cid:durableId="1E5F3156"/>
  <w16cid:commentId w16cid:paraId="6A095BF7" w16cid:durableId="1E4A21B2"/>
  <w16cid:commentId w16cid:paraId="041A0C31"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0C4711" w14:textId="77777777" w:rsidR="003A0B36" w:rsidRDefault="003A0B36">
      <w:r>
        <w:separator/>
      </w:r>
    </w:p>
  </w:endnote>
  <w:endnote w:type="continuationSeparator" w:id="0">
    <w:p w14:paraId="79360ECB" w14:textId="77777777" w:rsidR="003A0B36" w:rsidRDefault="003A0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D1B7BD" w14:textId="77777777" w:rsidR="003A0B36" w:rsidRDefault="003A0B36">
      <w:r>
        <w:separator/>
      </w:r>
    </w:p>
  </w:footnote>
  <w:footnote w:type="continuationSeparator" w:id="0">
    <w:p w14:paraId="686F3608" w14:textId="77777777" w:rsidR="003A0B36" w:rsidRDefault="003A0B36">
      <w:r>
        <w:continuationSeparator/>
      </w:r>
    </w:p>
  </w:footnote>
  <w:footnote w:id="1">
    <w:p w14:paraId="074BAA2A" w14:textId="27B1433F" w:rsidR="006B0058" w:rsidRPr="00E32670" w:rsidRDefault="006B0058"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368C9"/>
    <w:rsid w:val="00041351"/>
    <w:rsid w:val="000434AA"/>
    <w:rsid w:val="000436EB"/>
    <w:rsid w:val="0004764D"/>
    <w:rsid w:val="00050A9A"/>
    <w:rsid w:val="00051D9C"/>
    <w:rsid w:val="000539BA"/>
    <w:rsid w:val="00055A58"/>
    <w:rsid w:val="00056D9D"/>
    <w:rsid w:val="00063D00"/>
    <w:rsid w:val="00064B8D"/>
    <w:rsid w:val="00072121"/>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36228"/>
    <w:rsid w:val="001364A9"/>
    <w:rsid w:val="001404CD"/>
    <w:rsid w:val="00145144"/>
    <w:rsid w:val="0015147A"/>
    <w:rsid w:val="001532D3"/>
    <w:rsid w:val="001564A4"/>
    <w:rsid w:val="00157A7E"/>
    <w:rsid w:val="00161A9A"/>
    <w:rsid w:val="00164C65"/>
    <w:rsid w:val="00173031"/>
    <w:rsid w:val="00177A13"/>
    <w:rsid w:val="0018334C"/>
    <w:rsid w:val="00186DB4"/>
    <w:rsid w:val="00187CB4"/>
    <w:rsid w:val="0019053F"/>
    <w:rsid w:val="001927F5"/>
    <w:rsid w:val="00195255"/>
    <w:rsid w:val="00196A25"/>
    <w:rsid w:val="001A349A"/>
    <w:rsid w:val="001A5234"/>
    <w:rsid w:val="001A77BE"/>
    <w:rsid w:val="001A7D7E"/>
    <w:rsid w:val="001B0CB7"/>
    <w:rsid w:val="001C0CBC"/>
    <w:rsid w:val="001C4E41"/>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0E6D"/>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0B36"/>
    <w:rsid w:val="003A2D28"/>
    <w:rsid w:val="003A7196"/>
    <w:rsid w:val="003B1120"/>
    <w:rsid w:val="003C502A"/>
    <w:rsid w:val="003C5649"/>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20F7"/>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4FAB"/>
    <w:rsid w:val="004B585F"/>
    <w:rsid w:val="004B5D5A"/>
    <w:rsid w:val="004B7925"/>
    <w:rsid w:val="004C0817"/>
    <w:rsid w:val="004C4732"/>
    <w:rsid w:val="004D0D7C"/>
    <w:rsid w:val="004D0EA5"/>
    <w:rsid w:val="004D36DB"/>
    <w:rsid w:val="004D442F"/>
    <w:rsid w:val="004D5A7F"/>
    <w:rsid w:val="004D68B2"/>
    <w:rsid w:val="004E13B4"/>
    <w:rsid w:val="004E1D0A"/>
    <w:rsid w:val="004E5AE9"/>
    <w:rsid w:val="004E6C5F"/>
    <w:rsid w:val="004F6FD9"/>
    <w:rsid w:val="00511752"/>
    <w:rsid w:val="00513CC1"/>
    <w:rsid w:val="00514A02"/>
    <w:rsid w:val="00515D8C"/>
    <w:rsid w:val="005213A8"/>
    <w:rsid w:val="00523C49"/>
    <w:rsid w:val="00530190"/>
    <w:rsid w:val="00533AAB"/>
    <w:rsid w:val="00533C35"/>
    <w:rsid w:val="00535E2F"/>
    <w:rsid w:val="00536169"/>
    <w:rsid w:val="00536FE6"/>
    <w:rsid w:val="00541F5A"/>
    <w:rsid w:val="005515DE"/>
    <w:rsid w:val="00552912"/>
    <w:rsid w:val="00552F17"/>
    <w:rsid w:val="0055678F"/>
    <w:rsid w:val="00560419"/>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F0"/>
    <w:rsid w:val="00684C61"/>
    <w:rsid w:val="0069134C"/>
    <w:rsid w:val="006914F3"/>
    <w:rsid w:val="0069782D"/>
    <w:rsid w:val="006A7E99"/>
    <w:rsid w:val="006A7F55"/>
    <w:rsid w:val="006B0058"/>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66F9"/>
    <w:rsid w:val="0077738C"/>
    <w:rsid w:val="00781DE5"/>
    <w:rsid w:val="00782669"/>
    <w:rsid w:val="00782C85"/>
    <w:rsid w:val="00784D3F"/>
    <w:rsid w:val="00786E0A"/>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F26"/>
    <w:rsid w:val="008000A1"/>
    <w:rsid w:val="00801098"/>
    <w:rsid w:val="00807F98"/>
    <w:rsid w:val="008151A5"/>
    <w:rsid w:val="00816CE9"/>
    <w:rsid w:val="00816E00"/>
    <w:rsid w:val="0082239D"/>
    <w:rsid w:val="00830F64"/>
    <w:rsid w:val="00831F76"/>
    <w:rsid w:val="00832D93"/>
    <w:rsid w:val="00833FB3"/>
    <w:rsid w:val="00834120"/>
    <w:rsid w:val="00854D23"/>
    <w:rsid w:val="008567BB"/>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E6A03"/>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27F5"/>
    <w:rsid w:val="00C5378F"/>
    <w:rsid w:val="00C547A1"/>
    <w:rsid w:val="00C55379"/>
    <w:rsid w:val="00C60A54"/>
    <w:rsid w:val="00C63F4C"/>
    <w:rsid w:val="00C64054"/>
    <w:rsid w:val="00C72753"/>
    <w:rsid w:val="00C72BF0"/>
    <w:rsid w:val="00C73D93"/>
    <w:rsid w:val="00C76A3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46D10"/>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106A"/>
    <w:rsid w:val="00EC58C3"/>
    <w:rsid w:val="00ED16CA"/>
    <w:rsid w:val="00ED5179"/>
    <w:rsid w:val="00EE18CB"/>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1600A"/>
    <w:rsid w:val="00F22EC1"/>
    <w:rsid w:val="00F24EA9"/>
    <w:rsid w:val="00F25BE1"/>
    <w:rsid w:val="00F26EDC"/>
    <w:rsid w:val="00F36BD7"/>
    <w:rsid w:val="00F40F50"/>
    <w:rsid w:val="00F44D82"/>
    <w:rsid w:val="00F5590F"/>
    <w:rsid w:val="00F57583"/>
    <w:rsid w:val="00F61131"/>
    <w:rsid w:val="00F62A45"/>
    <w:rsid w:val="00F63567"/>
    <w:rsid w:val="00F65059"/>
    <w:rsid w:val="00F71DB3"/>
    <w:rsid w:val="00F7502E"/>
    <w:rsid w:val="00F753FC"/>
    <w:rsid w:val="00F80632"/>
    <w:rsid w:val="00F843E2"/>
    <w:rsid w:val="00F84B86"/>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11/relationships/commentsExtended" Target="commentsExtended.xml"/><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doi.org/10.1093/bioinformatics/btu393"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ntTable" Target="fontTable.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91F279D-D0D1-4EDB-A8E1-9954790BB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33</Pages>
  <Words>46889</Words>
  <Characters>267269</Characters>
  <Application>Microsoft Office Word</Application>
  <DocSecurity>0</DocSecurity>
  <Lines>2227</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Amanda Droghini</cp:lastModifiedBy>
  <cp:revision>102</cp:revision>
  <dcterms:created xsi:type="dcterms:W3CDTF">2018-03-08T01:35:00Z</dcterms:created>
  <dcterms:modified xsi:type="dcterms:W3CDTF">2018-03-30T00:53:00Z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