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1F80F454" w:rsidR="00723773" w:rsidRPr="00A70B6E" w:rsidRDefault="00874591" w:rsidP="00BB5655">
      <w:pPr>
        <w:pStyle w:val="Heading1"/>
      </w:pPr>
      <w:bookmarkStart w:id="0" w:name="_3gj8dlnf4yge" w:colFirst="0" w:colLast="0"/>
      <w:bookmarkEnd w:id="0"/>
      <w:r w:rsidRPr="00A70B6E">
        <w:t>Title: What l</w:t>
      </w:r>
      <w:r w:rsidR="000434AA" w:rsidRPr="00A70B6E">
        <w:t xml:space="preserve">imits </w:t>
      </w:r>
      <w:proofErr w:type="spellStart"/>
      <w:r w:rsidR="00121754" w:rsidRPr="00A70B6E">
        <w:t>bio</w:t>
      </w:r>
      <w:r w:rsidR="000434AA" w:rsidRPr="00A70B6E">
        <w:t>invasi</w:t>
      </w:r>
      <w:r w:rsidR="00DE764D" w:rsidRPr="00A70B6E">
        <w:t>ons</w:t>
      </w:r>
      <w:proofErr w:type="spellEnd"/>
      <w:r w:rsidR="00A41FC7" w:rsidRPr="00A70B6E">
        <w:t xml:space="preserve"> </w:t>
      </w:r>
      <w:r w:rsidR="000434AA" w:rsidRPr="00A70B6E">
        <w:t>in</w:t>
      </w:r>
      <w:r w:rsidRPr="00A70B6E">
        <w:t xml:space="preserve"> </w:t>
      </w:r>
      <w:r w:rsidR="00A41FC7" w:rsidRPr="00A70B6E">
        <w:t>the Arctic</w:t>
      </w:r>
      <w:r w:rsidR="000434AA" w:rsidRPr="00A70B6E">
        <w:t>?</w:t>
      </w:r>
      <w:r w:rsidRPr="00A70B6E">
        <w:t xml:space="preserve"> </w:t>
      </w:r>
      <w:ins w:id="1" w:author="Amanda Droghini" w:date="2018-04-23T09:54:00Z">
        <w:r w:rsidR="002B2B80">
          <w:t>Us</w:t>
        </w:r>
      </w:ins>
      <w:ins w:id="2" w:author="Amanda Droghini" w:date="2018-04-23T09:53:00Z">
        <w:r w:rsidR="002B2B80">
          <w:t xml:space="preserve">ing predictive habitat models to investigate the role of </w:t>
        </w:r>
      </w:ins>
      <w:ins w:id="3" w:author="Amanda Droghini" w:date="2018-04-23T09:54:00Z">
        <w:r w:rsidR="002B2B80">
          <w:t xml:space="preserve">cold </w:t>
        </w:r>
      </w:ins>
      <w:ins w:id="4" w:author="Amanda Droghini" w:date="2018-04-23T09:53:00Z">
        <w:r w:rsidR="002B2B80">
          <w:t xml:space="preserve">water temperature on survival and reproduction </w:t>
        </w:r>
      </w:ins>
      <w:ins w:id="5" w:author="Amanda Droghini" w:date="2018-04-23T09:54:00Z">
        <w:r w:rsidR="002B2B80">
          <w:t>… in the Bering Sea</w:t>
        </w:r>
      </w:ins>
      <w:ins w:id="6" w:author="Amanda Droghini" w:date="2018-04-23T09:53:00Z">
        <w:r w:rsidR="002B2B80">
          <w:t xml:space="preserve"> </w:t>
        </w:r>
      </w:ins>
      <w:r w:rsidRPr="00A70B6E">
        <w:t xml:space="preserve">Investigating </w:t>
      </w:r>
      <w:r w:rsidR="00A70B6E" w:rsidRPr="007809B2">
        <w:rPr>
          <w:highlight w:val="cyan"/>
          <w:rPrChange w:id="7" w:author="Amanda Droghini" w:date="2018-04-18T16:35:00Z">
            <w:rPr/>
          </w:rPrChange>
        </w:rPr>
        <w:t>vessel traffic</w:t>
      </w:r>
      <w:r w:rsidR="00A70B6E" w:rsidRPr="00A70B6E">
        <w:t xml:space="preserve"> and </w:t>
      </w:r>
      <w:r w:rsidRPr="00A70B6E">
        <w:t>t</w:t>
      </w:r>
      <w:r w:rsidR="000434AA" w:rsidRPr="00A70B6E">
        <w:t xml:space="preserve">he role of </w:t>
      </w:r>
      <w:r w:rsidR="00A41FC7" w:rsidRPr="00A70B6E">
        <w:t xml:space="preserve">cold </w:t>
      </w:r>
      <w:r w:rsidR="002A27DE" w:rsidRPr="00A70B6E">
        <w:t xml:space="preserve">water </w:t>
      </w:r>
      <w:r w:rsidR="000434AA" w:rsidRPr="00A70B6E">
        <w:t>t</w:t>
      </w:r>
      <w:r w:rsidRPr="00A70B6E">
        <w:t>emperature</w:t>
      </w:r>
      <w:r w:rsidR="00A41FC7" w:rsidRPr="00A70B6E">
        <w:t>s</w:t>
      </w:r>
      <w:r w:rsidR="000434AA" w:rsidRPr="00A70B6E">
        <w:t xml:space="preserve"> on </w:t>
      </w:r>
      <w:r w:rsidR="008E791A" w:rsidRPr="00A70B6E">
        <w:t xml:space="preserve">the </w:t>
      </w:r>
      <w:r w:rsidR="000434AA" w:rsidRPr="00A70B6E">
        <w:t>survival and reproduction</w:t>
      </w:r>
      <w:r w:rsidR="008E791A" w:rsidRPr="00A70B6E">
        <w:t xml:space="preserve"> of non-native taxa</w:t>
      </w:r>
      <w:r w:rsidR="00AD2293" w:rsidRPr="00A70B6E">
        <w:t xml:space="preserve"> </w:t>
      </w:r>
      <w:r w:rsidRPr="00A70B6E">
        <w:t xml:space="preserve">in the </w:t>
      </w:r>
      <w:commentRangeStart w:id="8"/>
      <w:r w:rsidRPr="00A70B6E">
        <w:t>Bering Sea</w:t>
      </w:r>
      <w:commentRangeEnd w:id="8"/>
      <w:r w:rsidR="00A41FC7" w:rsidRPr="00A70B6E">
        <w:rPr>
          <w:rStyle w:val="CommentReference"/>
          <w:rFonts w:ascii="Arial" w:hAnsi="Arial" w:cs="Arial"/>
          <w:b w:val="0"/>
        </w:rPr>
        <w:commentReference w:id="8"/>
      </w:r>
    </w:p>
    <w:p w14:paraId="753A1902" w14:textId="1A8B9C92" w:rsidR="00723773" w:rsidRPr="00A70B6E" w:rsidRDefault="00874591" w:rsidP="00A85C6F">
      <w:pPr>
        <w:spacing w:line="360" w:lineRule="auto"/>
        <w:ind w:firstLine="0"/>
        <w:contextualSpacing/>
        <w:rPr>
          <w:lang w:val="en-US"/>
        </w:rPr>
      </w:pPr>
      <w:r w:rsidRPr="00A70B6E">
        <w:rPr>
          <w:b/>
          <w:lang w:val="en-US"/>
        </w:rPr>
        <w:t>Authors:</w:t>
      </w:r>
      <w:commentRangeStart w:id="9"/>
      <w:commentRangeStart w:id="10"/>
      <w:r w:rsidRPr="00A70B6E">
        <w:rPr>
          <w:lang w:val="en-US"/>
        </w:rPr>
        <w:t xml:space="preserve"> A. Droghini</w:t>
      </w:r>
      <w:r w:rsidRPr="00A70B6E">
        <w:rPr>
          <w:vertAlign w:val="superscript"/>
          <w:lang w:val="en-US"/>
        </w:rPr>
        <w:t>1</w:t>
      </w:r>
      <w:r w:rsidRPr="00A70B6E">
        <w:rPr>
          <w:lang w:val="en-US"/>
        </w:rPr>
        <w:t>, A. Fischbach</w:t>
      </w:r>
      <w:r w:rsidRPr="00A70B6E">
        <w:rPr>
          <w:vertAlign w:val="superscript"/>
          <w:lang w:val="en-US"/>
        </w:rPr>
        <w:t>2</w:t>
      </w:r>
      <w:r w:rsidRPr="00A70B6E">
        <w:rPr>
          <w:lang w:val="en-US"/>
        </w:rPr>
        <w:t>, J. Watson</w:t>
      </w:r>
      <w:commentRangeEnd w:id="9"/>
      <w:r w:rsidRPr="00A70B6E">
        <w:rPr>
          <w:lang w:val="en-US"/>
        </w:rPr>
        <w:commentReference w:id="9"/>
      </w:r>
      <w:commentRangeEnd w:id="10"/>
      <w:r w:rsidR="000B0DC8" w:rsidRPr="00A70B6E">
        <w:rPr>
          <w:rStyle w:val="CommentReference"/>
          <w:rFonts w:ascii="Arial" w:eastAsia="Arial" w:hAnsi="Arial" w:cs="Arial"/>
          <w:color w:val="000000"/>
          <w:lang w:val="en-US" w:eastAsia="en-US"/>
        </w:rPr>
        <w:commentReference w:id="10"/>
      </w:r>
      <w:r w:rsidRPr="00A70B6E">
        <w:rPr>
          <w:vertAlign w:val="superscript"/>
          <w:lang w:val="en-US"/>
        </w:rPr>
        <w:t>3</w:t>
      </w:r>
      <w:r w:rsidR="000434AA" w:rsidRPr="00A70B6E">
        <w:rPr>
          <w:lang w:val="en-US"/>
        </w:rPr>
        <w:t>, J.P. Reimer</w:t>
      </w:r>
      <w:r w:rsidR="000434AA" w:rsidRPr="00A70B6E">
        <w:rPr>
          <w:vertAlign w:val="superscript"/>
          <w:lang w:val="en-US"/>
        </w:rPr>
        <w:t>1</w:t>
      </w:r>
    </w:p>
    <w:p w14:paraId="50DE4741" w14:textId="77777777" w:rsidR="00723773" w:rsidRPr="00A70B6E" w:rsidRDefault="00723773" w:rsidP="00CA4945">
      <w:pPr>
        <w:spacing w:line="360" w:lineRule="auto"/>
        <w:contextualSpacing/>
        <w:rPr>
          <w:lang w:val="en-US"/>
        </w:rPr>
      </w:pPr>
    </w:p>
    <w:p w14:paraId="7A60673F" w14:textId="77777777" w:rsidR="00723773" w:rsidRPr="00A70B6E" w:rsidRDefault="00874591" w:rsidP="00A85C6F">
      <w:pPr>
        <w:spacing w:line="360" w:lineRule="auto"/>
        <w:ind w:firstLine="0"/>
        <w:contextualSpacing/>
        <w:rPr>
          <w:lang w:val="en-US"/>
        </w:rPr>
      </w:pPr>
      <w:r w:rsidRPr="00A70B6E">
        <w:rPr>
          <w:b/>
          <w:lang w:val="en-US"/>
        </w:rPr>
        <w:t>Affiliations:</w:t>
      </w:r>
      <w:r w:rsidRPr="00A70B6E">
        <w:rPr>
          <w:lang w:val="en-US"/>
        </w:rPr>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A70B6E" w:rsidRDefault="00723773" w:rsidP="00CA4945">
      <w:pPr>
        <w:spacing w:line="360" w:lineRule="auto"/>
        <w:contextualSpacing/>
        <w:rPr>
          <w:lang w:val="en-US"/>
        </w:rPr>
      </w:pPr>
    </w:p>
    <w:p w14:paraId="5E57F71A" w14:textId="4D245661" w:rsidR="00723773" w:rsidRPr="00A70B6E" w:rsidRDefault="00874591" w:rsidP="00A85C6F">
      <w:pPr>
        <w:spacing w:line="360" w:lineRule="auto"/>
        <w:ind w:firstLine="0"/>
        <w:contextualSpacing/>
        <w:rPr>
          <w:lang w:val="en-US"/>
        </w:rPr>
      </w:pPr>
      <w:r w:rsidRPr="00A70B6E">
        <w:rPr>
          <w:b/>
          <w:lang w:val="en-US"/>
        </w:rPr>
        <w:t>Corresponding author:</w:t>
      </w:r>
      <w:r w:rsidR="00DB1BC2" w:rsidRPr="00A70B6E">
        <w:rPr>
          <w:b/>
          <w:lang w:val="en-US"/>
        </w:rPr>
        <w:t xml:space="preserve"> </w:t>
      </w:r>
      <w:r w:rsidR="00DB1BC2" w:rsidRPr="00A70B6E">
        <w:rPr>
          <w:lang w:val="en-US"/>
        </w:rPr>
        <w:t>A. Droghini, adroghini@alaska.edu</w:t>
      </w:r>
    </w:p>
    <w:p w14:paraId="6FAF9495" w14:textId="0C42BBC2" w:rsidR="00723773" w:rsidRPr="00A70B6E" w:rsidRDefault="00723773" w:rsidP="00BB5655">
      <w:pPr>
        <w:pStyle w:val="Heading1"/>
      </w:pPr>
      <w:bookmarkStart w:id="11" w:name="_avmfvmnpzhi4" w:colFirst="0" w:colLast="0"/>
      <w:bookmarkEnd w:id="11"/>
    </w:p>
    <w:p w14:paraId="3DE406CC" w14:textId="77777777" w:rsidR="00723773" w:rsidRPr="00A70B6E" w:rsidRDefault="00874591" w:rsidP="00BB5655">
      <w:pPr>
        <w:pStyle w:val="Heading1"/>
      </w:pPr>
      <w:bookmarkStart w:id="12" w:name="_u7a6acf52prm" w:colFirst="0" w:colLast="0"/>
      <w:bookmarkEnd w:id="12"/>
      <w:r w:rsidRPr="00A70B6E">
        <w:br w:type="page"/>
      </w:r>
    </w:p>
    <w:p w14:paraId="27DD2D73" w14:textId="77777777" w:rsidR="00475A9D" w:rsidRPr="00A70B6E" w:rsidRDefault="00475A9D" w:rsidP="00001DF8">
      <w:pPr>
        <w:pStyle w:val="Heading1"/>
      </w:pPr>
      <w:bookmarkStart w:id="13" w:name="_apau72l7trnn" w:colFirst="0" w:colLast="0"/>
      <w:bookmarkStart w:id="14" w:name="_l1pptop6d6ld" w:colFirst="0" w:colLast="0"/>
      <w:bookmarkEnd w:id="13"/>
      <w:bookmarkEnd w:id="14"/>
      <w:commentRangeStart w:id="15"/>
      <w:r w:rsidRPr="00A70B6E">
        <w:lastRenderedPageBreak/>
        <w:t>Abstract</w:t>
      </w:r>
      <w:commentRangeEnd w:id="15"/>
      <w:r w:rsidR="00346BFB" w:rsidRPr="00A70B6E">
        <w:rPr>
          <w:rStyle w:val="CommentReference"/>
          <w:rFonts w:ascii="Arial" w:hAnsi="Arial" w:cs="Arial"/>
          <w:b w:val="0"/>
        </w:rPr>
        <w:commentReference w:id="15"/>
      </w:r>
    </w:p>
    <w:p w14:paraId="11BEC6DD" w14:textId="59D307BB" w:rsidR="00475A9D" w:rsidRPr="00A70B6E" w:rsidRDefault="005174C1" w:rsidP="00F266D4">
      <w:pPr>
        <w:spacing w:line="360" w:lineRule="auto"/>
        <w:contextualSpacing/>
        <w:rPr>
          <w:lang w:val="en-US"/>
        </w:rPr>
      </w:pPr>
      <w:r w:rsidRPr="00A70B6E">
        <w:rPr>
          <w:lang w:val="en-US"/>
        </w:rPr>
        <w:t>Cold water temperatures and minimal shipping traffic</w:t>
      </w:r>
      <w:r w:rsidR="00684C61" w:rsidRPr="00A70B6E">
        <w:rPr>
          <w:lang w:val="en-US"/>
        </w:rPr>
        <w:t xml:space="preserve"> </w:t>
      </w:r>
      <w:r w:rsidR="001F394D" w:rsidRPr="00A70B6E">
        <w:rPr>
          <w:lang w:val="en-US"/>
        </w:rPr>
        <w:t xml:space="preserve">are expected to limit biological introductions </w:t>
      </w:r>
      <w:r w:rsidR="00E31CFA">
        <w:rPr>
          <w:lang w:val="en-US"/>
        </w:rPr>
        <w:t>to polar ecosystems.</w:t>
      </w:r>
      <w:r w:rsidR="001F394D" w:rsidRPr="00A70B6E">
        <w:rPr>
          <w:lang w:val="en-US"/>
        </w:rPr>
        <w:t xml:space="preserve"> </w:t>
      </w:r>
      <w:r w:rsidR="00E31CFA">
        <w:rPr>
          <w:lang w:val="en-US"/>
        </w:rPr>
        <w:t xml:space="preserve">However, </w:t>
      </w:r>
      <w:r w:rsidR="001F394D" w:rsidRPr="00A70B6E">
        <w:rPr>
          <w:lang w:val="en-US"/>
        </w:rPr>
        <w:t>th</w:t>
      </w:r>
      <w:r w:rsidRPr="00A70B6E">
        <w:rPr>
          <w:lang w:val="en-US"/>
        </w:rPr>
        <w:t>e</w:t>
      </w:r>
      <w:r w:rsidR="000B0DC8" w:rsidRPr="00A70B6E">
        <w:rPr>
          <w:lang w:val="en-US"/>
        </w:rPr>
        <w:t>s</w:t>
      </w:r>
      <w:r w:rsidRPr="00A70B6E">
        <w:rPr>
          <w:lang w:val="en-US"/>
        </w:rPr>
        <w:t>e</w:t>
      </w:r>
      <w:r w:rsidR="000B0DC8" w:rsidRPr="00A70B6E">
        <w:rPr>
          <w:lang w:val="en-US"/>
        </w:rPr>
        <w:t xml:space="preserve"> expectation</w:t>
      </w:r>
      <w:r w:rsidRPr="00A70B6E">
        <w:rPr>
          <w:lang w:val="en-US"/>
        </w:rPr>
        <w:t>s</w:t>
      </w:r>
      <w:r w:rsidR="000B0DC8" w:rsidRPr="00A70B6E">
        <w:rPr>
          <w:lang w:val="en-US"/>
        </w:rPr>
        <w:t xml:space="preserve"> </w:t>
      </w:r>
      <w:r w:rsidR="00E31CFA" w:rsidRPr="00A70B6E">
        <w:rPr>
          <w:lang w:val="en-US"/>
        </w:rPr>
        <w:t xml:space="preserve">have rarely been evaluated </w:t>
      </w:r>
      <w:r w:rsidR="000B0DC8" w:rsidRPr="00A70B6E">
        <w:rPr>
          <w:lang w:val="en-US"/>
        </w:rPr>
        <w:t>across multiple taxa and life stages.</w:t>
      </w:r>
      <w:r w:rsidR="002A27DE" w:rsidRPr="00A70B6E">
        <w:rPr>
          <w:lang w:val="en-US"/>
        </w:rPr>
        <w:t xml:space="preserve"> </w:t>
      </w:r>
      <w:r w:rsidR="001F394D" w:rsidRPr="00A70B6E">
        <w:rPr>
          <w:lang w:val="en-US"/>
        </w:rPr>
        <w:t>We</w:t>
      </w:r>
      <w:r w:rsidR="00684C61" w:rsidRPr="00A70B6E">
        <w:rPr>
          <w:lang w:val="en-US"/>
        </w:rPr>
        <w:t xml:space="preserve"> </w:t>
      </w:r>
      <w:r w:rsidR="00E31CFA">
        <w:rPr>
          <w:lang w:val="en-US"/>
        </w:rPr>
        <w:t>examined</w:t>
      </w:r>
      <w:r w:rsidR="002A54CF" w:rsidRPr="00A70B6E">
        <w:rPr>
          <w:lang w:val="en-US"/>
        </w:rPr>
        <w:t xml:space="preserve"> the role of </w:t>
      </w:r>
      <w:r w:rsidR="00E31CFA">
        <w:rPr>
          <w:lang w:val="en-US"/>
        </w:rPr>
        <w:t>water temperature and salinity</w:t>
      </w:r>
      <w:r w:rsidR="00684C61" w:rsidRPr="00A70B6E">
        <w:rPr>
          <w:lang w:val="en-US"/>
        </w:rPr>
        <w:t xml:space="preserve"> </w:t>
      </w:r>
      <w:r w:rsidR="002A54CF" w:rsidRPr="00A70B6E">
        <w:rPr>
          <w:lang w:val="en-US"/>
        </w:rPr>
        <w:t>on</w:t>
      </w:r>
      <w:r w:rsidR="00684C61" w:rsidRPr="00A70B6E">
        <w:rPr>
          <w:lang w:val="en-US"/>
        </w:rPr>
        <w:t xml:space="preserve"> the potential survival and reproductive habitat of 42 non-indigenous species</w:t>
      </w:r>
      <w:r w:rsidR="002A54CF" w:rsidRPr="00A70B6E">
        <w:rPr>
          <w:lang w:val="en-US"/>
        </w:rPr>
        <w:t xml:space="preserve"> (NIS)</w:t>
      </w:r>
      <w:r w:rsidR="001F394D" w:rsidRPr="00A70B6E">
        <w:rPr>
          <w:lang w:val="en-US"/>
        </w:rPr>
        <w:t xml:space="preserve"> in the Bering Sea, a marine ecosystem characterized by a strong, subarctic-arctic latitudinal gradient</w:t>
      </w:r>
      <w:r w:rsidR="00684C61" w:rsidRPr="00A70B6E">
        <w:rPr>
          <w:lang w:val="en-US"/>
        </w:rPr>
        <w:t xml:space="preserve">. </w:t>
      </w:r>
      <w:r w:rsidR="002A54CF" w:rsidRPr="00A70B6E">
        <w:rPr>
          <w:lang w:val="en-US"/>
        </w:rPr>
        <w:t xml:space="preserve">We built </w:t>
      </w:r>
      <w:r w:rsidR="00E31CFA">
        <w:rPr>
          <w:lang w:val="en-US"/>
        </w:rPr>
        <w:t xml:space="preserve">predictive </w:t>
      </w:r>
      <w:r w:rsidR="002A54CF" w:rsidRPr="00A70B6E">
        <w:rPr>
          <w:lang w:val="en-US"/>
        </w:rPr>
        <w:t>habitat suitability models by comparing species</w:t>
      </w:r>
      <w:r w:rsidR="00E31CFA">
        <w:rPr>
          <w:lang w:val="en-US"/>
        </w:rPr>
        <w:t>-specific</w:t>
      </w:r>
      <w:r w:rsidR="002A54CF" w:rsidRPr="00A70B6E">
        <w:rPr>
          <w:lang w:val="en-US"/>
        </w:rPr>
        <w:t xml:space="preserve"> temperature and salinity thresholds to conditions in the Bering Sea </w:t>
      </w:r>
      <w:r w:rsidR="00E31CFA">
        <w:rPr>
          <w:lang w:val="en-US"/>
        </w:rPr>
        <w:t xml:space="preserve">as </w:t>
      </w:r>
      <w:r w:rsidR="002A54CF" w:rsidRPr="00A70B6E">
        <w:rPr>
          <w:lang w:val="en-US"/>
        </w:rPr>
        <w:t>projected by three regional ocean models</w:t>
      </w:r>
      <w:r w:rsidR="00E31CFA">
        <w:rPr>
          <w:lang w:val="en-US"/>
        </w:rPr>
        <w:t>. We</w:t>
      </w:r>
      <w:r w:rsidR="002A54CF" w:rsidRPr="00A70B6E">
        <w:rPr>
          <w:lang w:val="en-US"/>
        </w:rPr>
        <w:t xml:space="preserve"> </w:t>
      </w:r>
      <w:r w:rsidR="002A54CF" w:rsidRPr="00A70B6E">
        <w:rPr>
          <w:rFonts w:eastAsia="Calibri"/>
          <w:lang w:val="en-US"/>
        </w:rPr>
        <w:t>investigated the effect</w:t>
      </w:r>
      <w:r w:rsidR="00E31CFA">
        <w:rPr>
          <w:rFonts w:eastAsia="Calibri"/>
          <w:lang w:val="en-US"/>
        </w:rPr>
        <w:t>s</w:t>
      </w:r>
      <w:r w:rsidR="002A54CF" w:rsidRPr="00A70B6E">
        <w:rPr>
          <w:rFonts w:eastAsia="Calibri"/>
          <w:lang w:val="en-US"/>
        </w:rPr>
        <w:t xml:space="preserve"> of climate change</w:t>
      </w:r>
      <w:r w:rsidR="00E31CFA">
        <w:rPr>
          <w:rFonts w:eastAsia="Calibri"/>
          <w:lang w:val="en-US"/>
        </w:rPr>
        <w:t xml:space="preserve"> on suitability</w:t>
      </w:r>
      <w:r w:rsidR="002A54CF" w:rsidRPr="00A70B6E">
        <w:rPr>
          <w:rFonts w:eastAsia="Calibri"/>
          <w:lang w:val="en-US"/>
        </w:rPr>
        <w:t xml:space="preserve"> </w:t>
      </w:r>
      <w:r w:rsidR="002A54CF" w:rsidRPr="00A70B6E">
        <w:rPr>
          <w:lang w:val="en-US"/>
        </w:rPr>
        <w:t xml:space="preserve">by </w:t>
      </w:r>
      <w:r w:rsidR="00E31CFA">
        <w:rPr>
          <w:lang w:val="en-US"/>
        </w:rPr>
        <w:t xml:space="preserve">generating and </w:t>
      </w:r>
      <w:r w:rsidR="002A54CF" w:rsidRPr="00A70B6E">
        <w:rPr>
          <w:lang w:val="en-US"/>
        </w:rPr>
        <w:t>co</w:t>
      </w:r>
      <w:r w:rsidR="00E31CFA">
        <w:rPr>
          <w:lang w:val="en-US"/>
        </w:rPr>
        <w:t>mparing</w:t>
      </w:r>
      <w:r w:rsidR="002A54CF" w:rsidRPr="00A70B6E">
        <w:rPr>
          <w:lang w:val="en-US"/>
        </w:rPr>
        <w:t xml:space="preserve"> </w:t>
      </w:r>
      <w:r w:rsidR="00E31CFA">
        <w:rPr>
          <w:lang w:val="en-US"/>
        </w:rPr>
        <w:t xml:space="preserve">models from </w:t>
      </w:r>
      <w:r w:rsidR="002A54CF" w:rsidRPr="00A70B6E">
        <w:rPr>
          <w:rFonts w:eastAsia="Calibri"/>
          <w:lang w:val="en-US"/>
        </w:rPr>
        <w:t xml:space="preserve">two time periods: current (2003-2012) and mid-century (2030-2039). </w:t>
      </w:r>
      <w:r w:rsidR="00E31CFA">
        <w:rPr>
          <w:rFonts w:eastAsia="Calibri"/>
          <w:lang w:val="en-US"/>
        </w:rPr>
        <w:t>Lastly</w:t>
      </w:r>
      <w:r w:rsidR="002A54CF" w:rsidRPr="00A70B6E">
        <w:rPr>
          <w:rFonts w:eastAsia="Calibri"/>
          <w:lang w:val="en-US"/>
        </w:rPr>
        <w:t xml:space="preserve">, </w:t>
      </w:r>
      <w:r w:rsidR="002A54CF" w:rsidRPr="00A70B6E">
        <w:rPr>
          <w:lang w:val="en-US"/>
        </w:rPr>
        <w:t>w</w:t>
      </w:r>
      <w:r w:rsidR="00684C61" w:rsidRPr="00A70B6E">
        <w:rPr>
          <w:lang w:val="en-US"/>
        </w:rPr>
        <w:t xml:space="preserve">e </w:t>
      </w:r>
      <w:r w:rsidR="00E31CFA">
        <w:rPr>
          <w:lang w:val="en-US"/>
        </w:rPr>
        <w:t>describe</w:t>
      </w:r>
      <w:r w:rsidR="002A54CF" w:rsidRPr="00A70B6E">
        <w:rPr>
          <w:lang w:val="en-US"/>
        </w:rPr>
        <w:t xml:space="preserve"> </w:t>
      </w:r>
      <w:r w:rsidR="00684C61" w:rsidRPr="00A70B6E">
        <w:rPr>
          <w:lang w:val="en-US"/>
        </w:rPr>
        <w:t>t</w:t>
      </w:r>
      <w:r w:rsidR="001F394D" w:rsidRPr="00A70B6E">
        <w:rPr>
          <w:lang w:val="en-US"/>
        </w:rPr>
        <w:t xml:space="preserve">raffic </w:t>
      </w:r>
      <w:r w:rsidR="00E31CFA" w:rsidRPr="00A70B6E">
        <w:rPr>
          <w:lang w:val="en-US"/>
        </w:rPr>
        <w:t xml:space="preserve">and ballast water discharge </w:t>
      </w:r>
      <w:r w:rsidR="002A54CF" w:rsidRPr="00A70B6E">
        <w:rPr>
          <w:lang w:val="en-US"/>
        </w:rPr>
        <w:t>from</w:t>
      </w:r>
      <w:r w:rsidR="00684C61" w:rsidRPr="00A70B6E">
        <w:rPr>
          <w:lang w:val="en-US"/>
        </w:rPr>
        <w:t xml:space="preserve"> </w:t>
      </w:r>
      <w:r w:rsidR="00E31CFA">
        <w:rPr>
          <w:lang w:val="en-US"/>
        </w:rPr>
        <w:t xml:space="preserve">commercial and fishing vessels entering </w:t>
      </w:r>
      <w:r w:rsidR="001F394D" w:rsidRPr="00A70B6E">
        <w:rPr>
          <w:lang w:val="en-US"/>
        </w:rPr>
        <w:t>U.S. Bering Sea ports</w:t>
      </w:r>
      <w:r w:rsidR="002A27DE" w:rsidRPr="00A70B6E">
        <w:rPr>
          <w:lang w:val="en-US"/>
        </w:rPr>
        <w:t xml:space="preserve">. </w:t>
      </w:r>
      <w:r w:rsidR="00E31CFA">
        <w:rPr>
          <w:lang w:val="en-US"/>
        </w:rPr>
        <w:t xml:space="preserve">Our models suggest that cold water may explain the lack of invasive species in </w:t>
      </w:r>
      <w:r w:rsidR="00C547A1" w:rsidRPr="00A70B6E">
        <w:rPr>
          <w:lang w:val="en-US"/>
        </w:rPr>
        <w:t xml:space="preserve">areas </w:t>
      </w:r>
      <w:r w:rsidR="00F266D4">
        <w:rPr>
          <w:lang w:val="en-US"/>
        </w:rPr>
        <w:t>where sea ice is seasonally present (i.e. north of 58°N)</w:t>
      </w:r>
      <w:r w:rsidR="00C547A1" w:rsidRPr="00A70B6E">
        <w:rPr>
          <w:lang w:val="en-US"/>
        </w:rPr>
        <w:t xml:space="preserve">. </w:t>
      </w:r>
      <w:r w:rsidR="00E31CFA">
        <w:rPr>
          <w:lang w:val="en-US"/>
        </w:rPr>
        <w:t>However,</w:t>
      </w:r>
      <w:r w:rsidR="00C547A1" w:rsidRPr="00A70B6E">
        <w:rPr>
          <w:lang w:val="en-US"/>
        </w:rPr>
        <w:t xml:space="preserve"> </w:t>
      </w:r>
      <w:r w:rsidR="002A54CF" w:rsidRPr="00A70B6E">
        <w:rPr>
          <w:lang w:val="en-US"/>
        </w:rPr>
        <w:t>the southeastern Bering Sea</w:t>
      </w:r>
      <w:r w:rsidR="002A54CF" w:rsidRPr="00A70B6E">
        <w:rPr>
          <w:rFonts w:eastAsia="Calibri"/>
          <w:lang w:val="en-US"/>
        </w:rPr>
        <w:t xml:space="preserve"> was predicted to be highly suitable for the year-round survival of </w:t>
      </w:r>
      <w:r w:rsidR="001F394D" w:rsidRPr="00A70B6E">
        <w:rPr>
          <w:rFonts w:eastAsia="Calibri"/>
          <w:lang w:val="en-US"/>
        </w:rPr>
        <w:t xml:space="preserve">83% of the </w:t>
      </w:r>
      <w:r w:rsidR="001F394D" w:rsidRPr="00A70B6E">
        <w:rPr>
          <w:lang w:val="en-US"/>
        </w:rPr>
        <w:t>taxa assessed (</w:t>
      </w:r>
      <w:r w:rsidR="001F394D" w:rsidRPr="00A70B6E">
        <w:rPr>
          <w:i/>
          <w:lang w:val="en-US"/>
        </w:rPr>
        <w:t>n</w:t>
      </w:r>
      <w:r w:rsidR="001F394D" w:rsidRPr="00A70B6E">
        <w:rPr>
          <w:lang w:val="en-US"/>
        </w:rPr>
        <w:t xml:space="preserve">=42). </w:t>
      </w:r>
      <w:r w:rsidR="00E31CFA">
        <w:rPr>
          <w:lang w:val="en-US"/>
        </w:rPr>
        <w:t>Suitable reproductive habitat</w:t>
      </w:r>
      <w:r w:rsidR="002A54CF" w:rsidRPr="00A70B6E">
        <w:rPr>
          <w:lang w:val="en-US"/>
        </w:rPr>
        <w:t xml:space="preserve"> also exist for ma</w:t>
      </w:r>
      <w:r w:rsidR="00E31CFA">
        <w:rPr>
          <w:lang w:val="en-US"/>
        </w:rPr>
        <w:t>ny of the taxa considered, though</w:t>
      </w:r>
      <w:r w:rsidR="002A54CF" w:rsidRPr="00A70B6E">
        <w:rPr>
          <w:lang w:val="en-US"/>
        </w:rPr>
        <w:t xml:space="preserve"> the</w:t>
      </w:r>
      <w:r w:rsidR="00E31CFA">
        <w:rPr>
          <w:lang w:val="en-US"/>
        </w:rPr>
        <w:t xml:space="preserve"> short summer season may limit species</w:t>
      </w:r>
      <w:r w:rsidR="002A54CF" w:rsidRPr="00A70B6E">
        <w:rPr>
          <w:lang w:val="en-US"/>
        </w:rPr>
        <w:t xml:space="preserve"> that require temperatures above 10ºC for development.</w:t>
      </w:r>
      <w:r w:rsidR="00F266D4">
        <w:rPr>
          <w:lang w:val="en-US"/>
        </w:rPr>
        <w:t xml:space="preserve"> Predicted warming of water temperatures is expected to lead to </w:t>
      </w:r>
      <w:r w:rsidR="002A54CF" w:rsidRPr="00A70B6E">
        <w:rPr>
          <w:lang w:val="en-US"/>
        </w:rPr>
        <w:t xml:space="preserve">a </w:t>
      </w:r>
      <w:r w:rsidR="00F266D4">
        <w:rPr>
          <w:lang w:val="en-US"/>
        </w:rPr>
        <w:t xml:space="preserve">major </w:t>
      </w:r>
      <w:r w:rsidR="002A54CF" w:rsidRPr="00A70B6E">
        <w:rPr>
          <w:lang w:val="en-US"/>
        </w:rPr>
        <w:t xml:space="preserve">northward expansion of suitable habitat, largely favoring taxa that already have the ability to survive year-round. </w:t>
      </w:r>
      <w:r w:rsidR="00F266D4">
        <w:rPr>
          <w:lang w:val="en-US"/>
        </w:rPr>
        <w:t xml:space="preserve">Analysis of vessel traffic and ballast water discharge reveal a network of continental and international traffic centered around the port of Dutch Harbor. Dutch Harbor also </w:t>
      </w:r>
      <w:r w:rsidR="00F266D4" w:rsidRPr="00A70B6E">
        <w:rPr>
          <w:lang w:val="en-US"/>
        </w:rPr>
        <w:t xml:space="preserve">serves as a </w:t>
      </w:r>
      <w:r w:rsidR="00F266D4">
        <w:rPr>
          <w:lang w:val="en-US"/>
        </w:rPr>
        <w:t xml:space="preserve">regional </w:t>
      </w:r>
      <w:r w:rsidR="00F266D4" w:rsidRPr="00A70B6E">
        <w:rPr>
          <w:lang w:val="en-US"/>
        </w:rPr>
        <w:t xml:space="preserve">hub </w:t>
      </w:r>
      <w:r w:rsidR="00F266D4">
        <w:rPr>
          <w:lang w:val="en-US"/>
        </w:rPr>
        <w:t xml:space="preserve">to </w:t>
      </w:r>
      <w:r w:rsidR="00F266D4" w:rsidRPr="00A70B6E">
        <w:rPr>
          <w:lang w:val="en-US"/>
        </w:rPr>
        <w:t>local ports throughout the Bering Sea</w:t>
      </w:r>
      <w:r w:rsidR="00F266D4">
        <w:rPr>
          <w:lang w:val="en-US"/>
        </w:rPr>
        <w:t>. These findings are particularly important given that a</w:t>
      </w:r>
      <w:r w:rsidR="00C547A1" w:rsidRPr="00A70B6E">
        <w:rPr>
          <w:lang w:val="en-US"/>
        </w:rPr>
        <w:t>rea</w:t>
      </w:r>
      <w:r w:rsidR="002A54CF" w:rsidRPr="00A70B6E">
        <w:rPr>
          <w:lang w:val="en-US"/>
        </w:rPr>
        <w:t>s</w:t>
      </w:r>
      <w:r w:rsidR="00C547A1" w:rsidRPr="00A70B6E">
        <w:rPr>
          <w:lang w:val="en-US"/>
        </w:rPr>
        <w:t xml:space="preserve"> </w:t>
      </w:r>
      <w:r w:rsidR="00F266D4">
        <w:rPr>
          <w:lang w:val="en-US"/>
        </w:rPr>
        <w:t>predicted to support the highest number of NIS are</w:t>
      </w:r>
      <w:r w:rsidR="00C547A1" w:rsidRPr="00A70B6E">
        <w:rPr>
          <w:lang w:val="en-US"/>
        </w:rPr>
        <w:t xml:space="preserve"> also </w:t>
      </w:r>
      <w:r w:rsidR="00F266D4">
        <w:rPr>
          <w:lang w:val="en-US"/>
        </w:rPr>
        <w:t>the most likely points of introduction</w:t>
      </w:r>
      <w:r w:rsidR="0064363B" w:rsidRPr="00A70B6E">
        <w:rPr>
          <w:lang w:val="en-US"/>
        </w:rPr>
        <w:t xml:space="preserve">. </w:t>
      </w:r>
      <w:r w:rsidR="001F394D" w:rsidRPr="00A70B6E">
        <w:rPr>
          <w:lang w:val="en-US"/>
        </w:rPr>
        <w:t>The southeastern Bering Sea, and the port of Dutch Harbor in particular, are high-risk areas for biological introdu</w:t>
      </w:r>
      <w:r w:rsidR="00F266D4">
        <w:rPr>
          <w:lang w:val="en-US"/>
        </w:rPr>
        <w:t>ctions and should be monitored.</w:t>
      </w:r>
    </w:p>
    <w:p w14:paraId="14E73008" w14:textId="77777777" w:rsidR="00475A9D" w:rsidRPr="00A70B6E" w:rsidRDefault="00475A9D" w:rsidP="00CA4945">
      <w:pPr>
        <w:spacing w:line="360" w:lineRule="auto"/>
        <w:contextualSpacing/>
        <w:rPr>
          <w:lang w:val="en-US"/>
        </w:rPr>
      </w:pPr>
    </w:p>
    <w:p w14:paraId="333837B4" w14:textId="4AAB0B4A" w:rsidR="00330E88" w:rsidRDefault="00475A9D" w:rsidP="00001DF8">
      <w:pPr>
        <w:spacing w:line="360" w:lineRule="auto"/>
        <w:ind w:firstLine="0"/>
        <w:contextualSpacing/>
        <w:rPr>
          <w:lang w:val="en-US"/>
        </w:rPr>
      </w:pPr>
      <w:r w:rsidRPr="00A70B6E">
        <w:rPr>
          <w:b/>
          <w:lang w:val="en-US"/>
        </w:rPr>
        <w:t xml:space="preserve">Key words: </w:t>
      </w:r>
      <w:r w:rsidRPr="00A70B6E">
        <w:rPr>
          <w:lang w:val="en-US"/>
        </w:rPr>
        <w:t>Arctic, climate change, physiological thresholds, habitat suitability, biological invasion, marine</w:t>
      </w:r>
      <w:r w:rsidR="0001526D" w:rsidRPr="00A70B6E">
        <w:rPr>
          <w:lang w:val="en-US"/>
        </w:rPr>
        <w:t>,</w:t>
      </w:r>
      <w:r w:rsidRPr="00A70B6E">
        <w:rPr>
          <w:lang w:val="en-US"/>
        </w:rPr>
        <w:t xml:space="preserve"> non-native species, shipping, Bering Sea, Alaska</w:t>
      </w:r>
      <w:r w:rsidR="00870B02" w:rsidRPr="00A70B6E">
        <w:rPr>
          <w:lang w:val="en-US"/>
        </w:rPr>
        <w:t>, risk assessment</w:t>
      </w:r>
    </w:p>
    <w:p w14:paraId="37DA3EE1" w14:textId="3808F03D" w:rsidR="00723773" w:rsidRPr="00A70B6E" w:rsidRDefault="00330E88" w:rsidP="00330E88">
      <w:pPr>
        <w:pBdr>
          <w:top w:val="nil"/>
          <w:left w:val="nil"/>
          <w:bottom w:val="nil"/>
          <w:right w:val="nil"/>
          <w:between w:val="nil"/>
        </w:pBdr>
        <w:spacing w:line="276" w:lineRule="auto"/>
        <w:ind w:firstLine="0"/>
        <w:rPr>
          <w:lang w:val="en-US"/>
        </w:rPr>
      </w:pPr>
      <w:r>
        <w:rPr>
          <w:lang w:val="en-US"/>
        </w:rPr>
        <w:br w:type="page"/>
      </w:r>
    </w:p>
    <w:p w14:paraId="235296F6" w14:textId="3A0D88DE" w:rsidR="00723773" w:rsidRPr="00A70B6E" w:rsidRDefault="00874591" w:rsidP="00BB5655">
      <w:pPr>
        <w:pStyle w:val="Heading1"/>
      </w:pPr>
      <w:bookmarkStart w:id="16" w:name="_pbl1j7mdidxp" w:colFirst="0" w:colLast="0"/>
      <w:bookmarkStart w:id="17" w:name="_voybw5xrckbg" w:colFirst="0" w:colLast="0"/>
      <w:bookmarkEnd w:id="16"/>
      <w:bookmarkEnd w:id="17"/>
      <w:commentRangeStart w:id="18"/>
      <w:r w:rsidRPr="00A70B6E">
        <w:lastRenderedPageBreak/>
        <w:t>Introduction</w:t>
      </w:r>
      <w:commentRangeEnd w:id="18"/>
      <w:r w:rsidR="006466BF" w:rsidRPr="00A70B6E">
        <w:rPr>
          <w:rStyle w:val="CommentReference"/>
          <w:rFonts w:ascii="Arial" w:hAnsi="Arial" w:cs="Arial"/>
          <w:b w:val="0"/>
        </w:rPr>
        <w:commentReference w:id="18"/>
      </w:r>
    </w:p>
    <w:p w14:paraId="6CF7C39A" w14:textId="7FE44693" w:rsidR="000200CF" w:rsidRPr="009E18C9" w:rsidRDefault="00465026" w:rsidP="000200CF">
      <w:pPr>
        <w:spacing w:line="360" w:lineRule="auto"/>
        <w:rPr>
          <w:lang w:val="en-US"/>
        </w:rPr>
      </w:pPr>
      <w:bookmarkStart w:id="19" w:name="_bfvbetu0f9fx" w:colFirst="0" w:colLast="0"/>
      <w:bookmarkEnd w:id="19"/>
      <w:r>
        <w:rPr>
          <w:lang w:val="en-US"/>
        </w:rPr>
        <w:t>I</w:t>
      </w:r>
      <w:r w:rsidR="00C46202" w:rsidRPr="00A70B6E">
        <w:rPr>
          <w:lang w:val="en-US"/>
        </w:rPr>
        <w:t xml:space="preserve">n today’s warming, hyper-connected oceans, the </w:t>
      </w:r>
      <w:r w:rsidR="00F551E2" w:rsidRPr="00A70B6E">
        <w:rPr>
          <w:lang w:val="en-US"/>
        </w:rPr>
        <w:t xml:space="preserve">distribution of </w:t>
      </w:r>
      <w:r w:rsidR="00695373">
        <w:rPr>
          <w:lang w:val="en-US"/>
        </w:rPr>
        <w:t>non-indigenous</w:t>
      </w:r>
      <w:r w:rsidR="00F551E2" w:rsidRPr="00A70B6E">
        <w:rPr>
          <w:lang w:val="en-US"/>
        </w:rPr>
        <w:t xml:space="preserve"> species </w:t>
      </w:r>
      <w:r w:rsidR="00695373">
        <w:rPr>
          <w:lang w:val="en-US"/>
        </w:rPr>
        <w:t xml:space="preserve">(NIS) </w:t>
      </w:r>
      <w:r w:rsidR="00C46202" w:rsidRPr="00A70B6E">
        <w:rPr>
          <w:lang w:val="en-US"/>
        </w:rPr>
        <w:t xml:space="preserve">is </w:t>
      </w:r>
      <w:r>
        <w:rPr>
          <w:lang w:val="en-US"/>
        </w:rPr>
        <w:t>increasing</w:t>
      </w:r>
      <w:r w:rsidR="00F551E2" w:rsidRPr="00A70B6E">
        <w:rPr>
          <w:lang w:val="en-US"/>
        </w:rPr>
        <w:t xml:space="preserve"> at an exhilarating pace</w:t>
      </w:r>
      <w:r w:rsidR="006B5E37" w:rsidRPr="00A70B6E">
        <w:rPr>
          <w:lang w:val="en-US"/>
        </w:rPr>
        <w:t xml:space="preserve"> </w:t>
      </w:r>
      <w:r w:rsidR="006B5E37" w:rsidRPr="00A70B6E">
        <w:rPr>
          <w:lang w:val="en-US"/>
        </w:rPr>
        <w:fldChar w:fldCharType="begin" w:fldLock="1"/>
      </w:r>
      <w:r w:rsidR="006B5E37" w:rsidRPr="00A70B6E">
        <w:rPr>
          <w:lang w:val="en-US"/>
        </w:rPr>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A70B6E">
        <w:rPr>
          <w:lang w:val="en-US"/>
        </w:rPr>
        <w:fldChar w:fldCharType="separate"/>
      </w:r>
      <w:r w:rsidR="006B5E37" w:rsidRPr="00A70B6E">
        <w:rPr>
          <w:noProof/>
          <w:lang w:val="en-US"/>
        </w:rPr>
        <w:t>(Seebens et al. 2017)</w:t>
      </w:r>
      <w:r w:rsidR="006B5E37" w:rsidRPr="00A70B6E">
        <w:rPr>
          <w:lang w:val="en-US"/>
        </w:rPr>
        <w:fldChar w:fldCharType="end"/>
      </w:r>
      <w:r w:rsidR="00F551E2" w:rsidRPr="00A70B6E">
        <w:rPr>
          <w:lang w:val="en-US"/>
        </w:rPr>
        <w:t xml:space="preserve">. </w:t>
      </w:r>
      <w:r>
        <w:rPr>
          <w:lang w:val="en-US"/>
        </w:rPr>
        <w:t>S</w:t>
      </w:r>
      <w:r w:rsidR="00DB2412" w:rsidRPr="00A70B6E">
        <w:rPr>
          <w:lang w:val="en-US"/>
        </w:rPr>
        <w:t xml:space="preserve">hips are the main vectors by which NIS are </w:t>
      </w:r>
      <w:r w:rsidR="00CD3939" w:rsidRPr="00A70B6E">
        <w:rPr>
          <w:lang w:val="en-US"/>
        </w:rPr>
        <w:t>transported</w:t>
      </w:r>
      <w:r w:rsidR="00DB2412" w:rsidRPr="00A70B6E">
        <w:rPr>
          <w:lang w:val="en-US"/>
        </w:rPr>
        <w:t xml:space="preserve"> to new regions</w:t>
      </w:r>
      <w:r w:rsidR="00CD3939" w:rsidRPr="00A70B6E">
        <w:rPr>
          <w:lang w:val="en-US"/>
        </w:rPr>
        <w:t xml:space="preserve"> </w:t>
      </w:r>
      <w:r w:rsidR="005D58EC" w:rsidRPr="00A70B6E">
        <w:rPr>
          <w:lang w:val="en-US"/>
        </w:rPr>
        <w:fldChar w:fldCharType="begin" w:fldLock="1"/>
      </w:r>
      <w:r w:rsidR="005D58EC" w:rsidRPr="00A70B6E">
        <w:rPr>
          <w:lang w:val="en-US"/>
        </w:rP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5D58EC" w:rsidRPr="00A70B6E">
        <w:rPr>
          <w:lang w:val="en-US"/>
        </w:rPr>
        <w:fldChar w:fldCharType="separate"/>
      </w:r>
      <w:r w:rsidR="005D58EC" w:rsidRPr="00A70B6E">
        <w:rPr>
          <w:noProof/>
          <w:lang w:val="en-US"/>
        </w:rPr>
        <w:t>(Ruiz et al. 19</w:t>
      </w:r>
      <w:bookmarkStart w:id="20" w:name="_GoBack"/>
      <w:bookmarkEnd w:id="20"/>
      <w:r w:rsidR="005D58EC" w:rsidRPr="00A70B6E">
        <w:rPr>
          <w:noProof/>
          <w:lang w:val="en-US"/>
        </w:rPr>
        <w:t>97, Molnar et al. 2008)</w:t>
      </w:r>
      <w:r w:rsidR="005D58EC" w:rsidRPr="00A70B6E">
        <w:rPr>
          <w:lang w:val="en-US"/>
        </w:rPr>
        <w:fldChar w:fldCharType="end"/>
      </w:r>
      <w:r w:rsidR="006B5E37" w:rsidRPr="00A70B6E">
        <w:rPr>
          <w:lang w:val="en-US"/>
        </w:rPr>
        <w:t xml:space="preserve">, </w:t>
      </w:r>
      <w:r>
        <w:rPr>
          <w:lang w:val="en-US"/>
        </w:rPr>
        <w:t xml:space="preserve">and </w:t>
      </w:r>
      <w:r w:rsidR="006B5E37" w:rsidRPr="00A70B6E">
        <w:rPr>
          <w:lang w:val="en-US"/>
        </w:rPr>
        <w:t>p</w:t>
      </w:r>
      <w:r w:rsidR="00F551E2" w:rsidRPr="00A70B6E">
        <w:rPr>
          <w:lang w:val="en-US"/>
        </w:rPr>
        <w:t>orts and regions with</w:t>
      </w:r>
      <w:r w:rsidR="00DB2412" w:rsidRPr="00A70B6E">
        <w:rPr>
          <w:lang w:val="en-US"/>
        </w:rPr>
        <w:t xml:space="preserve"> </w:t>
      </w:r>
      <w:r w:rsidR="00F551E2" w:rsidRPr="00A70B6E">
        <w:rPr>
          <w:lang w:val="en-US"/>
        </w:rPr>
        <w:t>high</w:t>
      </w:r>
      <w:r w:rsidR="00DB2412" w:rsidRPr="00A70B6E">
        <w:rPr>
          <w:lang w:val="en-US"/>
        </w:rPr>
        <w:t xml:space="preserve"> shipping traffic are </w:t>
      </w:r>
      <w:r>
        <w:rPr>
          <w:lang w:val="en-US"/>
        </w:rPr>
        <w:t>often associated with</w:t>
      </w:r>
      <w:r w:rsidR="00DB2412" w:rsidRPr="00A70B6E">
        <w:rPr>
          <w:lang w:val="en-US"/>
        </w:rPr>
        <w:t xml:space="preserve"> </w:t>
      </w:r>
      <w:r>
        <w:rPr>
          <w:lang w:val="en-US"/>
        </w:rPr>
        <w:t>higher NIS richness</w:t>
      </w:r>
      <w:r w:rsidR="00F551E2" w:rsidRPr="00A70B6E">
        <w:rPr>
          <w:lang w:val="en-US"/>
        </w:rPr>
        <w:t xml:space="preserve"> than </w:t>
      </w:r>
      <w:r w:rsidR="00000FAA">
        <w:rPr>
          <w:lang w:val="en-US"/>
        </w:rPr>
        <w:t xml:space="preserve">those that receive little </w:t>
      </w:r>
      <w:r w:rsidR="00DB2412" w:rsidRPr="00A70B6E">
        <w:rPr>
          <w:lang w:val="en-US"/>
        </w:rPr>
        <w:t xml:space="preserve">traffic </w:t>
      </w:r>
      <w:ins w:id="21" w:author="Amanda Droghini" w:date="2018-04-09T08:33:00Z">
        <w:r w:rsidRPr="00524D75">
          <w:rPr>
            <w:highlight w:val="yellow"/>
            <w:lang w:val="en-US"/>
          </w:rPr>
          <w:t>(cite)</w:t>
        </w:r>
      </w:ins>
      <w:r w:rsidR="006B5E37" w:rsidRPr="00A70B6E">
        <w:rPr>
          <w:lang w:val="en-US"/>
        </w:rPr>
        <w:t xml:space="preserve">. </w:t>
      </w:r>
      <w:r w:rsidR="00000FAA">
        <w:rPr>
          <w:lang w:val="en-US"/>
        </w:rPr>
        <w:t xml:space="preserve">Although this relationship </w:t>
      </w:r>
      <w:r w:rsidR="00000FAA" w:rsidRPr="00A70B6E">
        <w:rPr>
          <w:lang w:val="en-US"/>
        </w:rPr>
        <w:t xml:space="preserve">is not without its complexities </w:t>
      </w:r>
      <w:r w:rsidR="00000FAA" w:rsidRPr="00A70B6E">
        <w:rPr>
          <w:lang w:val="en-US"/>
        </w:rPr>
        <w:fldChar w:fldCharType="begin" w:fldLock="1"/>
      </w:r>
      <w:r w:rsidR="00000FAA"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000FAA" w:rsidRPr="00A70B6E">
        <w:rPr>
          <w:lang w:val="en-US"/>
        </w:rPr>
        <w:fldChar w:fldCharType="separate"/>
      </w:r>
      <w:r w:rsidR="00000FAA" w:rsidRPr="00A70B6E">
        <w:rPr>
          <w:noProof/>
          <w:lang w:val="en-US"/>
        </w:rPr>
        <w:t>(Verling et al. 2005)</w:t>
      </w:r>
      <w:r w:rsidR="00000FAA" w:rsidRPr="00A70B6E">
        <w:rPr>
          <w:lang w:val="en-US"/>
        </w:rPr>
        <w:fldChar w:fldCharType="end"/>
      </w:r>
      <w:r w:rsidR="00000FAA">
        <w:rPr>
          <w:lang w:val="en-US"/>
        </w:rPr>
        <w:t>, h</w:t>
      </w:r>
      <w:r w:rsidR="00000FAA" w:rsidRPr="00A70B6E">
        <w:rPr>
          <w:lang w:val="en-US"/>
        </w:rPr>
        <w:t xml:space="preserve">igh rates of introductions, either in terms of events or organism numbers, increase the probability of NIS </w:t>
      </w:r>
      <w:r w:rsidR="00000FAA">
        <w:rPr>
          <w:lang w:val="en-US"/>
        </w:rPr>
        <w:t xml:space="preserve">arriving </w:t>
      </w:r>
      <w:r w:rsidR="00000FAA" w:rsidRPr="00A70B6E">
        <w:rPr>
          <w:lang w:val="en-US"/>
        </w:rPr>
        <w:t>and establis</w:t>
      </w:r>
      <w:r w:rsidR="00000FAA">
        <w:rPr>
          <w:lang w:val="en-US"/>
        </w:rPr>
        <w:t>hing populations in new regions</w:t>
      </w:r>
      <w:r w:rsidR="00000FAA" w:rsidRPr="00A70B6E">
        <w:rPr>
          <w:lang w:val="en-US"/>
        </w:rPr>
        <w:t xml:space="preserve"> </w:t>
      </w:r>
      <w:r w:rsidR="00000FAA" w:rsidRPr="00A70B6E" w:rsidDel="00774480">
        <w:rPr>
          <w:lang w:val="en-US"/>
        </w:rPr>
        <w:fldChar w:fldCharType="begin" w:fldLock="1"/>
      </w:r>
      <w:r w:rsidR="00000FAA" w:rsidRPr="00A70B6E" w:rsidDel="00774480">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000FAA" w:rsidRPr="00A70B6E" w:rsidDel="00774480">
        <w:rPr>
          <w:lang w:val="en-US"/>
        </w:rPr>
        <w:fldChar w:fldCharType="separate"/>
      </w:r>
      <w:r w:rsidR="00000FAA" w:rsidRPr="00A70B6E" w:rsidDel="00774480">
        <w:rPr>
          <w:noProof/>
          <w:lang w:val="en-US"/>
        </w:rPr>
        <w:t>(Verling et al. 2005, Colautti et al. 2006, Miller and Ruiz 2014)</w:t>
      </w:r>
      <w:r w:rsidR="00000FAA" w:rsidRPr="00A70B6E" w:rsidDel="00774480">
        <w:rPr>
          <w:lang w:val="en-US"/>
        </w:rPr>
        <w:fldChar w:fldCharType="end"/>
      </w:r>
      <w:r w:rsidR="00000FAA" w:rsidRPr="00A70B6E" w:rsidDel="00774480">
        <w:rPr>
          <w:lang w:val="en-US"/>
        </w:rPr>
        <w:t xml:space="preserve">. </w:t>
      </w:r>
      <w:del w:id="22" w:author="Amanda Droghini" w:date="2018-04-23T10:34:00Z">
        <w:r w:rsidR="00000FAA" w:rsidRPr="00A70B6E" w:rsidDel="00000FAA">
          <w:rPr>
            <w:lang w:val="en-US"/>
          </w:rPr>
          <w:delText>Factors such as</w:delText>
        </w:r>
        <w:r w:rsidR="00000FAA" w:rsidDel="00000FAA">
          <w:rPr>
            <w:lang w:val="en-US"/>
          </w:rPr>
          <w:delText xml:space="preserve"> </w:delText>
        </w:r>
        <w:r w:rsidR="00000FAA" w:rsidRPr="00A70B6E" w:rsidDel="00000FAA">
          <w:rPr>
            <w:lang w:val="en-US"/>
          </w:rPr>
          <w:delText xml:space="preserve">the </w:delText>
        </w:r>
        <w:r w:rsidR="00000FAA" w:rsidDel="00000FAA">
          <w:rPr>
            <w:lang w:val="en-US"/>
          </w:rPr>
          <w:delText xml:space="preserve">port of origin, </w:delText>
        </w:r>
        <w:r w:rsidR="00000FAA" w:rsidRPr="00A70B6E" w:rsidDel="00000FAA">
          <w:rPr>
            <w:lang w:val="en-US"/>
          </w:rPr>
          <w:delText xml:space="preserve">duration of the voyage, the type </w:delText>
        </w:r>
        <w:r w:rsidR="00000FAA" w:rsidDel="00000FAA">
          <w:rPr>
            <w:lang w:val="en-US"/>
          </w:rPr>
          <w:delText xml:space="preserve">and speed </w:delText>
        </w:r>
        <w:r w:rsidR="00000FAA" w:rsidRPr="00A70B6E" w:rsidDel="00000FAA">
          <w:rPr>
            <w:lang w:val="en-US"/>
          </w:rPr>
          <w:delText xml:space="preserve">of </w:delText>
        </w:r>
        <w:r w:rsidR="00000FAA" w:rsidDel="00000FAA">
          <w:rPr>
            <w:lang w:val="en-US"/>
          </w:rPr>
          <w:delText xml:space="preserve">the </w:delText>
        </w:r>
        <w:r w:rsidR="00000FAA" w:rsidRPr="00A70B6E" w:rsidDel="00000FAA">
          <w:rPr>
            <w:lang w:val="en-US"/>
          </w:rPr>
          <w:delText xml:space="preserve">ship, and the difference in environmental conditions between origin and recipient ports, collectively influence the diversity, number, and success of these introductions </w:delText>
        </w:r>
        <w:r w:rsidR="00000FAA" w:rsidRPr="00A70B6E" w:rsidDel="00000FAA">
          <w:rPr>
            <w:lang w:val="en-US"/>
          </w:rPr>
          <w:fldChar w:fldCharType="begin" w:fldLock="1"/>
        </w:r>
        <w:r w:rsidR="00000FAA" w:rsidRPr="00000FAA" w:rsidDel="00000FAA">
          <w:rPr>
            <w:lang w:val="en-US"/>
          </w:rPr>
          <w:del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delInstrText>
        </w:r>
        <w:r w:rsidR="00000FAA" w:rsidRPr="00A70B6E" w:rsidDel="00000FAA">
          <w:rPr>
            <w:lang w:val="en-US"/>
          </w:rPr>
          <w:fldChar w:fldCharType="separate"/>
        </w:r>
        <w:r w:rsidR="00000FAA" w:rsidRPr="00A70B6E" w:rsidDel="00000FAA">
          <w:rPr>
            <w:noProof/>
            <w:lang w:val="en-US"/>
          </w:rPr>
          <w:delText>(Verling et al. 2005, Colautti et al. 2006, Miller and Ruiz 2014)</w:delText>
        </w:r>
        <w:r w:rsidR="00000FAA" w:rsidRPr="00A70B6E" w:rsidDel="00000FAA">
          <w:rPr>
            <w:lang w:val="en-US"/>
          </w:rPr>
          <w:fldChar w:fldCharType="end"/>
        </w:r>
        <w:r w:rsidR="00000FAA" w:rsidRPr="00A70B6E" w:rsidDel="00000FAA">
          <w:rPr>
            <w:lang w:val="en-US"/>
          </w:rPr>
          <w:delText xml:space="preserve">. </w:delText>
        </w:r>
      </w:del>
      <w:r w:rsidR="00000FAA">
        <w:rPr>
          <w:lang w:val="en-US"/>
        </w:rPr>
        <w:t>Following successful transport, a species must be able to survive and reproduce. In marine system, survival</w:t>
      </w:r>
      <w:r w:rsidR="00A25227" w:rsidRPr="00A70B6E">
        <w:rPr>
          <w:lang w:val="en-US"/>
        </w:rPr>
        <w:t xml:space="preserve"> and establishment </w:t>
      </w:r>
      <w:r w:rsidR="00000FAA">
        <w:rPr>
          <w:lang w:val="en-US"/>
        </w:rPr>
        <w:t>are</w:t>
      </w:r>
      <w:r w:rsidR="00A25227">
        <w:rPr>
          <w:lang w:val="en-US"/>
        </w:rPr>
        <w:t xml:space="preserve"> strongly determined by </w:t>
      </w:r>
      <w:r w:rsidR="00000FAA">
        <w:rPr>
          <w:lang w:val="en-US"/>
        </w:rPr>
        <w:t xml:space="preserve">species’ ability to tolerate the </w:t>
      </w:r>
      <w:r w:rsidR="00C219FB" w:rsidRPr="00A70B6E">
        <w:rPr>
          <w:lang w:val="en-US"/>
        </w:rPr>
        <w:t>w</w:t>
      </w:r>
      <w:r w:rsidR="00F753FC" w:rsidRPr="00A70B6E">
        <w:rPr>
          <w:lang w:val="en-US"/>
        </w:rPr>
        <w:t>ater temperatures</w:t>
      </w:r>
      <w:r w:rsidR="00000FAA">
        <w:rPr>
          <w:lang w:val="en-US"/>
        </w:rPr>
        <w:t xml:space="preserve"> and salinity it encounters ; this is</w:t>
      </w:r>
      <w:r w:rsidR="00D55E42" w:rsidRPr="00A70B6E">
        <w:rPr>
          <w:lang w:val="en-US"/>
        </w:rPr>
        <w:t xml:space="preserve"> especially </w:t>
      </w:r>
      <w:r w:rsidR="00000FAA">
        <w:rPr>
          <w:lang w:val="en-US"/>
        </w:rPr>
        <w:t xml:space="preserve">true </w:t>
      </w:r>
      <w:r w:rsidR="00BD23E0" w:rsidRPr="00A70B6E">
        <w:rPr>
          <w:lang w:val="en-US"/>
        </w:rPr>
        <w:t xml:space="preserve">for ectotherms </w:t>
      </w:r>
      <w:r w:rsidR="00A25227">
        <w:rPr>
          <w:lang w:val="en-US"/>
        </w:rPr>
        <w:t>whose body temperatures are closely linked to environmental temperatures</w:t>
      </w:r>
      <w:r w:rsidR="00772381" w:rsidRPr="00A70B6E">
        <w:rPr>
          <w:lang w:val="en-US"/>
        </w:rPr>
        <w:t xml:space="preserve"> </w:t>
      </w:r>
      <w:commentRangeStart w:id="23"/>
      <w:r w:rsidR="00B37649" w:rsidRPr="00A70B6E">
        <w:rPr>
          <w:lang w:val="en-US"/>
        </w:rPr>
        <w:fldChar w:fldCharType="begin" w:fldLock="1"/>
      </w:r>
      <w:r w:rsidR="00AF36F2" w:rsidRPr="00A70B6E">
        <w:rPr>
          <w:lang w:val="en-US"/>
        </w:rPr>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rsidRPr="00A70B6E">
        <w:rPr>
          <w:lang w:val="en-US"/>
        </w:rPr>
        <w:fldChar w:fldCharType="separate"/>
      </w:r>
      <w:r w:rsidR="00D55E42" w:rsidRPr="00A70B6E">
        <w:rPr>
          <w:noProof/>
          <w:lang w:val="en-US"/>
        </w:rPr>
        <w:t>(Ruiz and Hewitt 2009)</w:t>
      </w:r>
      <w:r w:rsidR="00B37649" w:rsidRPr="00A70B6E">
        <w:rPr>
          <w:lang w:val="en-US"/>
        </w:rPr>
        <w:fldChar w:fldCharType="end"/>
      </w:r>
      <w:commentRangeEnd w:id="23"/>
      <w:r w:rsidR="00A25227">
        <w:rPr>
          <w:rStyle w:val="CommentReference"/>
          <w:rFonts w:ascii="Arial" w:eastAsia="Arial" w:hAnsi="Arial" w:cs="Arial"/>
          <w:color w:val="000000"/>
          <w:lang w:val="en-US" w:eastAsia="en-US"/>
        </w:rPr>
        <w:commentReference w:id="23"/>
      </w:r>
      <w:r w:rsidR="00B37649" w:rsidRPr="00A70B6E">
        <w:rPr>
          <w:lang w:val="en-US"/>
        </w:rPr>
        <w:t xml:space="preserve">. </w:t>
      </w:r>
      <w:r w:rsidR="00D55E42" w:rsidRPr="00A70B6E">
        <w:rPr>
          <w:lang w:val="en-US"/>
        </w:rPr>
        <w:t>Water temperatures</w:t>
      </w:r>
      <w:r w:rsidR="00977402" w:rsidRPr="00A70B6E">
        <w:rPr>
          <w:lang w:val="en-US"/>
        </w:rPr>
        <w:t xml:space="preserve"> </w:t>
      </w:r>
      <w:r w:rsidR="006B5E37" w:rsidRPr="00A70B6E">
        <w:rPr>
          <w:lang w:val="en-US"/>
        </w:rPr>
        <w:t xml:space="preserve">above or </w:t>
      </w:r>
      <w:r w:rsidR="00977402" w:rsidRPr="00A70B6E">
        <w:rPr>
          <w:lang w:val="en-US"/>
        </w:rPr>
        <w:t>below optimal thresholds</w:t>
      </w:r>
      <w:r w:rsidR="00D55E42" w:rsidRPr="00A70B6E">
        <w:rPr>
          <w:lang w:val="en-US"/>
        </w:rPr>
        <w:t xml:space="preserve"> negative</w:t>
      </w:r>
      <w:r w:rsidR="0019502F">
        <w:rPr>
          <w:lang w:val="en-US"/>
        </w:rPr>
        <w:t>ly</w:t>
      </w:r>
      <w:r w:rsidR="00D55E42" w:rsidRPr="00A70B6E">
        <w:rPr>
          <w:lang w:val="en-US"/>
        </w:rPr>
        <w:t xml:space="preserve"> </w:t>
      </w:r>
      <w:r w:rsidR="0019502F">
        <w:rPr>
          <w:lang w:val="en-US"/>
        </w:rPr>
        <w:t>a</w:t>
      </w:r>
      <w:r w:rsidR="0019502F" w:rsidRPr="00A70B6E">
        <w:rPr>
          <w:lang w:val="en-US"/>
        </w:rPr>
        <w:t>ffect</w:t>
      </w:r>
      <w:r w:rsidR="00977402" w:rsidRPr="00A70B6E">
        <w:rPr>
          <w:lang w:val="en-US"/>
        </w:rPr>
        <w:t xml:space="preserve"> </w:t>
      </w:r>
      <w:proofErr w:type="spellStart"/>
      <w:r w:rsidR="00977402" w:rsidRPr="00A70B6E">
        <w:rPr>
          <w:lang w:val="en-US"/>
        </w:rPr>
        <w:t>behavioural</w:t>
      </w:r>
      <w:proofErr w:type="spellEnd"/>
      <w:r w:rsidR="00977402" w:rsidRPr="00A70B6E">
        <w:rPr>
          <w:lang w:val="en-US"/>
        </w:rPr>
        <w:t>, met</w:t>
      </w:r>
      <w:r w:rsidR="008265CB">
        <w:rPr>
          <w:lang w:val="en-US"/>
        </w:rPr>
        <w:t>abolic, and cellular processes, and when</w:t>
      </w:r>
      <w:r w:rsidR="00977402" w:rsidRPr="00A70B6E">
        <w:rPr>
          <w:lang w:val="en-US"/>
        </w:rPr>
        <w:t xml:space="preserve"> temperatures </w:t>
      </w:r>
      <w:r w:rsidR="006B5E37" w:rsidRPr="00A70B6E">
        <w:rPr>
          <w:lang w:val="en-US"/>
        </w:rPr>
        <w:t>exceed</w:t>
      </w:r>
      <w:r w:rsidR="00977402" w:rsidRPr="00A70B6E">
        <w:rPr>
          <w:lang w:val="en-US"/>
        </w:rPr>
        <w:t xml:space="preserve"> a critical threshold, mortality ensues </w:t>
      </w:r>
      <w:r w:rsidR="00977402" w:rsidRPr="00A70B6E">
        <w:rPr>
          <w:lang w:val="en-US"/>
        </w:rPr>
        <w:fldChar w:fldCharType="begin" w:fldLock="1"/>
      </w:r>
      <w:r w:rsidR="00C767F9">
        <w:rPr>
          <w:lang w:val="en-US"/>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"Hans O.",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A70B6E">
        <w:rPr>
          <w:lang w:val="en-US"/>
        </w:rPr>
        <w:fldChar w:fldCharType="separate"/>
      </w:r>
      <w:r w:rsidR="00977402" w:rsidRPr="00A70B6E">
        <w:rPr>
          <w:noProof/>
          <w:lang w:val="en-US"/>
        </w:rPr>
        <w:t>(Pörtner 2001, Kassahn et al. 2009)</w:t>
      </w:r>
      <w:r w:rsidR="00977402" w:rsidRPr="00A70B6E">
        <w:rPr>
          <w:lang w:val="en-US"/>
        </w:rPr>
        <w:fldChar w:fldCharType="end"/>
      </w:r>
      <w:r w:rsidR="00977402" w:rsidRPr="00A70B6E">
        <w:rPr>
          <w:lang w:val="en-US"/>
        </w:rPr>
        <w:t xml:space="preserve">. </w:t>
      </w:r>
      <w:r w:rsidR="000200CF" w:rsidRPr="008265CB">
        <w:rPr>
          <w:lang w:val="en-US"/>
        </w:rPr>
        <w:t xml:space="preserve">Even </w:t>
      </w:r>
      <w:r w:rsidR="008265CB">
        <w:rPr>
          <w:lang w:val="en-US"/>
        </w:rPr>
        <w:t xml:space="preserve">those </w:t>
      </w:r>
      <w:r w:rsidR="000200CF" w:rsidRPr="008265CB">
        <w:rPr>
          <w:lang w:val="en-US"/>
        </w:rPr>
        <w:t>species that can survive</w:t>
      </w:r>
      <w:r w:rsidR="00F753FC" w:rsidRPr="008265CB">
        <w:rPr>
          <w:lang w:val="en-US"/>
        </w:rPr>
        <w:t xml:space="preserve"> </w:t>
      </w:r>
      <w:r w:rsidR="00F753FC" w:rsidRPr="00A70B6E">
        <w:rPr>
          <w:lang w:val="en-US"/>
        </w:rPr>
        <w:t xml:space="preserve">may not be able to </w:t>
      </w:r>
      <w:r w:rsidR="00630A01" w:rsidRPr="00A70B6E">
        <w:rPr>
          <w:lang w:val="en-US"/>
        </w:rPr>
        <w:t>establish a self-sustaining population</w:t>
      </w:r>
      <w:r w:rsidR="000200CF" w:rsidRPr="00A70B6E">
        <w:rPr>
          <w:lang w:val="en-US"/>
        </w:rPr>
        <w:t xml:space="preserve">, as </w:t>
      </w:r>
      <w:r w:rsidR="006B5E37" w:rsidRPr="00524D75">
        <w:rPr>
          <w:lang w:val="en-US"/>
        </w:rPr>
        <w:t xml:space="preserve">reproduction, </w:t>
      </w:r>
      <w:r w:rsidR="00630A01" w:rsidRPr="00524D75">
        <w:rPr>
          <w:lang w:val="en-US"/>
        </w:rPr>
        <w:t>development</w:t>
      </w:r>
      <w:r w:rsidR="006B5E37" w:rsidRPr="00524D75">
        <w:rPr>
          <w:lang w:val="en-US"/>
        </w:rPr>
        <w:t>, and growth</w:t>
      </w:r>
      <w:r w:rsidR="000200CF" w:rsidRPr="00524D75">
        <w:rPr>
          <w:lang w:val="en-US"/>
        </w:rPr>
        <w:t xml:space="preserve"> </w:t>
      </w:r>
      <w:r w:rsidR="0019502F" w:rsidRPr="00524D75">
        <w:rPr>
          <w:lang w:val="en-US"/>
        </w:rPr>
        <w:t>often</w:t>
      </w:r>
      <w:r w:rsidR="00630A01" w:rsidRPr="00524D75">
        <w:rPr>
          <w:lang w:val="en-US"/>
        </w:rPr>
        <w:t xml:space="preserve"> have narrower thermal ranges </w:t>
      </w:r>
      <w:r w:rsidR="000200CF" w:rsidRPr="00524D75">
        <w:rPr>
          <w:lang w:val="en-US"/>
        </w:rPr>
        <w:t>than survival</w:t>
      </w:r>
      <w:r w:rsidR="00524D75" w:rsidRPr="00524D75">
        <w:rPr>
          <w:lang w:val="en-US"/>
        </w:rPr>
        <w:t xml:space="preserve"> </w:t>
      </w:r>
      <w:r w:rsidR="00524D75" w:rsidRPr="00524D75">
        <w:rPr>
          <w:lang w:val="en-US"/>
        </w:rPr>
        <w:fldChar w:fldCharType="begin" w:fldLock="1"/>
      </w:r>
      <w:r w:rsidR="00524D75" w:rsidRPr="00524D75">
        <w:rPr>
          <w:lang w:val="en-US"/>
        </w:rPr>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 "properties" : {  }, "schema" : "https://github.com/citation-style-language/schema/raw/master/csl-citation.json" }</w:instrText>
      </w:r>
      <w:r w:rsidR="00524D75" w:rsidRPr="00524D75">
        <w:rPr>
          <w:lang w:val="en-US"/>
        </w:rPr>
        <w:fldChar w:fldCharType="separate"/>
      </w:r>
      <w:r w:rsidR="00524D75" w:rsidRPr="00524D75">
        <w:rPr>
          <w:noProof/>
          <w:lang w:val="en-US"/>
        </w:rPr>
        <w:t>(Woodin et al. 2013)</w:t>
      </w:r>
      <w:r w:rsidR="00524D75" w:rsidRPr="00524D75">
        <w:rPr>
          <w:lang w:val="en-US"/>
        </w:rPr>
        <w:fldChar w:fldCharType="end"/>
      </w:r>
      <w:r w:rsidR="00A05012" w:rsidRPr="00524D75">
        <w:t>.</w:t>
      </w:r>
    </w:p>
    <w:p w14:paraId="569B7ABD" w14:textId="5FC31DB3" w:rsidR="002B0BC1" w:rsidRPr="009E18C9" w:rsidRDefault="002B0BC1" w:rsidP="00953490">
      <w:pPr>
        <w:spacing w:line="360" w:lineRule="auto"/>
        <w:contextualSpacing/>
        <w:rPr>
          <w:lang w:val="en-US"/>
        </w:rPr>
      </w:pPr>
    </w:p>
    <w:p w14:paraId="16CFFB78" w14:textId="477E86CA" w:rsidR="004A5892" w:rsidRPr="00A70B6E" w:rsidRDefault="0019502F" w:rsidP="009E18C9">
      <w:pPr>
        <w:spacing w:line="360" w:lineRule="auto"/>
        <w:contextualSpacing/>
        <w:rPr>
          <w:lang w:val="en-US"/>
        </w:rPr>
      </w:pPr>
      <w:r w:rsidRPr="00F1426D">
        <w:t>Arctic systems</w:t>
      </w:r>
      <w:r w:rsidR="00774480">
        <w:t xml:space="preserve"> </w:t>
      </w:r>
      <w:r w:rsidR="00F1426D">
        <w:t xml:space="preserve">present particular challenges for </w:t>
      </w:r>
      <w:r w:rsidR="009E18C9">
        <w:t>NIS</w:t>
      </w:r>
      <w:r w:rsidR="00F1426D">
        <w:t xml:space="preserve">, </w:t>
      </w:r>
      <w:r w:rsidR="00F1426D">
        <w:t>which may lack the ability to survive and reproduce in cold temperatures</w:t>
      </w:r>
      <w:r w:rsidR="00F1426D">
        <w:t xml:space="preserve">. Collectively, </w:t>
      </w:r>
      <w:r w:rsidR="009E18C9">
        <w:t>vessel traffic and water temperatures are believed to</w:t>
      </w:r>
      <w:r w:rsidR="00F1426D">
        <w:t xml:space="preserve"> explain the </w:t>
      </w:r>
      <w:r w:rsidR="00F1426D">
        <w:t>low rates of introductions</w:t>
      </w:r>
      <w:r w:rsidR="00F1426D">
        <w:t xml:space="preserve"> known from the Arctic.</w:t>
      </w:r>
      <w:r w:rsidR="009E18C9">
        <w:t xml:space="preserve"> </w:t>
      </w:r>
      <w:r w:rsidR="00815811" w:rsidRPr="008265CB">
        <w:rPr>
          <w:lang w:val="en-US"/>
        </w:rPr>
        <w:t>However</w:t>
      </w:r>
      <w:r w:rsidR="00815811" w:rsidRPr="00A70B6E">
        <w:rPr>
          <w:lang w:val="en-US"/>
        </w:rPr>
        <w:t xml:space="preserve">, </w:t>
      </w:r>
      <w:r w:rsidR="004A5892" w:rsidRPr="00A70B6E">
        <w:rPr>
          <w:lang w:val="en-US"/>
        </w:rPr>
        <w:t xml:space="preserve">few studies have explored </w:t>
      </w:r>
      <w:r w:rsidR="009E18C9">
        <w:rPr>
          <w:lang w:val="en-US"/>
        </w:rPr>
        <w:t>whether these factors</w:t>
      </w:r>
      <w:r w:rsidR="004A5892" w:rsidRPr="00A70B6E">
        <w:rPr>
          <w:lang w:val="en-US"/>
        </w:rPr>
        <w:t xml:space="preserve"> </w:t>
      </w:r>
      <w:r w:rsidR="009E18C9">
        <w:rPr>
          <w:lang w:val="en-US"/>
        </w:rPr>
        <w:t>are severe enough to</w:t>
      </w:r>
      <w:r w:rsidR="004A5892" w:rsidRPr="00A70B6E">
        <w:rPr>
          <w:lang w:val="en-US"/>
        </w:rPr>
        <w:t xml:space="preserve"> limit the </w:t>
      </w:r>
      <w:r w:rsidR="009E18C9">
        <w:rPr>
          <w:lang w:val="en-US"/>
        </w:rPr>
        <w:t>transport, survival, and establishment of NIS</w:t>
      </w:r>
      <w:r w:rsidR="004A5892" w:rsidRPr="00A70B6E">
        <w:rPr>
          <w:lang w:val="en-US"/>
        </w:rPr>
        <w:t xml:space="preserve"> in Arctic regions. </w:t>
      </w:r>
      <w:r w:rsidR="009E18C9">
        <w:rPr>
          <w:lang w:val="en-US"/>
        </w:rPr>
        <w:t>While t</w:t>
      </w:r>
      <w:r w:rsidR="004A5892" w:rsidRPr="00A70B6E">
        <w:rPr>
          <w:lang w:val="en-US"/>
        </w:rPr>
        <w:t xml:space="preserve">he Arctic </w:t>
      </w:r>
      <w:r w:rsidR="009E18C9">
        <w:rPr>
          <w:lang w:val="en-US"/>
        </w:rPr>
        <w:t>does</w:t>
      </w:r>
      <w:r w:rsidR="004A5892" w:rsidRPr="00A70B6E">
        <w:rPr>
          <w:lang w:val="en-US"/>
        </w:rPr>
        <w:t xml:space="preserve"> have</w:t>
      </w:r>
      <w:r w:rsidR="009E18C9">
        <w:rPr>
          <w:lang w:val="en-US"/>
        </w:rPr>
        <w:t xml:space="preserve"> relatively</w:t>
      </w:r>
      <w:r w:rsidR="004A5892" w:rsidRPr="00A70B6E">
        <w:rPr>
          <w:lang w:val="en-US"/>
        </w:rPr>
        <w:t xml:space="preserve"> lo</w:t>
      </w:r>
      <w:r w:rsidR="009E18C9">
        <w:rPr>
          <w:lang w:val="en-US"/>
        </w:rPr>
        <w:t xml:space="preserve">w levels of vessel traffic, </w:t>
      </w:r>
      <w:r w:rsidR="004A5892" w:rsidRPr="00A70B6E">
        <w:rPr>
          <w:lang w:val="en-US"/>
        </w:rPr>
        <w:t xml:space="preserve">NIS are </w:t>
      </w:r>
      <w:r w:rsidR="009E18C9">
        <w:rPr>
          <w:lang w:val="en-US"/>
        </w:rPr>
        <w:t xml:space="preserve">nevertheless </w:t>
      </w:r>
      <w:r w:rsidR="004A5892" w:rsidRPr="00A70B6E">
        <w:rPr>
          <w:lang w:val="en-US"/>
        </w:rPr>
        <w:t xml:space="preserve">being transported from temperate regions to Arctic ports in ballast water and on wetted surfaces (“biofouling”), and are surviving the voyage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2014, 2016, Ware et al. 2016)</w:t>
      </w:r>
      <w:r w:rsidR="004A5892" w:rsidRPr="00A70B6E">
        <w:rPr>
          <w:lang w:val="en-US"/>
        </w:rPr>
        <w:fldChar w:fldCharType="end"/>
      </w:r>
      <w:r w:rsidR="004A5892" w:rsidRPr="00A70B6E">
        <w:rPr>
          <w:lang w:val="en-US"/>
        </w:rPr>
        <w:t xml:space="preserve">. Most studies have focused on the potential for introductions from ballast water, which is transported by large vessels such as those involved with commercial, military, tourism, or research activities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 "schema" : "https://github.com/citation-style-language/schema/raw/master/csl-citation.json" }</w:instrText>
      </w:r>
      <w:r w:rsidR="004A5892" w:rsidRPr="00A70B6E">
        <w:rPr>
          <w:lang w:val="en-US"/>
        </w:rPr>
        <w:fldChar w:fldCharType="separate"/>
      </w:r>
      <w:r w:rsidR="004A5892" w:rsidRPr="00A70B6E">
        <w:rPr>
          <w:noProof/>
          <w:lang w:val="en-US"/>
        </w:rPr>
        <w:t>(but see Chan et al. 2016)</w:t>
      </w:r>
      <w:r w:rsidR="004A5892" w:rsidRPr="00A70B6E">
        <w:rPr>
          <w:lang w:val="en-US"/>
        </w:rPr>
        <w:fldChar w:fldCharType="end"/>
      </w:r>
      <w:r w:rsidR="004A5892" w:rsidRPr="00A70B6E">
        <w:rPr>
          <w:lang w:val="en-US"/>
        </w:rPr>
        <w:t xml:space="preserve">, However, the risk posed by biofouling, which, as opposed to ballast water, is present for both small and large vessels, may exceed the risk posed by ballast water </w:t>
      </w:r>
      <w:r w:rsidR="004A5892" w:rsidRPr="00A70B6E">
        <w:rPr>
          <w:lang w:val="en-US"/>
        </w:rPr>
        <w:fldChar w:fldCharType="begin" w:fldLock="1"/>
      </w:r>
      <w:r w:rsidR="004A5892"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2015)</w:t>
      </w:r>
      <w:r w:rsidR="004A5892" w:rsidRPr="00A70B6E">
        <w:rPr>
          <w:lang w:val="en-US"/>
        </w:rPr>
        <w:fldChar w:fldCharType="end"/>
      </w:r>
      <w:r w:rsidR="004A5892" w:rsidRPr="00A70B6E">
        <w:rPr>
          <w:lang w:val="en-US"/>
        </w:rPr>
        <w:t xml:space="preserve">. It is unclear whether NIS are capable of establishing themselves in Arctic waters once (or assuming) they have been successfully </w:t>
      </w:r>
      <w:r w:rsidR="004A5892" w:rsidRPr="00A70B6E">
        <w:rPr>
          <w:lang w:val="en-US"/>
        </w:rPr>
        <w:lastRenderedPageBreak/>
        <w:t xml:space="preserve">transported. Studies have typically focused on a very small subset of the total species that may be introduced to Arctic regions </w:t>
      </w:r>
      <w:r w:rsidR="004A5892" w:rsidRPr="00A70B6E">
        <w:rPr>
          <w:lang w:val="en-US"/>
        </w:rPr>
        <w:fldChar w:fldCharType="begin" w:fldLock="1"/>
      </w:r>
      <w:r w:rsidR="004A5892"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4A5892" w:rsidRPr="00070654">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4A5892" w:rsidRPr="00A70B6E">
        <w:rPr>
          <w:lang w:val="en-US"/>
        </w:rPr>
        <w:fldChar w:fldCharType="separate"/>
      </w:r>
      <w:r w:rsidR="004A5892" w:rsidRPr="00070654">
        <w:rPr>
          <w:noProof/>
          <w:lang w:val="fr-CA"/>
        </w:rPr>
        <w:t>(de Rivera et al. 2011, Ware et al. 2016, Goldsmit et al. 2018)</w:t>
      </w:r>
      <w:r w:rsidR="004A5892" w:rsidRPr="00A70B6E">
        <w:rPr>
          <w:lang w:val="en-US"/>
        </w:rPr>
        <w:fldChar w:fldCharType="end"/>
      </w:r>
      <w:r w:rsidR="004A5892" w:rsidRPr="00070654">
        <w:rPr>
          <w:lang w:val="fr-CA"/>
        </w:rPr>
        <w:t xml:space="preserve">. </w:t>
      </w:r>
      <w:r w:rsidR="004A5892" w:rsidRPr="00A70B6E">
        <w:rPr>
          <w:lang w:val="en-US"/>
        </w:rPr>
        <w:t xml:space="preserve">These studies have concluded that potentially suitable habitat exists for at least some NIS, but have come to different conclusions about whether suitable habitat is extensive (de Rivera et al. 2011) or limited </w:t>
      </w:r>
      <w:r w:rsidR="004A5892" w:rsidRPr="00A70B6E">
        <w:rPr>
          <w:lang w:val="en-US"/>
        </w:rPr>
        <w:fldChar w:fldCharType="begin" w:fldLock="1"/>
      </w:r>
      <w:r w:rsidR="004A5892" w:rsidRPr="00A70B6E">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 "schema" : "https://github.com/citation-style-language/schema/raw/master/csl-citation.json" }</w:instrText>
      </w:r>
      <w:r w:rsidR="004A5892" w:rsidRPr="00A70B6E">
        <w:rPr>
          <w:lang w:val="en-US"/>
        </w:rPr>
        <w:fldChar w:fldCharType="separate"/>
      </w:r>
      <w:r w:rsidR="004A5892" w:rsidRPr="00A70B6E">
        <w:rPr>
          <w:noProof/>
          <w:lang w:val="en-US"/>
        </w:rPr>
        <w:t>(Ware et al. 2016, Goldsmit et al. 2018)</w:t>
      </w:r>
      <w:r w:rsidR="004A5892" w:rsidRPr="00A70B6E">
        <w:rPr>
          <w:lang w:val="en-US"/>
        </w:rPr>
        <w:fldChar w:fldCharType="end"/>
      </w:r>
      <w:r w:rsidR="004A5892" w:rsidRPr="00A70B6E">
        <w:rPr>
          <w:lang w:val="en-US"/>
        </w:rPr>
        <w:t>. Only one study (Ware et al. 2016) has modeled whether habitat was suitable for reproduction, which is essential to determine whether species can establish self-sustaining populations.</w:t>
      </w:r>
    </w:p>
    <w:p w14:paraId="69CC9130" w14:textId="77777777" w:rsidR="004A5892" w:rsidRDefault="004A5892" w:rsidP="004C6542">
      <w:pPr>
        <w:spacing w:line="360" w:lineRule="auto"/>
        <w:contextualSpacing/>
        <w:rPr>
          <w:lang w:val="en-US"/>
        </w:rPr>
      </w:pPr>
    </w:p>
    <w:p w14:paraId="49A8DC09" w14:textId="6B3B9CF4" w:rsidR="009E18C9" w:rsidRPr="00A70B6E" w:rsidRDefault="009E18C9" w:rsidP="009E18C9">
      <w:pPr>
        <w:spacing w:line="360" w:lineRule="auto"/>
        <w:contextualSpacing/>
        <w:rPr>
          <w:lang w:val="en-US"/>
        </w:rPr>
      </w:pPr>
      <w:bookmarkStart w:id="24" w:name="_m7oo5zak2jfc" w:colFirst="0" w:colLast="0"/>
      <w:bookmarkStart w:id="25" w:name="_rq0l47zex3zr" w:colFirst="0" w:colLast="0"/>
      <w:bookmarkEnd w:id="24"/>
      <w:bookmarkEnd w:id="25"/>
      <w:r>
        <w:rPr>
          <w:lang w:val="en-US"/>
        </w:rPr>
        <w:t>Understanding the factors that limit invasions in the Arctic is becoming increasingly urgent given the rapid</w:t>
      </w:r>
      <w:r w:rsidRPr="00A70B6E">
        <w:rPr>
          <w:lang w:val="en-US"/>
        </w:rPr>
        <w:t xml:space="preserve"> oceanographic and socioeconomic</w:t>
      </w:r>
      <w:r>
        <w:rPr>
          <w:lang w:val="en-US"/>
        </w:rPr>
        <w:t xml:space="preserve"> changes</w:t>
      </w:r>
      <w:r w:rsidRPr="00A70B6E">
        <w:rPr>
          <w:lang w:val="en-US"/>
        </w:rPr>
        <w:t xml:space="preserve"> </w:t>
      </w:r>
      <w:r>
        <w:rPr>
          <w:lang w:val="en-US"/>
        </w:rPr>
        <w:t>that these</w:t>
      </w:r>
      <w:r w:rsidRPr="00A70B6E">
        <w:rPr>
          <w:lang w:val="en-US"/>
        </w:rPr>
        <w:t xml:space="preserve"> polar systems are </w:t>
      </w:r>
      <w:r>
        <w:rPr>
          <w:lang w:val="en-US"/>
        </w:rPr>
        <w:t>experiencing</w:t>
      </w:r>
      <w:r w:rsidRPr="00A70B6E">
        <w:rPr>
          <w:lang w:val="en-US"/>
        </w:rPr>
        <w:t>. Shipping traffic to the Arctic has increased exponentially since the beginning of the 21</w:t>
      </w:r>
      <w:r w:rsidRPr="00A70B6E">
        <w:rPr>
          <w:vertAlign w:val="superscript"/>
          <w:lang w:val="en-US"/>
        </w:rPr>
        <w:t>st</w:t>
      </w:r>
      <w:r w:rsidRPr="00A70B6E">
        <w:rPr>
          <w:lang w:val="en-US"/>
        </w:rPr>
        <w:t xml:space="preserve"> century, spurred in part by declining sea ice extent and lengthening of ice-free season </w:t>
      </w:r>
      <w:r w:rsidRPr="00A70B6E">
        <w:rPr>
          <w:lang w:val="en-US"/>
        </w:rPr>
        <w:fldChar w:fldCharType="begin" w:fldLock="1"/>
      </w:r>
      <w:r w:rsidRPr="00A70B6E">
        <w:rPr>
          <w:lang w:val="en-US"/>
        </w:rPr>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Pr="00A70B6E">
        <w:rPr>
          <w:lang w:val="en-US"/>
        </w:rPr>
        <w:fldChar w:fldCharType="separate"/>
      </w:r>
      <w:r w:rsidRPr="00A70B6E">
        <w:rPr>
          <w:noProof/>
          <w:lang w:val="en-US"/>
        </w:rPr>
        <w:t>(Miller and Ruiz 2014, Eguíluz et al. 2016)</w:t>
      </w:r>
      <w:r w:rsidRPr="00A70B6E">
        <w:rPr>
          <w:lang w:val="en-US"/>
        </w:rPr>
        <w:fldChar w:fldCharType="end"/>
      </w:r>
      <w:r w:rsidRPr="00A70B6E">
        <w:rPr>
          <w:lang w:val="en-US"/>
        </w:rPr>
        <w:t xml:space="preserve">. This expansion of shipping activity is expected to increase the number and diversity of organisms that are being transported to Arctic regions. In addition, the climate itself is becoming warmer, and perhaps more hospitable for species originating in temperate and tropical systems. The Arctic is experiencing record-setting declines in sea ice thickness and extent, and surface air temperatures are increasing at a rate that is twice that of the global average </w:t>
      </w:r>
      <w:r w:rsidRPr="00A70B6E">
        <w:rPr>
          <w:lang w:val="en-US"/>
        </w:rPr>
        <w:fldChar w:fldCharType="begin" w:fldLock="1"/>
      </w:r>
      <w:r w:rsidRPr="00A70B6E">
        <w:rPr>
          <w:lang w:val="en-US"/>
        </w:rPr>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Pr="00A70B6E">
        <w:rPr>
          <w:lang w:val="en-US"/>
        </w:rPr>
        <w:fldChar w:fldCharType="separate"/>
      </w:r>
      <w:r w:rsidRPr="00A70B6E">
        <w:rPr>
          <w:noProof/>
          <w:lang w:val="en-US"/>
        </w:rPr>
        <w:t>(Lemke et al. 2007, Stroeve et al. 2012)</w:t>
      </w:r>
      <w:r w:rsidRPr="00A70B6E">
        <w:rPr>
          <w:lang w:val="en-US"/>
        </w:rPr>
        <w:fldChar w:fldCharType="end"/>
      </w:r>
      <w:r w:rsidRPr="00A70B6E">
        <w:rPr>
          <w:lang w:val="en-US"/>
        </w:rPr>
        <w:t xml:space="preserve">. Warming sea temperatures and sea ice reductions have facilitated northern range expansions and introductions </w:t>
      </w:r>
      <w:r w:rsidRPr="00A70B6E">
        <w:rPr>
          <w:lang w:val="en-US"/>
        </w:rPr>
        <w:fldChar w:fldCharType="begin" w:fldLock="1"/>
      </w:r>
      <w:r w:rsidRPr="00A70B6E">
        <w:rPr>
          <w:lang w:val="en-US"/>
        </w:rPr>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Pr="00A70B6E">
        <w:rPr>
          <w:lang w:val="en-US"/>
        </w:rPr>
        <w:fldChar w:fldCharType="separate"/>
      </w:r>
      <w:r w:rsidRPr="00A70B6E">
        <w:rPr>
          <w:noProof/>
          <w:lang w:val="en-US"/>
        </w:rPr>
        <w:t>(Reid et al. 2007, Renaud et al. 2015)</w:t>
      </w:r>
      <w:r w:rsidRPr="00A70B6E">
        <w:rPr>
          <w:lang w:val="en-US"/>
        </w:rPr>
        <w:fldChar w:fldCharType="end"/>
      </w:r>
      <w:r w:rsidRPr="00A70B6E">
        <w:rPr>
          <w:lang w:val="en-US"/>
        </w:rPr>
        <w:t xml:space="preserve">, and distribution models predict that Arctic waters will become even more suitable to invasions over the next century </w:t>
      </w:r>
      <w:r w:rsidRPr="00A70B6E">
        <w:rPr>
          <w:lang w:val="en-US"/>
        </w:rPr>
        <w:fldChar w:fldCharType="begin" w:fldLock="1"/>
      </w:r>
      <w:r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Pr="00A70B6E">
        <w:rPr>
          <w:lang w:val="en-US"/>
        </w:rPr>
        <w:fldChar w:fldCharType="separate"/>
      </w:r>
      <w:r w:rsidRPr="00A70B6E">
        <w:rPr>
          <w:noProof/>
          <w:lang w:val="en-US"/>
        </w:rPr>
        <w:t>(de Rivera et al. 2011, Ware et al. 2014, 2016)</w:t>
      </w:r>
      <w:r w:rsidRPr="00A70B6E">
        <w:rPr>
          <w:lang w:val="en-US"/>
        </w:rPr>
        <w:fldChar w:fldCharType="end"/>
      </w:r>
      <w:r w:rsidRPr="00A70B6E">
        <w:rPr>
          <w:lang w:val="en-US"/>
        </w:rPr>
        <w:t>.</w:t>
      </w:r>
    </w:p>
    <w:p w14:paraId="7A2E2F11" w14:textId="77777777" w:rsidR="00D655FC" w:rsidRPr="00A70B6E" w:rsidRDefault="00D655FC" w:rsidP="00754A93">
      <w:pPr>
        <w:spacing w:before="200" w:line="360" w:lineRule="auto"/>
        <w:ind w:firstLine="0"/>
        <w:contextualSpacing/>
        <w:rPr>
          <w:lang w:val="en-US"/>
        </w:rPr>
      </w:pPr>
      <w:bookmarkStart w:id="26" w:name="_8ktb2c9fr4av" w:colFirst="0" w:colLast="0"/>
      <w:bookmarkEnd w:id="26"/>
    </w:p>
    <w:p w14:paraId="46B4257B" w14:textId="5812A86F" w:rsidR="00723773" w:rsidRPr="00A70B6E" w:rsidRDefault="008265CB" w:rsidP="009E18C9">
      <w:pPr>
        <w:spacing w:before="200" w:line="360" w:lineRule="auto"/>
        <w:contextualSpacing/>
        <w:rPr>
          <w:lang w:val="en-US"/>
        </w:rPr>
      </w:pPr>
      <w:r w:rsidRPr="00A70B6E">
        <w:rPr>
          <w:lang w:val="en-US"/>
        </w:rPr>
        <w:t xml:space="preserve">Given the potential for impacts to fisheries, local livelihoods, and native ecosystems, risk assessments that reveal which areas are most at risk of invasion, and which </w:t>
      </w:r>
      <w:r w:rsidR="009E18C9">
        <w:rPr>
          <w:lang w:val="en-US"/>
        </w:rPr>
        <w:t>NIS</w:t>
      </w:r>
      <w:r w:rsidRPr="00A70B6E">
        <w:rPr>
          <w:lang w:val="en-US"/>
        </w:rPr>
        <w:t xml:space="preserve"> pose the biggest threat, are becoming essential components of aquatic ecosystem management </w:t>
      </w:r>
      <w:r w:rsidRPr="00A70B6E">
        <w:rPr>
          <w:lang w:val="en-US"/>
        </w:rPr>
        <w:fldChar w:fldCharType="begin" w:fldLock="1"/>
      </w:r>
      <w:r>
        <w:rPr>
          <w:lang w:val="en-US"/>
        </w:rPr>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"previouslyFormattedCitation" : "(Mandrak and Cudmore 2015)" }, "properties" : {  }, "schema" : "https://github.com/citation-style-language/schema/raw/master/csl-citation.json" }</w:instrText>
      </w:r>
      <w:r w:rsidRPr="00A70B6E">
        <w:rPr>
          <w:lang w:val="en-US"/>
        </w:rPr>
        <w:fldChar w:fldCharType="separate"/>
      </w:r>
      <w:r w:rsidRPr="00A70B6E">
        <w:rPr>
          <w:noProof/>
          <w:lang w:val="en-US"/>
        </w:rPr>
        <w:t>(Mandrak and Cudmore 2015)</w:t>
      </w:r>
      <w:r w:rsidRPr="00A70B6E">
        <w:rPr>
          <w:lang w:val="en-US"/>
        </w:rPr>
        <w:fldChar w:fldCharType="end"/>
      </w:r>
      <w:r w:rsidRPr="00A70B6E">
        <w:rPr>
          <w:lang w:val="en-US"/>
        </w:rPr>
        <w:t>.</w:t>
      </w:r>
      <w:r>
        <w:rPr>
          <w:lang w:val="en-US"/>
        </w:rPr>
        <w:t xml:space="preserve"> </w:t>
      </w:r>
      <w:r w:rsidR="00463580" w:rsidRPr="00A70B6E">
        <w:rPr>
          <w:lang w:val="en-US"/>
        </w:rPr>
        <w:t>In this paper, w</w:t>
      </w:r>
      <w:r w:rsidR="007D06A2" w:rsidRPr="00A70B6E">
        <w:rPr>
          <w:lang w:val="en-US"/>
        </w:rPr>
        <w:t>e</w:t>
      </w:r>
      <w:r w:rsidR="00F24EA9" w:rsidRPr="00A70B6E">
        <w:rPr>
          <w:lang w:val="en-US"/>
        </w:rPr>
        <w:t xml:space="preserve"> </w:t>
      </w:r>
      <w:r w:rsidR="00AF591D" w:rsidRPr="00A70B6E">
        <w:rPr>
          <w:lang w:val="en-US"/>
        </w:rPr>
        <w:t>explore whether cold water temperatures ha</w:t>
      </w:r>
      <w:r w:rsidR="008A5823" w:rsidRPr="00A70B6E">
        <w:rPr>
          <w:lang w:val="en-US"/>
        </w:rPr>
        <w:t>ve</w:t>
      </w:r>
      <w:r w:rsidR="00AF591D" w:rsidRPr="00A70B6E">
        <w:rPr>
          <w:lang w:val="en-US"/>
        </w:rPr>
        <w:t xml:space="preserve"> the potential to limit introductions in the Arctic by examining</w:t>
      </w:r>
      <w:r w:rsidR="00874591" w:rsidRPr="00A70B6E">
        <w:rPr>
          <w:lang w:val="en-US"/>
        </w:rPr>
        <w:t xml:space="preserve"> whether </w:t>
      </w:r>
      <w:r w:rsidR="00A70B6E">
        <w:rPr>
          <w:lang w:val="en-US"/>
        </w:rPr>
        <w:t xml:space="preserve">the physiological </w:t>
      </w:r>
      <w:r w:rsidR="009B4D52" w:rsidRPr="00A70B6E">
        <w:rPr>
          <w:lang w:val="en-US"/>
        </w:rPr>
        <w:t>thresholds</w:t>
      </w:r>
      <w:r w:rsidR="00A70B6E">
        <w:rPr>
          <w:lang w:val="en-US"/>
        </w:rPr>
        <w:t xml:space="preserve"> of NIS</w:t>
      </w:r>
      <w:r w:rsidR="009B4D52" w:rsidRPr="00A70B6E">
        <w:rPr>
          <w:lang w:val="en-US"/>
        </w:rPr>
        <w:t xml:space="preserve"> would allow them to </w:t>
      </w:r>
      <w:r w:rsidR="00A70B6E">
        <w:rPr>
          <w:lang w:val="en-US"/>
        </w:rPr>
        <w:t>establish</w:t>
      </w:r>
      <w:r w:rsidR="00874591" w:rsidRPr="00A70B6E">
        <w:rPr>
          <w:lang w:val="en-US"/>
        </w:rPr>
        <w:t xml:space="preserve"> </w:t>
      </w:r>
      <w:r w:rsidR="00BF2E14" w:rsidRPr="00A70B6E">
        <w:rPr>
          <w:lang w:val="en-US"/>
        </w:rPr>
        <w:t>in the Bering Sea</w:t>
      </w:r>
      <w:r w:rsidR="009B4D52" w:rsidRPr="00A70B6E">
        <w:rPr>
          <w:lang w:val="en-US"/>
        </w:rPr>
        <w:t>, a high-latitude marine ecosystem characterized by a strong, latitudinal gradient.</w:t>
      </w:r>
      <w:r w:rsidR="0064363B" w:rsidRPr="00A70B6E">
        <w:rPr>
          <w:lang w:val="en-US"/>
        </w:rPr>
        <w:t xml:space="preserve"> </w:t>
      </w:r>
      <w:r w:rsidR="00A70B6E">
        <w:rPr>
          <w:lang w:val="en-US"/>
        </w:rPr>
        <w:t>W</w:t>
      </w:r>
      <w:r w:rsidR="00A70B6E" w:rsidRPr="00A70B6E">
        <w:rPr>
          <w:lang w:val="en-US"/>
        </w:rPr>
        <w:t xml:space="preserve">e </w:t>
      </w:r>
      <w:r w:rsidR="00A70B6E">
        <w:rPr>
          <w:lang w:val="en-US"/>
        </w:rPr>
        <w:t xml:space="preserve">characterize whether suitable habitat existed for year-round survival, weekly survival, and reproduction of NIS under </w:t>
      </w:r>
      <w:r w:rsidR="00A70B6E" w:rsidRPr="00A70B6E">
        <w:rPr>
          <w:lang w:val="en-US"/>
        </w:rPr>
        <w:t xml:space="preserve">current and mid-century </w:t>
      </w:r>
      <w:r w:rsidR="00A70B6E">
        <w:rPr>
          <w:lang w:val="en-US"/>
        </w:rPr>
        <w:t>conditions</w:t>
      </w:r>
      <w:r w:rsidR="00A70B6E" w:rsidRPr="00A70B6E">
        <w:rPr>
          <w:lang w:val="en-US"/>
        </w:rPr>
        <w:t xml:space="preserve">. </w:t>
      </w:r>
      <w:r w:rsidR="00AF591D" w:rsidRPr="00A70B6E">
        <w:rPr>
          <w:lang w:val="en-US"/>
        </w:rPr>
        <w:t xml:space="preserve">We also </w:t>
      </w:r>
      <w:r w:rsidR="00463580" w:rsidRPr="00A70B6E">
        <w:rPr>
          <w:lang w:val="en-US"/>
        </w:rPr>
        <w:t>quantify</w:t>
      </w:r>
      <w:r w:rsidR="00AF591D" w:rsidRPr="00A70B6E">
        <w:rPr>
          <w:lang w:val="en-US"/>
        </w:rPr>
        <w:t xml:space="preserve"> vessel traffic and ballast water discharge for U.S. ports in the Bering Sea to </w:t>
      </w:r>
      <w:r w:rsidR="00AF591D" w:rsidRPr="00A70B6E">
        <w:rPr>
          <w:lang w:val="en-US"/>
        </w:rPr>
        <w:lastRenderedPageBreak/>
        <w:t xml:space="preserve">identify potential entry points of </w:t>
      </w:r>
      <w:r w:rsidR="008E0ACC" w:rsidRPr="00A70B6E">
        <w:rPr>
          <w:lang w:val="en-US"/>
        </w:rPr>
        <w:t>NIS</w:t>
      </w:r>
      <w:r w:rsidR="00AF591D" w:rsidRPr="00A70B6E">
        <w:rPr>
          <w:lang w:val="en-US"/>
        </w:rPr>
        <w:t xml:space="preserve">, </w:t>
      </w:r>
      <w:r w:rsidR="00AF591D" w:rsidRPr="00A70B6E">
        <w:rPr>
          <w:highlight w:val="yellow"/>
          <w:lang w:val="en-US"/>
        </w:rPr>
        <w:t>and to consider the inter</w:t>
      </w:r>
      <w:r w:rsidR="00524D75">
        <w:rPr>
          <w:highlight w:val="yellow"/>
          <w:lang w:val="en-US"/>
        </w:rPr>
        <w:t>section</w:t>
      </w:r>
      <w:r w:rsidR="00AF591D" w:rsidRPr="00A70B6E">
        <w:rPr>
          <w:highlight w:val="yellow"/>
          <w:lang w:val="en-US"/>
        </w:rPr>
        <w:t xml:space="preserve"> </w:t>
      </w:r>
      <w:r w:rsidR="00524D75">
        <w:rPr>
          <w:highlight w:val="yellow"/>
          <w:lang w:val="en-US"/>
        </w:rPr>
        <w:t>between areas of high</w:t>
      </w:r>
      <w:r w:rsidR="00AF591D" w:rsidRPr="00A70B6E">
        <w:rPr>
          <w:highlight w:val="yellow"/>
          <w:lang w:val="en-US"/>
        </w:rPr>
        <w:t xml:space="preserve"> traffic and habitat suitability</w:t>
      </w:r>
      <w:r w:rsidR="00AF591D" w:rsidRPr="00A70B6E">
        <w:rPr>
          <w:lang w:val="en-US"/>
        </w:rPr>
        <w:t xml:space="preserve">. We </w:t>
      </w:r>
      <w:r w:rsidR="00DD3EDE" w:rsidRPr="00A70B6E">
        <w:rPr>
          <w:lang w:val="en-US"/>
        </w:rPr>
        <w:t xml:space="preserve">hypothesized that survival would depend on species’ tolerance to cold water temperatures, and predicted that </w:t>
      </w:r>
      <w:r w:rsidR="008A5823" w:rsidRPr="00A70B6E">
        <w:rPr>
          <w:lang w:val="en-US"/>
        </w:rPr>
        <w:t xml:space="preserve">potential </w:t>
      </w:r>
      <w:r w:rsidR="00DD3EDE" w:rsidRPr="00A70B6E">
        <w:rPr>
          <w:lang w:val="en-US"/>
        </w:rPr>
        <w:t xml:space="preserve">NIS </w:t>
      </w:r>
      <w:r w:rsidR="008C5BFA" w:rsidRPr="00A70B6E">
        <w:rPr>
          <w:lang w:val="en-US"/>
        </w:rPr>
        <w:t xml:space="preserve">richness would be higher in the southern Bering Sea, and decline </w:t>
      </w:r>
      <w:r w:rsidR="009B4D52" w:rsidRPr="00A70B6E">
        <w:rPr>
          <w:lang w:val="en-US"/>
        </w:rPr>
        <w:t xml:space="preserve">in the </w:t>
      </w:r>
      <w:r w:rsidR="008C5BFA" w:rsidRPr="00A70B6E">
        <w:rPr>
          <w:lang w:val="en-US"/>
        </w:rPr>
        <w:t>north</w:t>
      </w:r>
      <w:r w:rsidR="009B4D52" w:rsidRPr="00A70B6E">
        <w:rPr>
          <w:lang w:val="en-US"/>
        </w:rPr>
        <w:t xml:space="preserve">. Because </w:t>
      </w:r>
      <w:r w:rsidR="00FE0817">
        <w:rPr>
          <w:lang w:val="en-US"/>
        </w:rPr>
        <w:t>water temperatures</w:t>
      </w:r>
      <w:r w:rsidR="009B4D52" w:rsidRPr="00A70B6E">
        <w:rPr>
          <w:lang w:val="en-US"/>
        </w:rPr>
        <w:t xml:space="preserve"> </w:t>
      </w:r>
      <w:r w:rsidR="00FE0817">
        <w:rPr>
          <w:lang w:val="en-US"/>
        </w:rPr>
        <w:t>are</w:t>
      </w:r>
      <w:r w:rsidR="009B4D52" w:rsidRPr="00A70B6E">
        <w:rPr>
          <w:lang w:val="en-US"/>
        </w:rPr>
        <w:t xml:space="preserve"> expected to increase, w</w:t>
      </w:r>
      <w:r w:rsidR="00E35792" w:rsidRPr="00A70B6E">
        <w:rPr>
          <w:lang w:val="en-US"/>
        </w:rPr>
        <w:t>e</w:t>
      </w:r>
      <w:r w:rsidR="009B4D52" w:rsidRPr="00A70B6E">
        <w:rPr>
          <w:lang w:val="en-US"/>
        </w:rPr>
        <w:t xml:space="preserve"> predicted that habitat would become more suitable for </w:t>
      </w:r>
      <w:r w:rsidR="008E0ACC" w:rsidRPr="00A70B6E">
        <w:rPr>
          <w:lang w:val="en-US"/>
        </w:rPr>
        <w:t>NIS</w:t>
      </w:r>
      <w:r w:rsidR="009B4D52" w:rsidRPr="00A70B6E">
        <w:rPr>
          <w:lang w:val="en-US"/>
        </w:rPr>
        <w:t xml:space="preserve"> in the future.</w:t>
      </w:r>
      <w:r w:rsidR="008E0ACC" w:rsidRPr="00A70B6E">
        <w:rPr>
          <w:lang w:val="en-US"/>
        </w:rPr>
        <w:t xml:space="preserve"> </w:t>
      </w:r>
      <w:r w:rsidR="00FE0817" w:rsidRPr="00FE0817">
        <w:rPr>
          <w:highlight w:val="cyan"/>
          <w:lang w:val="en-US"/>
        </w:rPr>
        <w:t>We hope that our evaluation of the</w:t>
      </w:r>
      <w:r w:rsidR="004403F9" w:rsidRPr="00FE0817">
        <w:rPr>
          <w:highlight w:val="cyan"/>
          <w:lang w:val="en-US"/>
        </w:rPr>
        <w:t xml:space="preserve"> spatial and temporal</w:t>
      </w:r>
      <w:r w:rsidR="00FE0817" w:rsidRPr="00FE0817">
        <w:rPr>
          <w:highlight w:val="cyan"/>
          <w:lang w:val="en-US"/>
        </w:rPr>
        <w:t xml:space="preserve"> components of invasion risk </w:t>
      </w:r>
      <w:r w:rsidR="004403F9" w:rsidRPr="00FE0817">
        <w:rPr>
          <w:highlight w:val="cyan"/>
          <w:lang w:val="en-US"/>
        </w:rPr>
        <w:t xml:space="preserve">can be used to inform </w:t>
      </w:r>
      <w:r w:rsidR="00FE0817" w:rsidRPr="00FE0817">
        <w:rPr>
          <w:highlight w:val="cyan"/>
          <w:lang w:val="en-US"/>
        </w:rPr>
        <w:t xml:space="preserve">future </w:t>
      </w:r>
      <w:r w:rsidR="009E18C9" w:rsidRPr="00FE0817">
        <w:rPr>
          <w:highlight w:val="cyan"/>
          <w:lang w:val="en-US"/>
        </w:rPr>
        <w:t xml:space="preserve">research and </w:t>
      </w:r>
      <w:r w:rsidR="00FE0817" w:rsidRPr="00FE0817">
        <w:rPr>
          <w:highlight w:val="cyan"/>
          <w:lang w:val="en-US"/>
        </w:rPr>
        <w:t>management</w:t>
      </w:r>
      <w:r w:rsidR="004403F9" w:rsidRPr="00FE0817">
        <w:rPr>
          <w:highlight w:val="cyan"/>
          <w:lang w:val="en-US"/>
        </w:rPr>
        <w:t xml:space="preserve"> efforts </w:t>
      </w:r>
      <w:r w:rsidR="00FE0817" w:rsidRPr="00FE0817">
        <w:rPr>
          <w:highlight w:val="cyan"/>
          <w:lang w:val="en-US"/>
        </w:rPr>
        <w:t>in this and other polar ecosystems</w:t>
      </w:r>
      <w:r w:rsidR="004403F9" w:rsidRPr="00FE0817">
        <w:rPr>
          <w:highlight w:val="cyan"/>
          <w:lang w:val="en-US"/>
        </w:rPr>
        <w:t>.</w:t>
      </w:r>
    </w:p>
    <w:p w14:paraId="080EAF30" w14:textId="77777777" w:rsidR="00723773" w:rsidRPr="00A70B6E" w:rsidRDefault="00874591" w:rsidP="00BB5655">
      <w:pPr>
        <w:pStyle w:val="Heading1"/>
      </w:pPr>
      <w:bookmarkStart w:id="27" w:name="_8bc9cfv03n6p" w:colFirst="0" w:colLast="0"/>
      <w:bookmarkEnd w:id="27"/>
      <w:r w:rsidRPr="00A70B6E">
        <w:t>Methods</w:t>
      </w:r>
    </w:p>
    <w:p w14:paraId="36636D33" w14:textId="77777777" w:rsidR="00723773" w:rsidRPr="00A70B6E" w:rsidRDefault="00874591" w:rsidP="00BB5655">
      <w:pPr>
        <w:pStyle w:val="Heading2"/>
      </w:pPr>
      <w:bookmarkStart w:id="28" w:name="_kncwpiu8qj9q" w:colFirst="0" w:colLast="0"/>
      <w:bookmarkEnd w:id="28"/>
      <w:r w:rsidRPr="00A70B6E">
        <w:t>Study area</w:t>
      </w:r>
    </w:p>
    <w:p w14:paraId="5ECF60A5" w14:textId="22CD304C" w:rsidR="00274537" w:rsidRPr="00A70B6E" w:rsidRDefault="00874591" w:rsidP="00CA4945">
      <w:pPr>
        <w:spacing w:before="200" w:line="360" w:lineRule="auto"/>
        <w:contextualSpacing/>
        <w:rPr>
          <w:lang w:val="en-US"/>
        </w:rPr>
      </w:pPr>
      <w:bookmarkStart w:id="29" w:name="_a71bbqx0je6i" w:colFirst="0" w:colLast="0"/>
      <w:bookmarkEnd w:id="29"/>
      <w:r w:rsidRPr="00A70B6E">
        <w:rPr>
          <w:lang w:val="en-US"/>
        </w:rPr>
        <w:t xml:space="preserve">The Bering Sea </w:t>
      </w:r>
      <w:r w:rsidR="00794004" w:rsidRPr="00A70B6E">
        <w:rPr>
          <w:lang w:val="en-US"/>
        </w:rPr>
        <w:t>lies between the temperate North Pacific Ocean and the arctic waters of the Chukchi Sea</w:t>
      </w:r>
      <w:r w:rsidR="002C6F48" w:rsidRPr="00A70B6E">
        <w:rPr>
          <w:lang w:val="en-US"/>
        </w:rPr>
        <w:t xml:space="preserve">. </w:t>
      </w:r>
      <w:r w:rsidR="006E034B" w:rsidRPr="00A70B6E">
        <w:rPr>
          <w:lang w:val="en-US"/>
        </w:rPr>
        <w:t xml:space="preserve">It spans </w:t>
      </w:r>
      <w:r w:rsidR="00274537" w:rsidRPr="00A70B6E">
        <w:rPr>
          <w:highlight w:val="yellow"/>
          <w:lang w:val="en-US"/>
        </w:rPr>
        <w:t>1</w:t>
      </w:r>
      <w:r w:rsidR="003D4812" w:rsidRPr="00A70B6E">
        <w:rPr>
          <w:highlight w:val="yellow"/>
          <w:lang w:val="en-US"/>
        </w:rPr>
        <w:t>3</w:t>
      </w:r>
      <w:r w:rsidR="00274537" w:rsidRPr="00A70B6E">
        <w:rPr>
          <w:highlight w:val="yellow"/>
          <w:lang w:val="en-US"/>
        </w:rPr>
        <w:t xml:space="preserve"> degrees of latitude</w:t>
      </w:r>
      <w:r w:rsidR="00274537" w:rsidRPr="00A70B6E">
        <w:rPr>
          <w:lang w:val="en-US"/>
        </w:rPr>
        <w:t xml:space="preserve"> and extends more than 1,</w:t>
      </w:r>
      <w:r w:rsidR="00BF5CA0" w:rsidRPr="00A70B6E">
        <w:rPr>
          <w:lang w:val="en-US"/>
        </w:rPr>
        <w:t>5</w:t>
      </w:r>
      <w:r w:rsidR="00274537" w:rsidRPr="00A70B6E">
        <w:rPr>
          <w:lang w:val="en-US"/>
        </w:rPr>
        <w:t xml:space="preserve">00 kilometers from Alaska (USA) to Russia </w:t>
      </w:r>
      <w:r w:rsidR="00274537" w:rsidRPr="00A70B6E">
        <w:rPr>
          <w:highlight w:val="yellow"/>
          <w:lang w:val="en-US"/>
        </w:rPr>
        <w:t>(Fig</w:t>
      </w:r>
      <w:r w:rsidR="009E27C5" w:rsidRPr="00A70B6E">
        <w:rPr>
          <w:highlight w:val="yellow"/>
          <w:lang w:val="en-US"/>
        </w:rPr>
        <w:t>ure</w:t>
      </w:r>
      <w:r w:rsidR="00274537" w:rsidRPr="00A70B6E">
        <w:rPr>
          <w:highlight w:val="yellow"/>
          <w:lang w:val="en-US"/>
        </w:rPr>
        <w:t xml:space="preserve"> 1)</w:t>
      </w:r>
      <w:r w:rsidR="00274537" w:rsidRPr="00A70B6E">
        <w:rPr>
          <w:lang w:val="en-US"/>
        </w:rPr>
        <w:t xml:space="preserve">. This large, dynamic ecosystem boasts some of the highest level of marine productivity in the world, </w:t>
      </w:r>
      <w:r w:rsidR="00A430E8" w:rsidRPr="00A70B6E">
        <w:rPr>
          <w:lang w:val="en-US"/>
        </w:rPr>
        <w:t xml:space="preserve">supporting a US $1 billion commercial fishery and </w:t>
      </w:r>
      <w:r w:rsidR="00274537" w:rsidRPr="00A70B6E">
        <w:rPr>
          <w:lang w:val="en-US"/>
        </w:rPr>
        <w:t xml:space="preserve">providing the U.S. with </w:t>
      </w:r>
      <w:r w:rsidR="00A430E8" w:rsidRPr="00A70B6E">
        <w:rPr>
          <w:lang w:val="en-US"/>
        </w:rPr>
        <w:t>50% of its wild-caught seafood</w:t>
      </w:r>
      <w:r w:rsidR="00274537" w:rsidRPr="00A70B6E">
        <w:rPr>
          <w:lang w:val="en-US"/>
        </w:rPr>
        <w:t xml:space="preserve"> (</w:t>
      </w:r>
      <w:r w:rsidR="00274537" w:rsidRPr="00A70B6E">
        <w:rPr>
          <w:highlight w:val="yellow"/>
          <w:lang w:val="en-US"/>
        </w:rPr>
        <w:t>XXX</w:t>
      </w:r>
      <w:r w:rsidR="00274537" w:rsidRPr="00A70B6E">
        <w:rPr>
          <w:lang w:val="en-US"/>
        </w:rPr>
        <w:t>). The Bering Sea is comprised of a deep-water basin, an extensive and highly productive eastern continental shelf, and a narrow western shelf (Fig. 1</w:t>
      </w:r>
      <w:r w:rsidR="00B971EB" w:rsidRPr="00A70B6E">
        <w:rPr>
          <w:lang w:val="en-US"/>
        </w:rPr>
        <w:t xml:space="preserve">) </w:t>
      </w:r>
      <w:r w:rsidR="00B971EB" w:rsidRPr="00A70B6E">
        <w:rPr>
          <w:lang w:val="en-US"/>
        </w:rPr>
        <w:fldChar w:fldCharType="begin" w:fldLock="1"/>
      </w:r>
      <w:r w:rsidR="00A05012" w:rsidRPr="00A70B6E">
        <w:rPr>
          <w:lang w:val="en-US"/>
        </w:rPr>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rsidRPr="00A70B6E">
        <w:rPr>
          <w:lang w:val="en-US"/>
        </w:rPr>
        <w:fldChar w:fldCharType="separate"/>
      </w:r>
      <w:r w:rsidR="00631367" w:rsidRPr="00A70B6E">
        <w:rPr>
          <w:noProof/>
          <w:lang w:val="en-US"/>
        </w:rPr>
        <w:t>(Stabeno et al. 1999)</w:t>
      </w:r>
      <w:r w:rsidR="00B971EB" w:rsidRPr="00A70B6E">
        <w:rPr>
          <w:lang w:val="en-US"/>
        </w:rPr>
        <w:fldChar w:fldCharType="end"/>
      </w:r>
      <w:r w:rsidR="00274537" w:rsidRPr="00A70B6E">
        <w:rPr>
          <w:lang w:val="en-US"/>
        </w:rPr>
        <w:t xml:space="preserve">. </w:t>
      </w:r>
      <w:r w:rsidR="005810E2" w:rsidRPr="00A70B6E">
        <w:rPr>
          <w:lang w:val="en-US"/>
        </w:rPr>
        <w:t>W</w:t>
      </w:r>
      <w:r w:rsidR="00274537" w:rsidRPr="00A70B6E">
        <w:rPr>
          <w:lang w:val="en-US"/>
        </w:rPr>
        <w:t>e restricted our</w:t>
      </w:r>
      <w:r w:rsidR="005810E2" w:rsidRPr="00A70B6E">
        <w:rPr>
          <w:lang w:val="en-US"/>
        </w:rPr>
        <w:t xml:space="preserve"> analyses</w:t>
      </w:r>
      <w:r w:rsidR="00274537" w:rsidRPr="00A70B6E">
        <w:rPr>
          <w:lang w:val="en-US"/>
        </w:rPr>
        <w:t xml:space="preserve"> </w:t>
      </w:r>
      <w:r w:rsidR="00A22224" w:rsidRPr="00A70B6E">
        <w:rPr>
          <w:lang w:val="en-US"/>
        </w:rPr>
        <w:t xml:space="preserve">to the two continental shelves </w:t>
      </w:r>
      <w:r w:rsidR="005810E2" w:rsidRPr="00A70B6E">
        <w:rPr>
          <w:lang w:val="en-US"/>
        </w:rPr>
        <w:t>(</w:t>
      </w:r>
      <w:r w:rsidR="00274537" w:rsidRPr="00A70B6E">
        <w:rPr>
          <w:lang w:val="en-US"/>
        </w:rPr>
        <w:t>depths &lt; 200 meters</w:t>
      </w:r>
      <w:r w:rsidR="00A22224" w:rsidRPr="00A70B6E">
        <w:rPr>
          <w:lang w:val="en-US"/>
        </w:rPr>
        <w:t xml:space="preserve"> (m</w:t>
      </w:r>
      <w:r w:rsidR="00274537" w:rsidRPr="00A70B6E">
        <w:rPr>
          <w:lang w:val="en-US"/>
        </w:rPr>
        <w:t>)</w:t>
      </w:r>
      <w:r w:rsidR="005810E2" w:rsidRPr="00A70B6E">
        <w:rPr>
          <w:lang w:val="en-US"/>
        </w:rPr>
        <w:t>)</w:t>
      </w:r>
      <w:r w:rsidR="00274537" w:rsidRPr="00A70B6E">
        <w:rPr>
          <w:lang w:val="en-US"/>
        </w:rPr>
        <w:t xml:space="preserve"> because most </w:t>
      </w:r>
      <w:r w:rsidR="005810E2" w:rsidRPr="00A70B6E">
        <w:rPr>
          <w:lang w:val="en-US"/>
        </w:rPr>
        <w:t>NIS</w:t>
      </w:r>
      <w:r w:rsidR="00274537" w:rsidRPr="00A70B6E">
        <w:rPr>
          <w:lang w:val="en-US"/>
        </w:rPr>
        <w:t xml:space="preserve"> invade near-shore habitats </w:t>
      </w:r>
      <w:r w:rsidR="009A7F3D" w:rsidRPr="00A70B6E">
        <w:rPr>
          <w:lang w:val="en-US"/>
        </w:rPr>
        <w:fldChar w:fldCharType="begin" w:fldLock="1"/>
      </w:r>
      <w:r w:rsidR="009A7F3D" w:rsidRPr="00A70B6E">
        <w:rPr>
          <w:lang w:val="en-US"/>
        </w:rPr>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rsidRPr="00A70B6E">
        <w:rPr>
          <w:lang w:val="en-US"/>
        </w:rPr>
        <w:fldChar w:fldCharType="separate"/>
      </w:r>
      <w:r w:rsidR="009A7F3D" w:rsidRPr="00A70B6E">
        <w:rPr>
          <w:noProof/>
          <w:lang w:val="en-US"/>
        </w:rPr>
        <w:t>(Ruiz et al. 2015)</w:t>
      </w:r>
      <w:r w:rsidR="009A7F3D" w:rsidRPr="00A70B6E">
        <w:rPr>
          <w:lang w:val="en-US"/>
        </w:rPr>
        <w:fldChar w:fldCharType="end"/>
      </w:r>
      <w:r w:rsidR="00274537" w:rsidRPr="00A70B6E">
        <w:rPr>
          <w:lang w:val="en-US"/>
        </w:rPr>
        <w:t xml:space="preserve">. Only four </w:t>
      </w:r>
      <w:r w:rsidR="005810E2" w:rsidRPr="00A70B6E">
        <w:rPr>
          <w:lang w:val="en-US"/>
        </w:rPr>
        <w:t>NIS</w:t>
      </w:r>
      <w:r w:rsidR="00274537" w:rsidRPr="00A70B6E">
        <w:rPr>
          <w:lang w:val="en-US"/>
        </w:rPr>
        <w:t xml:space="preserve"> have been reported in the Bering Sea: </w:t>
      </w:r>
      <w:proofErr w:type="spellStart"/>
      <w:r w:rsidR="00274537" w:rsidRPr="00A70B6E">
        <w:rPr>
          <w:i/>
          <w:lang w:val="en-US"/>
        </w:rPr>
        <w:t>Alosa</w:t>
      </w:r>
      <w:proofErr w:type="spellEnd"/>
      <w:r w:rsidR="00274537" w:rsidRPr="00A70B6E">
        <w:rPr>
          <w:i/>
          <w:lang w:val="en-US"/>
        </w:rPr>
        <w:t xml:space="preserve"> </w:t>
      </w:r>
      <w:proofErr w:type="spellStart"/>
      <w:r w:rsidR="00274537" w:rsidRPr="00A70B6E">
        <w:rPr>
          <w:i/>
          <w:lang w:val="en-US"/>
        </w:rPr>
        <w:t>sapidissima</w:t>
      </w:r>
      <w:proofErr w:type="spellEnd"/>
      <w:r w:rsidR="00274537" w:rsidRPr="00A70B6E">
        <w:rPr>
          <w:lang w:val="en-US"/>
        </w:rPr>
        <w:t xml:space="preserve">, </w:t>
      </w:r>
      <w:proofErr w:type="spellStart"/>
      <w:r w:rsidR="00274537" w:rsidRPr="00A70B6E">
        <w:rPr>
          <w:i/>
          <w:lang w:val="en-US"/>
        </w:rPr>
        <w:t>Caprella</w:t>
      </w:r>
      <w:proofErr w:type="spellEnd"/>
      <w:r w:rsidR="00274537" w:rsidRPr="00A70B6E">
        <w:rPr>
          <w:i/>
          <w:lang w:val="en-US"/>
        </w:rPr>
        <w:t xml:space="preserve"> </w:t>
      </w:r>
      <w:proofErr w:type="spellStart"/>
      <w:r w:rsidR="00274537" w:rsidRPr="00A70B6E">
        <w:rPr>
          <w:i/>
          <w:lang w:val="en-US"/>
        </w:rPr>
        <w:t>mutica</w:t>
      </w:r>
      <w:proofErr w:type="spellEnd"/>
      <w:r w:rsidR="00274537" w:rsidRPr="00A70B6E">
        <w:rPr>
          <w:lang w:val="en-US"/>
        </w:rPr>
        <w:t xml:space="preserve">, </w:t>
      </w:r>
      <w:r w:rsidR="00274537" w:rsidRPr="00A70B6E">
        <w:rPr>
          <w:i/>
          <w:lang w:val="en-US"/>
        </w:rPr>
        <w:t xml:space="preserve">Mya </w:t>
      </w:r>
      <w:proofErr w:type="spellStart"/>
      <w:r w:rsidR="00274537" w:rsidRPr="00A70B6E">
        <w:rPr>
          <w:i/>
          <w:lang w:val="en-US"/>
        </w:rPr>
        <w:t>arenaria</w:t>
      </w:r>
      <w:proofErr w:type="spellEnd"/>
      <w:r w:rsidR="00274537" w:rsidRPr="00A70B6E">
        <w:rPr>
          <w:lang w:val="en-US"/>
        </w:rPr>
        <w:t xml:space="preserve">, and </w:t>
      </w:r>
      <w:r w:rsidR="00274537" w:rsidRPr="00A70B6E">
        <w:rPr>
          <w:i/>
          <w:lang w:val="en-US"/>
        </w:rPr>
        <w:t xml:space="preserve">Salmo </w:t>
      </w:r>
      <w:proofErr w:type="spellStart"/>
      <w:r w:rsidR="00274537" w:rsidRPr="00A70B6E">
        <w:rPr>
          <w:i/>
          <w:lang w:val="en-US"/>
        </w:rPr>
        <w:t>salar</w:t>
      </w:r>
      <w:proofErr w:type="spellEnd"/>
      <w:r w:rsidR="00514A02" w:rsidRPr="00A70B6E">
        <w:rPr>
          <w:lang w:val="en-US"/>
        </w:rPr>
        <w:t xml:space="preserve"> (</w:t>
      </w:r>
      <w:proofErr w:type="spellStart"/>
      <w:r w:rsidR="00514A02" w:rsidRPr="00A70B6E">
        <w:rPr>
          <w:lang w:val="en-US"/>
        </w:rPr>
        <w:t>Fofonoff</w:t>
      </w:r>
      <w:proofErr w:type="spellEnd"/>
      <w:r w:rsidR="00514A02" w:rsidRPr="00A70B6E">
        <w:rPr>
          <w:lang w:val="en-US"/>
        </w:rPr>
        <w:t xml:space="preserve"> et al. 2003</w:t>
      </w:r>
      <w:r w:rsidR="00BF1ED0" w:rsidRPr="00A70B6E">
        <w:rPr>
          <w:lang w:val="en-US"/>
        </w:rPr>
        <w:t xml:space="preserve">; see Powers et al. </w:t>
      </w:r>
      <w:r w:rsidR="00BF1ED0" w:rsidRPr="00A70B6E">
        <w:rPr>
          <w:lang w:val="en-US"/>
        </w:rPr>
        <w:fldChar w:fldCharType="begin" w:fldLock="1"/>
      </w:r>
      <w:r w:rsidR="00B9410D" w:rsidRPr="00A70B6E">
        <w:rPr>
          <w:lang w:val="en-US"/>
        </w:rPr>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rsidRPr="00A70B6E">
        <w:rPr>
          <w:lang w:val="en-US"/>
        </w:rPr>
        <w:fldChar w:fldCharType="separate"/>
      </w:r>
      <w:r w:rsidR="00BF1ED0" w:rsidRPr="00A70B6E">
        <w:rPr>
          <w:noProof/>
          <w:lang w:val="en-US"/>
        </w:rPr>
        <w:t>(2006)</w:t>
      </w:r>
      <w:r w:rsidR="00BF1ED0" w:rsidRPr="00A70B6E">
        <w:rPr>
          <w:lang w:val="en-US"/>
        </w:rPr>
        <w:fldChar w:fldCharType="end"/>
      </w:r>
      <w:r w:rsidR="00BF1ED0" w:rsidRPr="00A70B6E">
        <w:rPr>
          <w:lang w:val="en-US"/>
        </w:rPr>
        <w:t xml:space="preserve"> for a discussion on the history of </w:t>
      </w:r>
      <w:r w:rsidR="00BF1ED0" w:rsidRPr="00A70B6E">
        <w:rPr>
          <w:i/>
          <w:lang w:val="en-US"/>
        </w:rPr>
        <w:t xml:space="preserve">M. </w:t>
      </w:r>
      <w:proofErr w:type="spellStart"/>
      <w:r w:rsidR="00BF1ED0" w:rsidRPr="00A70B6E">
        <w:rPr>
          <w:i/>
          <w:lang w:val="en-US"/>
        </w:rPr>
        <w:t>arenaria</w:t>
      </w:r>
      <w:proofErr w:type="spellEnd"/>
      <w:r w:rsidR="00BF1ED0" w:rsidRPr="00A70B6E">
        <w:rPr>
          <w:i/>
          <w:lang w:val="en-US"/>
        </w:rPr>
        <w:t xml:space="preserve"> </w:t>
      </w:r>
      <w:r w:rsidR="00BF1ED0" w:rsidRPr="00A70B6E">
        <w:rPr>
          <w:lang w:val="en-US"/>
        </w:rPr>
        <w:t>in Alaska</w:t>
      </w:r>
      <w:r w:rsidR="00514A02" w:rsidRPr="00A70B6E">
        <w:rPr>
          <w:lang w:val="en-US"/>
        </w:rPr>
        <w:t>)</w:t>
      </w:r>
      <w:r w:rsidR="00274537" w:rsidRPr="00A70B6E">
        <w:rPr>
          <w:lang w:val="en-US"/>
        </w:rPr>
        <w:t xml:space="preserve">. Of these, only </w:t>
      </w:r>
      <w:r w:rsidR="00274537" w:rsidRPr="00A70B6E">
        <w:rPr>
          <w:i/>
          <w:lang w:val="en-US"/>
        </w:rPr>
        <w:t xml:space="preserve">C. </w:t>
      </w:r>
      <w:proofErr w:type="spellStart"/>
      <w:r w:rsidR="00274537" w:rsidRPr="00A70B6E">
        <w:rPr>
          <w:i/>
          <w:lang w:val="en-US"/>
        </w:rPr>
        <w:t>mutica</w:t>
      </w:r>
      <w:proofErr w:type="spellEnd"/>
      <w:r w:rsidR="00274537" w:rsidRPr="00A70B6E">
        <w:rPr>
          <w:i/>
          <w:lang w:val="en-US"/>
        </w:rPr>
        <w:t xml:space="preserve"> </w:t>
      </w:r>
      <w:r w:rsidR="00274537" w:rsidRPr="00A70B6E">
        <w:rPr>
          <w:lang w:val="en-US"/>
        </w:rPr>
        <w:t xml:space="preserve">and </w:t>
      </w:r>
      <w:r w:rsidR="00274537" w:rsidRPr="00A70B6E">
        <w:rPr>
          <w:i/>
          <w:lang w:val="en-US"/>
        </w:rPr>
        <w:t xml:space="preserve">M. </w:t>
      </w:r>
      <w:proofErr w:type="spellStart"/>
      <w:r w:rsidR="00274537" w:rsidRPr="00A70B6E">
        <w:rPr>
          <w:i/>
          <w:lang w:val="en-US"/>
        </w:rPr>
        <w:t>arenaria</w:t>
      </w:r>
      <w:proofErr w:type="spellEnd"/>
      <w:r w:rsidR="00274537" w:rsidRPr="00A70B6E">
        <w:rPr>
          <w:i/>
          <w:lang w:val="en-US"/>
        </w:rPr>
        <w:t xml:space="preserve"> </w:t>
      </w:r>
      <w:r w:rsidR="00274537" w:rsidRPr="00A70B6E">
        <w:rPr>
          <w:lang w:val="en-US"/>
        </w:rPr>
        <w:t>have established populations</w:t>
      </w:r>
      <w:r w:rsidR="00514A02" w:rsidRPr="00A70B6E">
        <w:rPr>
          <w:lang w:val="en-US"/>
        </w:rPr>
        <w:t xml:space="preserve"> </w:t>
      </w:r>
      <w:r w:rsidR="00514A02" w:rsidRPr="00A70B6E">
        <w:rPr>
          <w:lang w:val="en-US"/>
        </w:rPr>
        <w:fldChar w:fldCharType="begin" w:fldLock="1"/>
      </w:r>
      <w:r w:rsidR="00BF1ED0" w:rsidRPr="00A70B6E">
        <w:rPr>
          <w:lang w:val="en-US"/>
        </w:rPr>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rsidRPr="00A70B6E">
        <w:rPr>
          <w:lang w:val="en-US"/>
        </w:rPr>
        <w:fldChar w:fldCharType="separate"/>
      </w:r>
      <w:r w:rsidR="00514A02" w:rsidRPr="00A70B6E">
        <w:rPr>
          <w:noProof/>
          <w:lang w:val="en-US"/>
        </w:rPr>
        <w:t>(Ashton et al. 2008)</w:t>
      </w:r>
      <w:r w:rsidR="00514A02" w:rsidRPr="00A70B6E">
        <w:rPr>
          <w:lang w:val="en-US"/>
        </w:rPr>
        <w:fldChar w:fldCharType="end"/>
      </w:r>
      <w:r w:rsidR="00274537" w:rsidRPr="00A70B6E">
        <w:rPr>
          <w:lang w:val="en-US"/>
        </w:rPr>
        <w:t>.</w:t>
      </w:r>
      <w:r w:rsidR="005810E2" w:rsidRPr="00A70B6E">
        <w:rPr>
          <w:lang w:val="en-US"/>
        </w:rPr>
        <w:t xml:space="preserve"> </w:t>
      </w:r>
      <w:r w:rsidR="008D1449" w:rsidRPr="00477824">
        <w:rPr>
          <w:highlight w:val="cyan"/>
          <w:lang w:val="en-US"/>
        </w:rPr>
        <w:t xml:space="preserve">Most </w:t>
      </w:r>
      <w:r w:rsidR="005810E2" w:rsidRPr="00477824">
        <w:rPr>
          <w:highlight w:val="cyan"/>
          <w:lang w:val="en-US"/>
        </w:rPr>
        <w:t xml:space="preserve">vessel traffic </w:t>
      </w:r>
      <w:r w:rsidR="008D1449" w:rsidRPr="00477824">
        <w:rPr>
          <w:highlight w:val="cyan"/>
          <w:lang w:val="en-US"/>
        </w:rPr>
        <w:t xml:space="preserve">in the Bering Sea comes from commercial vessels, specifically traffic </w:t>
      </w:r>
      <w:r w:rsidR="005810E2" w:rsidRPr="00477824">
        <w:rPr>
          <w:highlight w:val="cyan"/>
          <w:lang w:val="en-US"/>
        </w:rPr>
        <w:t>from oil tankers</w:t>
      </w:r>
    </w:p>
    <w:p w14:paraId="120A962E" w14:textId="5DE1BDD1" w:rsidR="00723773" w:rsidRPr="00A70B6E" w:rsidRDefault="00BB5655" w:rsidP="00BB5655">
      <w:pPr>
        <w:pStyle w:val="Heading2"/>
      </w:pPr>
      <w:bookmarkStart w:id="30" w:name="_hngxq6xkmksq" w:colFirst="0" w:colLast="0"/>
      <w:bookmarkStart w:id="31" w:name="_7quuthb2m275" w:colFirst="0" w:colLast="0"/>
      <w:bookmarkEnd w:id="30"/>
      <w:bookmarkEnd w:id="31"/>
      <w:r w:rsidRPr="00A70B6E">
        <w:t xml:space="preserve">Defining </w:t>
      </w:r>
      <w:r w:rsidR="004D0EA5" w:rsidRPr="00A70B6E">
        <w:t xml:space="preserve">taxa-specific </w:t>
      </w:r>
      <w:r w:rsidRPr="00A70B6E">
        <w:t>tolerances</w:t>
      </w:r>
    </w:p>
    <w:p w14:paraId="78B77499" w14:textId="0921DA5F" w:rsidR="00411758" w:rsidRPr="00A70B6E" w:rsidRDefault="003C5649" w:rsidP="003C5649">
      <w:pPr>
        <w:spacing w:line="360" w:lineRule="auto"/>
        <w:contextualSpacing/>
        <w:rPr>
          <w:lang w:val="en-US"/>
        </w:rPr>
      </w:pPr>
      <w:r w:rsidRPr="00A70B6E">
        <w:rPr>
          <w:lang w:val="en-US"/>
        </w:rPr>
        <w:t xml:space="preserve">As part of a larger risk assessment project (Reimer et al. 2017), we compiled </w:t>
      </w:r>
      <w:r w:rsidR="000A2F1F" w:rsidRPr="00A70B6E">
        <w:rPr>
          <w:lang w:val="en-US"/>
        </w:rPr>
        <w:t xml:space="preserve">temperature (T) and salinity (S) thresholds </w:t>
      </w:r>
      <w:r w:rsidRPr="00A70B6E">
        <w:rPr>
          <w:lang w:val="en-US"/>
        </w:rPr>
        <w:t>for</w:t>
      </w:r>
      <w:r w:rsidR="000A2F1F" w:rsidRPr="00A70B6E">
        <w:rPr>
          <w:lang w:val="en-US"/>
        </w:rPr>
        <w:t xml:space="preserve"> </w:t>
      </w:r>
      <w:r w:rsidR="005810E2" w:rsidRPr="00A70B6E">
        <w:rPr>
          <w:lang w:val="en-US"/>
        </w:rPr>
        <w:t>NIS</w:t>
      </w:r>
      <w:r w:rsidR="000A2F1F" w:rsidRPr="00A70B6E">
        <w:rPr>
          <w:lang w:val="en-US"/>
        </w:rPr>
        <w:t xml:space="preserve"> t</w:t>
      </w:r>
      <w:r w:rsidRPr="00A70B6E">
        <w:rPr>
          <w:lang w:val="en-US"/>
        </w:rPr>
        <w:t>hat currently occur in the Bering Sea</w:t>
      </w:r>
      <w:r w:rsidR="007809B2">
        <w:rPr>
          <w:lang w:val="en-US"/>
        </w:rPr>
        <w:t xml:space="preserve"> or </w:t>
      </w:r>
      <w:r w:rsidRPr="00A70B6E">
        <w:rPr>
          <w:lang w:val="en-US"/>
        </w:rPr>
        <w:t>nearby marine ecoregions (</w:t>
      </w:r>
      <w:proofErr w:type="spellStart"/>
      <w:r w:rsidRPr="00A70B6E">
        <w:rPr>
          <w:i/>
          <w:lang w:val="en-US"/>
        </w:rPr>
        <w:t>sensu</w:t>
      </w:r>
      <w:proofErr w:type="spellEnd"/>
      <w:r w:rsidRPr="00A70B6E">
        <w:rPr>
          <w:i/>
          <w:lang w:val="en-US"/>
        </w:rPr>
        <w:t xml:space="preserve"> </w:t>
      </w:r>
      <w:r w:rsidRPr="00A70B6E">
        <w:rPr>
          <w:lang w:val="en-US"/>
        </w:rPr>
        <w:t xml:space="preserve">Spalding et al. 2007). The taxa list was developed by downloading and digitizing occurrence records from the National Exotic Marine and Estuarine Species Information System (NEMESIS; </w:t>
      </w:r>
      <w:commentRangeStart w:id="32"/>
      <w:proofErr w:type="spellStart"/>
      <w:r w:rsidRPr="00A70B6E">
        <w:rPr>
          <w:highlight w:val="yellow"/>
          <w:lang w:val="en-US"/>
        </w:rPr>
        <w:t>Fofonoff</w:t>
      </w:r>
      <w:proofErr w:type="spellEnd"/>
      <w:r w:rsidRPr="00A70B6E">
        <w:rPr>
          <w:highlight w:val="yellow"/>
          <w:lang w:val="en-US"/>
        </w:rPr>
        <w:t xml:space="preserve"> et al. 2003</w:t>
      </w:r>
      <w:commentRangeEnd w:id="32"/>
      <w:r w:rsidRPr="00A70B6E">
        <w:rPr>
          <w:rStyle w:val="CommentReference"/>
          <w:rFonts w:ascii="Arial" w:eastAsia="Arial" w:hAnsi="Arial" w:cs="Arial"/>
          <w:color w:val="000000"/>
          <w:lang w:val="en-US" w:eastAsia="en-US"/>
        </w:rPr>
        <w:commentReference w:id="32"/>
      </w:r>
      <w:r w:rsidRPr="00A70B6E">
        <w:rPr>
          <w:lang w:val="en-US"/>
        </w:rPr>
        <w:t>) and the Nonindigenous Aquatic Species Database (</w:t>
      </w:r>
      <w:r w:rsidRPr="00A70B6E">
        <w:rPr>
          <w:highlight w:val="yellow"/>
          <w:lang w:val="en-US"/>
        </w:rPr>
        <w:t>Fuller and Benson 2013</w:t>
      </w:r>
      <w:r w:rsidRPr="00A70B6E">
        <w:rPr>
          <w:lang w:val="en-US"/>
        </w:rPr>
        <w:t xml:space="preserve">). Given the time required for ranking, the list was subset to </w:t>
      </w:r>
      <w:r w:rsidRPr="00A70B6E">
        <w:rPr>
          <w:lang w:val="en-US"/>
        </w:rPr>
        <w:lastRenderedPageBreak/>
        <w:t xml:space="preserve">include only taxa that had been reported no further away than Washington-Oregon border in the east Pacific and the Sea of Japan to the west. Taxa were restricted to </w:t>
      </w:r>
      <w:proofErr w:type="spellStart"/>
      <w:r w:rsidRPr="00A70B6E">
        <w:rPr>
          <w:lang w:val="en-US"/>
        </w:rPr>
        <w:t>euhaline</w:t>
      </w:r>
      <w:proofErr w:type="spellEnd"/>
      <w:r w:rsidRPr="00A70B6E">
        <w:rPr>
          <w:lang w:val="en-US"/>
        </w:rPr>
        <w:t xml:space="preserve"> or euryhaline species with a minimum survival salinity tolerance ≥30 parts per trillion (ppt). The most common taxonomic groups were Crustacea (N=15), Mollusca (N=11), and </w:t>
      </w:r>
      <w:proofErr w:type="spellStart"/>
      <w:r w:rsidRPr="00A70B6E">
        <w:rPr>
          <w:lang w:val="en-US"/>
        </w:rPr>
        <w:t>Tunicata</w:t>
      </w:r>
      <w:proofErr w:type="spellEnd"/>
      <w:r w:rsidRPr="00A70B6E">
        <w:rPr>
          <w:lang w:val="en-US"/>
        </w:rPr>
        <w:t xml:space="preserve"> (N=8). Included in this list were two anadromous fish (</w:t>
      </w:r>
      <w:proofErr w:type="spellStart"/>
      <w:r w:rsidRPr="00A70B6E">
        <w:rPr>
          <w:i/>
          <w:lang w:val="en-US"/>
        </w:rPr>
        <w:t>Alosa</w:t>
      </w:r>
      <w:proofErr w:type="spellEnd"/>
      <w:r w:rsidRPr="00A70B6E">
        <w:rPr>
          <w:i/>
          <w:lang w:val="en-US"/>
        </w:rPr>
        <w:t xml:space="preserve"> </w:t>
      </w:r>
      <w:proofErr w:type="spellStart"/>
      <w:r w:rsidRPr="00A70B6E">
        <w:rPr>
          <w:i/>
          <w:lang w:val="en-US"/>
        </w:rPr>
        <w:t>sapidissima</w:t>
      </w:r>
      <w:proofErr w:type="spellEnd"/>
      <w:r w:rsidRPr="00A70B6E">
        <w:rPr>
          <w:i/>
          <w:lang w:val="en-US"/>
        </w:rPr>
        <w:t xml:space="preserve"> </w:t>
      </w:r>
      <w:r w:rsidRPr="00A70B6E">
        <w:rPr>
          <w:lang w:val="en-US"/>
        </w:rPr>
        <w:t xml:space="preserve">and </w:t>
      </w:r>
      <w:r w:rsidRPr="00A70B6E">
        <w:rPr>
          <w:i/>
          <w:lang w:val="en-US"/>
        </w:rPr>
        <w:t xml:space="preserve">Salmo </w:t>
      </w:r>
      <w:proofErr w:type="spellStart"/>
      <w:r w:rsidRPr="00A70B6E">
        <w:rPr>
          <w:i/>
          <w:lang w:val="en-US"/>
        </w:rPr>
        <w:t>salar</w:t>
      </w:r>
      <w:proofErr w:type="spellEnd"/>
      <w:r w:rsidRPr="00A70B6E">
        <w:rPr>
          <w:lang w:val="en-US"/>
        </w:rPr>
        <w:t>), and one catadromous crab (</w:t>
      </w:r>
      <w:proofErr w:type="spellStart"/>
      <w:r w:rsidRPr="00A70B6E">
        <w:rPr>
          <w:i/>
          <w:lang w:val="en-US"/>
        </w:rPr>
        <w:t>Eriocheir</w:t>
      </w:r>
      <w:proofErr w:type="spellEnd"/>
      <w:r w:rsidRPr="00A70B6E">
        <w:rPr>
          <w:i/>
          <w:lang w:val="en-US"/>
        </w:rPr>
        <w:t xml:space="preserve"> </w:t>
      </w:r>
      <w:proofErr w:type="spellStart"/>
      <w:r w:rsidRPr="00A70B6E">
        <w:rPr>
          <w:i/>
          <w:lang w:val="en-US"/>
        </w:rPr>
        <w:t>sinensis</w:t>
      </w:r>
      <w:proofErr w:type="spellEnd"/>
      <w:r w:rsidRPr="00A70B6E">
        <w:rPr>
          <w:lang w:val="en-US"/>
        </w:rPr>
        <w:t>). All taxa used at least one anthropogenic vector (e.g. ballast water, biofouling, intentional introductions) for transport (</w:t>
      </w:r>
      <w:r w:rsidRPr="00A70B6E">
        <w:rPr>
          <w:highlight w:val="yellow"/>
          <w:lang w:val="en-US"/>
        </w:rPr>
        <w:t>Reimer et al. 2017</w:t>
      </w:r>
      <w:r w:rsidRPr="00A70B6E">
        <w:rPr>
          <w:lang w:val="en-US"/>
        </w:rPr>
        <w:t>).</w:t>
      </w:r>
    </w:p>
    <w:p w14:paraId="7A58193D" w14:textId="3402C4BC" w:rsidR="00D1665D" w:rsidRPr="00A70B6E" w:rsidRDefault="003C5649" w:rsidP="001364A9">
      <w:pPr>
        <w:spacing w:line="360" w:lineRule="auto"/>
        <w:contextualSpacing/>
        <w:rPr>
          <w:lang w:val="en-US"/>
        </w:rPr>
      </w:pPr>
      <w:r w:rsidRPr="00A70B6E">
        <w:rPr>
          <w:lang w:val="en-US"/>
        </w:rPr>
        <w:t>We found</w:t>
      </w:r>
      <w:r w:rsidR="000011D7" w:rsidRPr="00A70B6E">
        <w:rPr>
          <w:lang w:val="en-US"/>
        </w:rPr>
        <w:t xml:space="preserve"> taxa-specific T-S survival to</w:t>
      </w:r>
      <w:r w:rsidRPr="00A70B6E">
        <w:rPr>
          <w:lang w:val="en-US"/>
        </w:rPr>
        <w:t>lerances for 42 NIS</w:t>
      </w:r>
      <w:r w:rsidR="000011D7" w:rsidRPr="00A70B6E">
        <w:rPr>
          <w:lang w:val="en-US"/>
        </w:rPr>
        <w:t xml:space="preserve"> </w:t>
      </w:r>
      <w:r w:rsidR="000011D7" w:rsidRPr="00A70B6E">
        <w:rPr>
          <w:highlight w:val="yellow"/>
          <w:lang w:val="en-US"/>
        </w:rPr>
        <w:t>(Appendix A)</w:t>
      </w:r>
      <w:r w:rsidR="000011D7" w:rsidRPr="00A70B6E">
        <w:rPr>
          <w:lang w:val="en-US"/>
        </w:rPr>
        <w:t xml:space="preserve"> and T-S </w:t>
      </w:r>
      <w:commentRangeStart w:id="33"/>
      <w:r w:rsidRPr="00A70B6E">
        <w:rPr>
          <w:highlight w:val="cyan"/>
          <w:lang w:val="en-US"/>
        </w:rPr>
        <w:t>reproductive</w:t>
      </w:r>
      <w:r w:rsidRPr="00A70B6E">
        <w:rPr>
          <w:lang w:val="en-US"/>
        </w:rPr>
        <w:t xml:space="preserve"> </w:t>
      </w:r>
      <w:commentRangeEnd w:id="33"/>
      <w:r w:rsidRPr="00A70B6E">
        <w:rPr>
          <w:rStyle w:val="CommentReference"/>
          <w:rFonts w:ascii="Arial" w:eastAsia="Arial" w:hAnsi="Arial" w:cs="Arial"/>
          <w:color w:val="000000"/>
          <w:lang w:val="en-US" w:eastAsia="en-US"/>
        </w:rPr>
        <w:commentReference w:id="33"/>
      </w:r>
      <w:r w:rsidRPr="00A70B6E">
        <w:rPr>
          <w:lang w:val="en-US"/>
        </w:rPr>
        <w:t>tolerances for 29 NIS</w:t>
      </w:r>
      <w:r w:rsidR="000011D7" w:rsidRPr="00A70B6E">
        <w:rPr>
          <w:lang w:val="en-US"/>
        </w:rPr>
        <w:t xml:space="preserve"> </w:t>
      </w:r>
      <w:r w:rsidR="000011D7" w:rsidRPr="00A70B6E">
        <w:rPr>
          <w:highlight w:val="yellow"/>
          <w:lang w:val="en-US"/>
        </w:rPr>
        <w:t>(Appendix B)</w:t>
      </w:r>
      <w:r w:rsidR="000011D7" w:rsidRPr="00A70B6E">
        <w:rPr>
          <w:lang w:val="en-US"/>
        </w:rPr>
        <w:t>.</w:t>
      </w:r>
      <w:r w:rsidR="00CB2DA7" w:rsidRPr="00A70B6E">
        <w:rPr>
          <w:lang w:val="en-US"/>
        </w:rPr>
        <w:t xml:space="preserve"> </w:t>
      </w:r>
      <w:r w:rsidR="000011D7" w:rsidRPr="00A70B6E">
        <w:rPr>
          <w:lang w:val="en-US"/>
        </w:rPr>
        <w:t xml:space="preserve">We prioritized T-S thresholds from experimental or field-based studies, </w:t>
      </w:r>
      <w:r w:rsidRPr="00A70B6E">
        <w:rPr>
          <w:lang w:val="en-US"/>
        </w:rPr>
        <w:t xml:space="preserve">but </w:t>
      </w:r>
      <w:r w:rsidR="000011D7" w:rsidRPr="00A70B6E">
        <w:rPr>
          <w:lang w:val="en-US"/>
        </w:rPr>
        <w:t>use</w:t>
      </w:r>
      <w:r w:rsidRPr="00A70B6E">
        <w:rPr>
          <w:lang w:val="en-US"/>
        </w:rPr>
        <w:t>d</w:t>
      </w:r>
      <w:r w:rsidR="000011D7" w:rsidRPr="00A70B6E">
        <w:rPr>
          <w:lang w:val="en-US"/>
        </w:rPr>
        <w:t xml:space="preserve"> </w:t>
      </w:r>
      <w:r w:rsidRPr="00A70B6E">
        <w:rPr>
          <w:lang w:val="en-US"/>
        </w:rPr>
        <w:t>data inferred</w:t>
      </w:r>
      <w:r w:rsidR="000011D7" w:rsidRPr="00A70B6E">
        <w:rPr>
          <w:lang w:val="en-US"/>
        </w:rPr>
        <w:t xml:space="preserve"> </w:t>
      </w:r>
      <w:r w:rsidRPr="00A70B6E">
        <w:rPr>
          <w:lang w:val="en-US"/>
        </w:rPr>
        <w:t xml:space="preserve">from geographic distribution </w:t>
      </w:r>
      <w:r w:rsidR="000011D7" w:rsidRPr="00A70B6E">
        <w:rPr>
          <w:lang w:val="en-US"/>
        </w:rPr>
        <w:t>when necessary because we considered this source of data to be superior to no data.</w:t>
      </w:r>
      <w:r w:rsidR="00CB2DA7" w:rsidRPr="00A70B6E">
        <w:rPr>
          <w:lang w:val="en-US"/>
        </w:rPr>
        <w:t xml:space="preserve"> </w:t>
      </w:r>
      <w:r w:rsidR="007535BA" w:rsidRPr="00A70B6E">
        <w:rPr>
          <w:lang w:val="en-US"/>
        </w:rPr>
        <w:t xml:space="preserve">Survival thresholds were intended to represent the broadest range of temperatures and salinities that a given taxon could tolerate. </w:t>
      </w:r>
      <w:r w:rsidRPr="00A70B6E">
        <w:rPr>
          <w:lang w:val="en-US"/>
        </w:rPr>
        <w:t>S</w:t>
      </w:r>
      <w:r w:rsidR="00EE4709" w:rsidRPr="00A70B6E">
        <w:rPr>
          <w:lang w:val="en-US"/>
        </w:rPr>
        <w:t xml:space="preserve">urvival thresholds </w:t>
      </w:r>
      <w:r w:rsidRPr="00A70B6E">
        <w:rPr>
          <w:lang w:val="en-US"/>
        </w:rPr>
        <w:t xml:space="preserve">were therefore </w:t>
      </w:r>
      <w:proofErr w:type="spellStart"/>
      <w:r w:rsidRPr="00A70B6E">
        <w:rPr>
          <w:lang w:val="en-US"/>
        </w:rPr>
        <w:t>defned</w:t>
      </w:r>
      <w:proofErr w:type="spellEnd"/>
      <w:r w:rsidRPr="00A70B6E">
        <w:rPr>
          <w:lang w:val="en-US"/>
        </w:rPr>
        <w:t xml:space="preserve"> </w:t>
      </w:r>
      <w:r w:rsidR="00EE4709" w:rsidRPr="00A70B6E">
        <w:rPr>
          <w:lang w:val="en-US"/>
        </w:rPr>
        <w:t xml:space="preserve">as the absolute minimum and maximum </w:t>
      </w:r>
      <w:r w:rsidR="007535BA" w:rsidRPr="00A70B6E">
        <w:rPr>
          <w:lang w:val="en-US"/>
        </w:rPr>
        <w:t xml:space="preserve">values </w:t>
      </w:r>
      <w:r w:rsidR="00EE4709" w:rsidRPr="00A70B6E">
        <w:rPr>
          <w:lang w:val="en-US"/>
        </w:rPr>
        <w:t xml:space="preserve">reported for that taxon, irrespective of life stage and geography. </w:t>
      </w:r>
      <w:r w:rsidR="007535BA" w:rsidRPr="00A70B6E">
        <w:rPr>
          <w:lang w:val="en-US"/>
        </w:rPr>
        <w:t xml:space="preserve">In contrast, </w:t>
      </w:r>
      <w:r w:rsidR="007535BA" w:rsidRPr="00A70B6E">
        <w:rPr>
          <w:highlight w:val="cyan"/>
          <w:lang w:val="en-US"/>
        </w:rPr>
        <w:t>establishment</w:t>
      </w:r>
      <w:r w:rsidR="007535BA" w:rsidRPr="00A70B6E">
        <w:rPr>
          <w:lang w:val="en-US"/>
        </w:rPr>
        <w:t xml:space="preserve"> thresholds</w:t>
      </w:r>
      <w:r w:rsidR="00EE4709" w:rsidRPr="00A70B6E">
        <w:rPr>
          <w:lang w:val="en-US"/>
        </w:rPr>
        <w:t xml:space="preserve"> </w:t>
      </w:r>
      <w:r w:rsidR="007535BA" w:rsidRPr="00A70B6E">
        <w:rPr>
          <w:lang w:val="en-US"/>
        </w:rPr>
        <w:t>represent the narrowest T-S range required for</w:t>
      </w:r>
      <w:r w:rsidR="00EE4709" w:rsidRPr="00A70B6E">
        <w:rPr>
          <w:lang w:val="en-US"/>
        </w:rPr>
        <w:t xml:space="preserve"> </w:t>
      </w:r>
      <w:r w:rsidR="007535BA" w:rsidRPr="00A70B6E">
        <w:rPr>
          <w:lang w:val="en-US"/>
        </w:rPr>
        <w:t>growth or reproduction. I</w:t>
      </w:r>
      <w:r w:rsidR="00EE4709" w:rsidRPr="00A70B6E">
        <w:rPr>
          <w:lang w:val="en-US"/>
        </w:rPr>
        <w:t xml:space="preserve">f multiple thresholds were </w:t>
      </w:r>
      <w:r w:rsidR="007535BA" w:rsidRPr="00A70B6E">
        <w:rPr>
          <w:lang w:val="en-US"/>
        </w:rPr>
        <w:t>available (e.g. spawning</w:t>
      </w:r>
      <w:r w:rsidR="00CB2DA7" w:rsidRPr="00A70B6E">
        <w:rPr>
          <w:lang w:val="en-US"/>
        </w:rPr>
        <w:t xml:space="preserve"> versus</w:t>
      </w:r>
      <w:r w:rsidR="007535BA" w:rsidRPr="00A70B6E">
        <w:rPr>
          <w:lang w:val="en-US"/>
        </w:rPr>
        <w:t xml:space="preserve"> larval development), we chose the thresholds associated with the least tolerant life stage</w:t>
      </w:r>
      <w:r w:rsidR="001364A9" w:rsidRPr="00A70B6E">
        <w:rPr>
          <w:lang w:val="en-US"/>
        </w:rPr>
        <w:t>.</w:t>
      </w:r>
    </w:p>
    <w:p w14:paraId="20CD25BC" w14:textId="77777777" w:rsidR="00D1665D" w:rsidRPr="00A70B6E" w:rsidRDefault="00D1665D" w:rsidP="00CA4945">
      <w:pPr>
        <w:spacing w:line="360" w:lineRule="auto"/>
        <w:contextualSpacing/>
        <w:rPr>
          <w:lang w:val="en-US"/>
        </w:rPr>
      </w:pPr>
      <w:r w:rsidRPr="00A70B6E">
        <w:rPr>
          <w:lang w:val="en-US"/>
        </w:rPr>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the maximum temperature threshold was unknown, but survival had been observed in temperatures </w:t>
      </w:r>
      <w:r w:rsidR="00D1665D" w:rsidRPr="00A70B6E">
        <w:rPr>
          <w:rFonts w:ascii="Times New Roman" w:hAnsi="Times New Roman" w:cs="Times New Roman"/>
          <w:sz w:val="24"/>
          <w:szCs w:val="24"/>
        </w:rPr>
        <w:t>that exceeded the</w:t>
      </w:r>
      <w:r w:rsidRPr="00A70B6E">
        <w:rPr>
          <w:rFonts w:ascii="Times New Roman" w:hAnsi="Times New Roman" w:cs="Times New Roman"/>
          <w:sz w:val="24"/>
          <w:szCs w:val="24"/>
        </w:rPr>
        <w:t xml:space="preserve"> Bering Sea</w:t>
      </w:r>
      <w:r w:rsidR="00D1665D" w:rsidRPr="00A70B6E">
        <w:rPr>
          <w:rFonts w:ascii="Times New Roman" w:hAnsi="Times New Roman" w:cs="Times New Roman"/>
          <w:sz w:val="24"/>
          <w:szCs w:val="24"/>
        </w:rPr>
        <w:t xml:space="preserve"> maximum</w:t>
      </w:r>
      <w:r w:rsidRPr="00A70B6E">
        <w:rPr>
          <w:rFonts w:ascii="Times New Roman" w:hAnsi="Times New Roman" w:cs="Times New Roman"/>
          <w:sz w:val="24"/>
          <w:szCs w:val="24"/>
        </w:rPr>
        <w:t xml:space="preserve"> (</w:t>
      </w:r>
      <w:r w:rsidR="00D1665D" w:rsidRPr="00A70B6E">
        <w:rPr>
          <w:rFonts w:ascii="Times New Roman" w:hAnsi="Times New Roman" w:cs="Times New Roman"/>
          <w:sz w:val="24"/>
          <w:szCs w:val="24"/>
        </w:rPr>
        <w:t>~</w:t>
      </w:r>
      <w:r w:rsidRPr="00A70B6E">
        <w:rPr>
          <w:rFonts w:ascii="Times New Roman" w:hAnsi="Times New Roman" w:cs="Times New Roman"/>
          <w:sz w:val="24"/>
          <w:szCs w:val="24"/>
        </w:rPr>
        <w:t xml:space="preserve">17°C), we </w:t>
      </w:r>
      <w:r w:rsidR="00D1665D" w:rsidRPr="00A70B6E">
        <w:rPr>
          <w:rFonts w:ascii="Times New Roman" w:hAnsi="Times New Roman" w:cs="Times New Roman"/>
          <w:sz w:val="24"/>
          <w:szCs w:val="24"/>
        </w:rPr>
        <w:t xml:space="preserve">assigned an arbitrary maximum temperature value of </w:t>
      </w:r>
      <w:r w:rsidRPr="00A70B6E">
        <w:rPr>
          <w:rFonts w:ascii="Times New Roman" w:hAnsi="Times New Roman" w:cs="Times New Roman"/>
          <w:sz w:val="24"/>
          <w:szCs w:val="24"/>
        </w:rPr>
        <w:t>+999 to ensure its inclusion in our analys</w:t>
      </w:r>
      <w:r w:rsidR="00D1665D" w:rsidRPr="00A70B6E">
        <w:rPr>
          <w:rFonts w:ascii="Times New Roman" w:hAnsi="Times New Roman" w:cs="Times New Roman"/>
          <w:sz w:val="24"/>
          <w:szCs w:val="24"/>
        </w:rPr>
        <w:t>e</w:t>
      </w:r>
      <w:r w:rsidRPr="00A70B6E">
        <w:rPr>
          <w:rFonts w:ascii="Times New Roman" w:hAnsi="Times New Roman" w:cs="Times New Roman"/>
          <w:sz w:val="24"/>
          <w:szCs w:val="24"/>
        </w:rPr>
        <w:t>s</w:t>
      </w:r>
      <w:r w:rsidR="00D1665D" w:rsidRPr="00A70B6E">
        <w:rPr>
          <w:rFonts w:ascii="Times New Roman" w:hAnsi="Times New Roman" w:cs="Times New Roman"/>
          <w:sz w:val="24"/>
          <w:szCs w:val="24"/>
        </w:rPr>
        <w:t>.</w:t>
      </w:r>
    </w:p>
    <w:p w14:paraId="5BA5C069" w14:textId="3CFE156A" w:rsidR="00EE4709"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salinity thresholds were </w:t>
      </w:r>
      <w:r w:rsidR="00D1665D" w:rsidRPr="00A70B6E">
        <w:rPr>
          <w:rFonts w:ascii="Times New Roman" w:hAnsi="Times New Roman" w:cs="Times New Roman"/>
          <w:sz w:val="24"/>
          <w:szCs w:val="24"/>
        </w:rPr>
        <w:t>unknown</w:t>
      </w:r>
      <w:r w:rsidRPr="00A70B6E">
        <w:rPr>
          <w:rFonts w:ascii="Times New Roman" w:hAnsi="Times New Roman" w:cs="Times New Roman"/>
          <w:sz w:val="24"/>
          <w:szCs w:val="24"/>
        </w:rPr>
        <w:t xml:space="preserve">, but </w:t>
      </w:r>
      <w:r w:rsidR="00D1665D" w:rsidRPr="00A70B6E">
        <w:rPr>
          <w:rFonts w:ascii="Times New Roman" w:hAnsi="Times New Roman" w:cs="Times New Roman"/>
          <w:sz w:val="24"/>
          <w:szCs w:val="24"/>
        </w:rPr>
        <w:t>the taxon</w:t>
      </w:r>
      <w:r w:rsidRPr="00A70B6E">
        <w:rPr>
          <w:rFonts w:ascii="Times New Roman" w:hAnsi="Times New Roman" w:cs="Times New Roman"/>
          <w:sz w:val="24"/>
          <w:szCs w:val="24"/>
        </w:rPr>
        <w:t xml:space="preserve"> was </w:t>
      </w:r>
      <w:r w:rsidR="00D1665D" w:rsidRPr="00A70B6E">
        <w:rPr>
          <w:rFonts w:ascii="Times New Roman" w:hAnsi="Times New Roman" w:cs="Times New Roman"/>
          <w:sz w:val="24"/>
          <w:szCs w:val="24"/>
        </w:rPr>
        <w:t xml:space="preserve">a marine taxon that had been reported from ecoregions whose salinities were comparable to those of the Bering Sea, </w:t>
      </w:r>
      <w:r w:rsidRPr="00A70B6E">
        <w:rPr>
          <w:rFonts w:ascii="Times New Roman" w:hAnsi="Times New Roman" w:cs="Times New Roman"/>
          <w:sz w:val="24"/>
          <w:szCs w:val="24"/>
        </w:rPr>
        <w:t xml:space="preserve">we set its salinity range to average seawater values (31 to 35 ppt), which would confer salinity survival to </w:t>
      </w:r>
      <w:r w:rsidR="00B905A3" w:rsidRPr="00A70B6E">
        <w:rPr>
          <w:rFonts w:ascii="Times New Roman" w:hAnsi="Times New Roman" w:cs="Times New Roman"/>
          <w:sz w:val="24"/>
          <w:szCs w:val="24"/>
        </w:rPr>
        <w:t>9</w:t>
      </w:r>
      <w:r w:rsidR="00F71DB3" w:rsidRPr="00A70B6E">
        <w:rPr>
          <w:rFonts w:ascii="Times New Roman" w:hAnsi="Times New Roman" w:cs="Times New Roman"/>
          <w:sz w:val="24"/>
          <w:szCs w:val="24"/>
        </w:rPr>
        <w:t>8.8</w:t>
      </w:r>
      <w:r w:rsidR="00B905A3" w:rsidRPr="00A70B6E">
        <w:rPr>
          <w:rFonts w:ascii="Times New Roman" w:hAnsi="Times New Roman" w:cs="Times New Roman"/>
          <w:sz w:val="24"/>
          <w:szCs w:val="24"/>
        </w:rPr>
        <w:t xml:space="preserve">% </w:t>
      </w:r>
      <w:r w:rsidRPr="00A70B6E">
        <w:rPr>
          <w:rFonts w:ascii="Times New Roman" w:hAnsi="Times New Roman" w:cs="Times New Roman"/>
          <w:sz w:val="24"/>
          <w:szCs w:val="24"/>
        </w:rPr>
        <w:t>of the Bering Sea</w:t>
      </w:r>
      <w:r w:rsidR="00B905A3" w:rsidRPr="00A70B6E">
        <w:rPr>
          <w:rFonts w:ascii="Times New Roman" w:hAnsi="Times New Roman" w:cs="Times New Roman"/>
          <w:sz w:val="24"/>
          <w:szCs w:val="24"/>
        </w:rPr>
        <w:t xml:space="preserve"> shelf</w:t>
      </w:r>
      <w:r w:rsidR="00F71DB3" w:rsidRPr="00A70B6E">
        <w:rPr>
          <w:rFonts w:ascii="Times New Roman" w:hAnsi="Times New Roman" w:cs="Times New Roman"/>
          <w:sz w:val="24"/>
          <w:szCs w:val="24"/>
        </w:rPr>
        <w:t>.</w:t>
      </w:r>
    </w:p>
    <w:p w14:paraId="00D35730" w14:textId="0C16B31B" w:rsidR="00723773" w:rsidRPr="00A70B6E" w:rsidRDefault="004D0EA5" w:rsidP="00BB5655">
      <w:pPr>
        <w:pStyle w:val="Heading2"/>
      </w:pPr>
      <w:bookmarkStart w:id="34" w:name="_65lsst1yvtve" w:colFirst="0" w:colLast="0"/>
      <w:bookmarkEnd w:id="34"/>
      <w:r w:rsidRPr="00A70B6E">
        <w:t>Defining temperature and salinity of the Bering Sea</w:t>
      </w:r>
    </w:p>
    <w:p w14:paraId="36C5938C" w14:textId="0EEF9FFB" w:rsidR="001C4E41" w:rsidRPr="00A70B6E" w:rsidRDefault="00560419" w:rsidP="001C4E41">
      <w:pPr>
        <w:spacing w:before="200" w:line="360" w:lineRule="auto"/>
        <w:contextualSpacing/>
        <w:rPr>
          <w:rFonts w:eastAsia="Calibri"/>
          <w:lang w:val="en-US"/>
        </w:rPr>
      </w:pPr>
      <w:r w:rsidRPr="00A70B6E">
        <w:rPr>
          <w:color w:val="000000" w:themeColor="text1"/>
          <w:lang w:val="en-US"/>
        </w:rPr>
        <w:t xml:space="preserve">We compared taxa’s T-S thresholds to </w:t>
      </w:r>
      <w:r w:rsidRPr="00A70B6E">
        <w:rPr>
          <w:lang w:val="en-US"/>
        </w:rPr>
        <w:t xml:space="preserve">T-S values of the Bering Sea, which </w:t>
      </w:r>
      <w:r w:rsidR="00874591" w:rsidRPr="00A70B6E">
        <w:rPr>
          <w:color w:val="000000" w:themeColor="text1"/>
          <w:lang w:val="en-US"/>
        </w:rPr>
        <w:t>were obtained from three Regional Ocean Modeling Systems (ROMS)</w:t>
      </w:r>
      <w:r w:rsidR="007437AB" w:rsidRPr="00A70B6E">
        <w:rPr>
          <w:color w:val="000000" w:themeColor="text1"/>
          <w:lang w:val="en-US"/>
        </w:rPr>
        <w:t xml:space="preserve"> developed by NOAA's Pacific Marine </w:t>
      </w:r>
      <w:r w:rsidR="007437AB" w:rsidRPr="00A70B6E">
        <w:rPr>
          <w:color w:val="000000" w:themeColor="text1"/>
          <w:lang w:val="en-US"/>
        </w:rPr>
        <w:lastRenderedPageBreak/>
        <w:t>Environmental Laboratory (PMEL) </w:t>
      </w:r>
      <w:r w:rsidR="00AF3FE2" w:rsidRPr="00A70B6E">
        <w:rPr>
          <w:color w:val="000000" w:themeColor="text1"/>
          <w:lang w:val="en-US"/>
        </w:rPr>
        <w:fldChar w:fldCharType="begin" w:fldLock="1"/>
      </w:r>
      <w:r w:rsidR="00AF3FE2" w:rsidRPr="00A70B6E">
        <w:rPr>
          <w:color w:val="000000" w:themeColor="text1"/>
          <w:lang w:val="en-US"/>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(Hermann et al. 2013, 2016)</w:t>
      </w:r>
      <w:r w:rsidR="00AF3FE2" w:rsidRPr="00A70B6E">
        <w:rPr>
          <w:color w:val="000000" w:themeColor="text1"/>
          <w:lang w:val="en-US"/>
        </w:rPr>
        <w:fldChar w:fldCharType="end"/>
      </w:r>
      <w:r w:rsidR="00874591" w:rsidRPr="00A70B6E">
        <w:rPr>
          <w:color w:val="000000" w:themeColor="text1"/>
          <w:lang w:val="en-US"/>
        </w:rPr>
        <w:t>. Each ROMS was generated by downscaling one of three general circulation model (GCM): 1) CGCM3-t</w:t>
      </w:r>
      <w:r w:rsidR="001C4E41" w:rsidRPr="00A70B6E">
        <w:rPr>
          <w:color w:val="000000" w:themeColor="text1"/>
          <w:lang w:val="en-US"/>
        </w:rPr>
        <w:t xml:space="preserve">47, 2) ECHO-G, and 3) MIROC3.2, which </w:t>
      </w:r>
      <w:r w:rsidR="00874591" w:rsidRPr="00A70B6E">
        <w:rPr>
          <w:color w:val="000000" w:themeColor="text1"/>
          <w:lang w:val="en-US"/>
        </w:rPr>
        <w:t xml:space="preserve">were </w:t>
      </w:r>
      <w:r w:rsidR="0097269F" w:rsidRPr="00A70B6E">
        <w:rPr>
          <w:color w:val="000000" w:themeColor="text1"/>
          <w:lang w:val="en-US"/>
        </w:rPr>
        <w:t>chosen</w:t>
      </w:r>
      <w:r w:rsidR="00874591" w:rsidRPr="00A70B6E">
        <w:rPr>
          <w:color w:val="000000" w:themeColor="text1"/>
          <w:lang w:val="en-US"/>
        </w:rPr>
        <w:t xml:space="preserve"> for their ability to </w:t>
      </w:r>
      <w:r w:rsidR="009E27C5" w:rsidRPr="00A70B6E">
        <w:rPr>
          <w:color w:val="000000" w:themeColor="text1"/>
          <w:lang w:val="en-US"/>
        </w:rPr>
        <w:t>accurately</w:t>
      </w:r>
      <w:r w:rsidR="0097269F" w:rsidRPr="00A70B6E">
        <w:rPr>
          <w:color w:val="000000" w:themeColor="text1"/>
          <w:lang w:val="en-US"/>
        </w:rPr>
        <w:t xml:space="preserve"> </w:t>
      </w:r>
      <w:r w:rsidR="00874591" w:rsidRPr="00A70B6E">
        <w:rPr>
          <w:color w:val="000000" w:themeColor="text1"/>
          <w:lang w:val="en-US"/>
        </w:rPr>
        <w:t xml:space="preserve">predict observed conditions in the Bering Sea and the northeastern Pacific </w:t>
      </w:r>
      <w:r w:rsidR="001B0CB7" w:rsidRPr="00A70B6E">
        <w:rPr>
          <w:color w:val="000000" w:themeColor="text1"/>
          <w:lang w:val="en-US"/>
        </w:rPr>
        <w:fldChar w:fldCharType="begin" w:fldLock="1"/>
      </w:r>
      <w:r w:rsidR="004D5A7F" w:rsidRPr="00A70B6E">
        <w:rPr>
          <w:color w:val="000000" w:themeColor="text1"/>
          <w:lang w:val="en-US"/>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sidRPr="00A70B6E">
        <w:rPr>
          <w:color w:val="000000" w:themeColor="text1"/>
          <w:lang w:val="en-US"/>
        </w:rPr>
        <w:fldChar w:fldCharType="separate"/>
      </w:r>
      <w:r w:rsidR="001B0CB7" w:rsidRPr="00A70B6E">
        <w:rPr>
          <w:noProof/>
          <w:color w:val="000000" w:themeColor="text1"/>
          <w:lang w:val="en-US"/>
        </w:rPr>
        <w:t>(Wang et al. 2010, Hermann et al. 2016)</w:t>
      </w:r>
      <w:r w:rsidR="001B0CB7" w:rsidRPr="00A70B6E">
        <w:rPr>
          <w:color w:val="000000" w:themeColor="text1"/>
          <w:lang w:val="en-US"/>
        </w:rPr>
        <w:fldChar w:fldCharType="end"/>
      </w:r>
      <w:r w:rsidR="001C4E41" w:rsidRPr="00A70B6E">
        <w:rPr>
          <w:color w:val="000000" w:themeColor="text1"/>
          <w:lang w:val="en-US"/>
        </w:rPr>
        <w:t>.</w:t>
      </w:r>
      <w:r w:rsidR="0097269F" w:rsidRPr="00A70B6E">
        <w:rPr>
          <w:color w:val="000000" w:themeColor="text1"/>
          <w:lang w:val="en-US"/>
        </w:rPr>
        <w:t xml:space="preserve"> </w:t>
      </w:r>
      <w:r w:rsidR="001C4E41" w:rsidRPr="00A70B6E">
        <w:rPr>
          <w:rFonts w:eastAsia="Calibri"/>
          <w:lang w:val="en-US"/>
        </w:rPr>
        <w:t xml:space="preserve">ROMS outputs provide weekly values of temperature and salinity across the Bering Sea with a 6-nautical mile spatial resolution and for 10 vertical depth levels </w:t>
      </w:r>
      <w:r w:rsidR="001C4E41" w:rsidRPr="00A70B6E">
        <w:rPr>
          <w:rFonts w:eastAsia="Calibri"/>
          <w:lang w:val="en-US"/>
        </w:rPr>
        <w:fldChar w:fldCharType="begin" w:fldLock="1"/>
      </w:r>
      <w:r w:rsidR="001C4E41" w:rsidRPr="00A70B6E">
        <w:rPr>
          <w:rFonts w:eastAsia="Calibri"/>
          <w:lang w:val="en-US"/>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A70B6E">
        <w:rPr>
          <w:rFonts w:eastAsia="Calibri"/>
          <w:lang w:val="en-US"/>
        </w:rPr>
        <w:fldChar w:fldCharType="separate"/>
      </w:r>
      <w:r w:rsidR="001C4E41" w:rsidRPr="00A70B6E">
        <w:rPr>
          <w:rFonts w:eastAsia="Calibri"/>
          <w:noProof/>
          <w:lang w:val="en-US"/>
        </w:rPr>
        <w:t>(Hermann et al. 2016)</w:t>
      </w:r>
      <w:r w:rsidR="001C4E41" w:rsidRPr="00A70B6E">
        <w:rPr>
          <w:rFonts w:eastAsia="Calibri"/>
          <w:lang w:val="en-US"/>
        </w:rPr>
        <w:fldChar w:fldCharType="end"/>
      </w:r>
      <w:r w:rsidR="001C4E41" w:rsidRPr="00A70B6E">
        <w:rPr>
          <w:rFonts w:eastAsia="Calibri"/>
          <w:lang w:val="en-US"/>
        </w:rPr>
        <w:t xml:space="preserve">. We restricted our analyses to depths up to 40 m, and summarized the depth dimension for each pixel into a single value by taking the maximum T-S values. </w:t>
      </w:r>
    </w:p>
    <w:p w14:paraId="081B0D7F" w14:textId="77777777" w:rsidR="001C4E41" w:rsidRPr="00A70B6E" w:rsidRDefault="001C4E41" w:rsidP="001C4E41">
      <w:pPr>
        <w:spacing w:before="200" w:line="360" w:lineRule="auto"/>
        <w:contextualSpacing/>
        <w:rPr>
          <w:rFonts w:eastAsia="Calibri"/>
          <w:lang w:val="en-US"/>
        </w:rPr>
      </w:pPr>
    </w:p>
    <w:p w14:paraId="5FA136F1" w14:textId="35F2CF20" w:rsidR="00BB5655" w:rsidRPr="00A70B6E" w:rsidRDefault="001C4E41" w:rsidP="001C4E41">
      <w:pPr>
        <w:spacing w:before="200" w:line="360" w:lineRule="auto"/>
        <w:contextualSpacing/>
        <w:rPr>
          <w:rFonts w:eastAsia="Calibri"/>
          <w:lang w:val="en-US"/>
        </w:rPr>
      </w:pPr>
      <w:r w:rsidRPr="00A70B6E">
        <w:rPr>
          <w:lang w:val="en-US"/>
        </w:rPr>
        <w:t xml:space="preserve">Projections were available for 37 years, from 2003 to 2039. </w:t>
      </w:r>
      <w:r w:rsidRPr="00A70B6E">
        <w:rPr>
          <w:rFonts w:eastAsia="Calibri"/>
          <w:lang w:val="en-US"/>
        </w:rPr>
        <w:t xml:space="preserve">We considered two 10-year study periods: current (2003-2012) and </w:t>
      </w:r>
      <w:commentRangeStart w:id="35"/>
      <w:r w:rsidRPr="00A70B6E">
        <w:rPr>
          <w:rFonts w:eastAsia="Calibri"/>
          <w:highlight w:val="cyan"/>
          <w:lang w:val="en-US"/>
        </w:rPr>
        <w:t>future</w:t>
      </w:r>
      <w:commentRangeEnd w:id="35"/>
      <w:r w:rsidRPr="00A70B6E">
        <w:rPr>
          <w:rStyle w:val="CommentReference"/>
          <w:sz w:val="24"/>
          <w:szCs w:val="24"/>
          <w:lang w:val="en-US"/>
        </w:rPr>
        <w:commentReference w:id="35"/>
      </w:r>
      <w:r w:rsidRPr="00A70B6E">
        <w:rPr>
          <w:rFonts w:eastAsia="Calibri"/>
          <w:lang w:val="en-US"/>
        </w:rPr>
        <w:t xml:space="preserve"> (2030-2039)</w:t>
      </w:r>
      <w:bookmarkStart w:id="36" w:name="_4v4jhbwuqx9t" w:colFirst="0" w:colLast="0"/>
      <w:bookmarkEnd w:id="36"/>
      <w:r w:rsidRPr="00A70B6E">
        <w:rPr>
          <w:rFonts w:eastAsia="Calibri"/>
          <w:lang w:val="en-US"/>
        </w:rPr>
        <w:t xml:space="preserve"> to explore potential changes in habitat suitability over time. Projections </w:t>
      </w:r>
      <w:r w:rsidR="0097269F" w:rsidRPr="00A70B6E">
        <w:rPr>
          <w:color w:val="000000" w:themeColor="text1"/>
          <w:lang w:val="en-US"/>
        </w:rPr>
        <w:t xml:space="preserve">were based on the A1B emissions scenario from the Intergovernmental Panel on Climate Change (IPCC) Fourth Assessment Report </w:t>
      </w:r>
      <w:r w:rsidR="00AF3FE2" w:rsidRPr="00A70B6E">
        <w:rPr>
          <w:color w:val="000000" w:themeColor="text1"/>
          <w:lang w:val="en-US"/>
        </w:rPr>
        <w:fldChar w:fldCharType="begin" w:fldLock="1"/>
      </w:r>
      <w:r w:rsidR="002E266D" w:rsidRPr="00A70B6E">
        <w:rPr>
          <w:color w:val="000000" w:themeColor="text1"/>
          <w:lang w:val="en-US"/>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(Nakićenović et al. 2000)</w:t>
      </w:r>
      <w:r w:rsidR="00AF3FE2" w:rsidRPr="00A70B6E">
        <w:rPr>
          <w:color w:val="000000" w:themeColor="text1"/>
          <w:lang w:val="en-US"/>
        </w:rPr>
        <w:fldChar w:fldCharType="end"/>
      </w:r>
      <w:r w:rsidR="00874591" w:rsidRPr="00A70B6E">
        <w:rPr>
          <w:color w:val="000000" w:themeColor="text1"/>
          <w:lang w:val="en-US"/>
        </w:rPr>
        <w:t xml:space="preserve">. Compared to other scenarios, the A1B scenario implies moderate greenhouse forcing mitigation. However, because all </w:t>
      </w:r>
      <w:r w:rsidR="00874591" w:rsidRPr="00A70B6E">
        <w:rPr>
          <w:lang w:val="en-US"/>
        </w:rPr>
        <w:t xml:space="preserve">scenarios generally track each other in the short-term, results from A1B GCMs do not differ substantially from other emission scenarios over the study period we considered (2003-2039; </w:t>
      </w:r>
      <w:proofErr w:type="spellStart"/>
      <w:r w:rsidR="00874591" w:rsidRPr="00A70B6E">
        <w:rPr>
          <w:color w:val="222222"/>
          <w:lang w:val="en-US"/>
        </w:rPr>
        <w:t>Nakićenović</w:t>
      </w:r>
      <w:proofErr w:type="spellEnd"/>
      <w:r w:rsidR="00874591" w:rsidRPr="00A70B6E">
        <w:rPr>
          <w:color w:val="222222"/>
          <w:lang w:val="en-US"/>
        </w:rPr>
        <w:t xml:space="preserve"> et al. 2000</w:t>
      </w:r>
      <w:r w:rsidR="00874591" w:rsidRPr="00A70B6E">
        <w:rPr>
          <w:lang w:val="en-US"/>
        </w:rPr>
        <w:t>).</w:t>
      </w:r>
    </w:p>
    <w:p w14:paraId="49C02C2C" w14:textId="77777777" w:rsidR="001C4E41" w:rsidRPr="00A70B6E" w:rsidRDefault="001C4E41" w:rsidP="00560419">
      <w:pPr>
        <w:spacing w:line="360" w:lineRule="auto"/>
        <w:contextualSpacing/>
        <w:rPr>
          <w:lang w:val="en-US"/>
        </w:rPr>
      </w:pPr>
    </w:p>
    <w:p w14:paraId="760E3BC0" w14:textId="76342F31" w:rsidR="00874591" w:rsidRPr="00A70B6E" w:rsidRDefault="00874591" w:rsidP="00BB5655">
      <w:pPr>
        <w:pStyle w:val="Heading2"/>
      </w:pPr>
      <w:r w:rsidRPr="00A70B6E">
        <w:t>Modeling habitat suitability</w:t>
      </w:r>
      <w:bookmarkStart w:id="37" w:name="_go101y7lehct" w:colFirst="0" w:colLast="0"/>
      <w:bookmarkEnd w:id="37"/>
    </w:p>
    <w:p w14:paraId="0D5FB968" w14:textId="7439AFCA" w:rsidR="00C167D4" w:rsidRPr="00A70B6E" w:rsidRDefault="00C167D4" w:rsidP="00CA4945">
      <w:pPr>
        <w:pStyle w:val="NoSpacing"/>
        <w:spacing w:line="360" w:lineRule="auto"/>
        <w:contextualSpacing/>
        <w:rPr>
          <w:rFonts w:ascii="Times New Roman" w:hAnsi="Times New Roman" w:cs="Times New Roman"/>
          <w:sz w:val="24"/>
          <w:szCs w:val="24"/>
        </w:rPr>
      </w:pPr>
      <w:r w:rsidRPr="00A70B6E">
        <w:rPr>
          <w:rFonts w:ascii="Times New Roman" w:hAnsi="Times New Roman" w:cs="Times New Roman"/>
          <w:sz w:val="24"/>
          <w:szCs w:val="24"/>
        </w:rPr>
        <w:t xml:space="preserve">Our habitat suitability analyses consisted of three components: </w:t>
      </w:r>
      <w:commentRangeStart w:id="38"/>
      <w:r w:rsidRPr="00A70B6E">
        <w:rPr>
          <w:rFonts w:ascii="Times New Roman" w:hAnsi="Times New Roman" w:cs="Times New Roman"/>
          <w:sz w:val="24"/>
          <w:szCs w:val="24"/>
        </w:rPr>
        <w:t xml:space="preserve">1) year-round survival, 2) weekly survival, and 3) weekly reproduction. </w:t>
      </w:r>
      <w:commentRangeEnd w:id="38"/>
      <w:r w:rsidR="004D0EA5" w:rsidRPr="00A70B6E">
        <w:rPr>
          <w:rStyle w:val="CommentReference"/>
        </w:rPr>
        <w:commentReference w:id="38"/>
      </w:r>
      <w:r w:rsidRPr="00A70B6E">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w:t>
      </w:r>
      <w:r w:rsidR="00670AC1" w:rsidRPr="00A70B6E">
        <w:rPr>
          <w:rFonts w:ascii="Times New Roman" w:hAnsi="Times New Roman" w:cs="Times New Roman"/>
          <w:sz w:val="24"/>
          <w:szCs w:val="24"/>
        </w:rPr>
        <w:t>.</w:t>
      </w:r>
      <w:r w:rsidRPr="00A70B6E">
        <w:rPr>
          <w:rFonts w:ascii="Times New Roman" w:hAnsi="Times New Roman" w:cs="Times New Roman"/>
          <w:sz w:val="24"/>
          <w:szCs w:val="24"/>
        </w:rPr>
        <w:t xml:space="preserve"> </w:t>
      </w:r>
      <w:r w:rsidR="00670AC1" w:rsidRPr="00A70B6E">
        <w:rPr>
          <w:rFonts w:ascii="Times New Roman" w:hAnsi="Times New Roman" w:cs="Times New Roman"/>
          <w:sz w:val="24"/>
          <w:szCs w:val="24"/>
        </w:rPr>
        <w:t>R</w:t>
      </w:r>
      <w:r w:rsidRPr="00A70B6E">
        <w:rPr>
          <w:rFonts w:ascii="Times New Roman" w:hAnsi="Times New Roman" w:cs="Times New Roman"/>
          <w:sz w:val="24"/>
          <w:szCs w:val="24"/>
        </w:rPr>
        <w:t>esults were</w:t>
      </w:r>
      <w:r w:rsidR="00670AC1" w:rsidRPr="00A70B6E">
        <w:rPr>
          <w:rFonts w:ascii="Times New Roman" w:hAnsi="Times New Roman" w:cs="Times New Roman"/>
          <w:sz w:val="24"/>
          <w:szCs w:val="24"/>
        </w:rPr>
        <w:t xml:space="preserve"> then</w:t>
      </w:r>
      <w:r w:rsidRPr="00A70B6E">
        <w:rPr>
          <w:rFonts w:ascii="Times New Roman" w:hAnsi="Times New Roman" w:cs="Times New Roman"/>
          <w:sz w:val="24"/>
          <w:szCs w:val="24"/>
        </w:rPr>
        <w:t xml:space="preserve"> summarized across taxa</w:t>
      </w:r>
      <w:r w:rsidR="00670AC1" w:rsidRPr="00A70B6E">
        <w:rPr>
          <w:rFonts w:ascii="Times New Roman" w:hAnsi="Times New Roman" w:cs="Times New Roman"/>
          <w:sz w:val="24"/>
          <w:szCs w:val="24"/>
        </w:rPr>
        <w:t xml:space="preserve"> and averaged across all three ROMS</w:t>
      </w:r>
      <w:r w:rsidRPr="00A70B6E">
        <w:rPr>
          <w:rFonts w:ascii="Times New Roman" w:hAnsi="Times New Roman" w:cs="Times New Roman"/>
          <w:sz w:val="24"/>
          <w:szCs w:val="24"/>
        </w:rPr>
        <w:t xml:space="preserve">. All analyses were conducted in R version 3.3.2 (R Core Team 2016) with support from the following packages: </w:t>
      </w:r>
      <w:proofErr w:type="spellStart"/>
      <w:r w:rsidRPr="00A70B6E">
        <w:rPr>
          <w:rFonts w:ascii="Times New Roman" w:hAnsi="Times New Roman" w:cs="Times New Roman"/>
          <w:sz w:val="24"/>
          <w:szCs w:val="24"/>
        </w:rPr>
        <w:t>ddply</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doSNOW</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dplyr</w:t>
      </w:r>
      <w:proofErr w:type="spellEnd"/>
      <w:r w:rsidRPr="00A70B6E">
        <w:rPr>
          <w:rFonts w:ascii="Times New Roman" w:hAnsi="Times New Roman" w:cs="Times New Roman"/>
          <w:sz w:val="24"/>
          <w:szCs w:val="24"/>
        </w:rPr>
        <w:t xml:space="preserve">, ggplot2, ncdf4, </w:t>
      </w:r>
      <w:proofErr w:type="spellStart"/>
      <w:r w:rsidRPr="00A70B6E">
        <w:rPr>
          <w:rFonts w:ascii="Times New Roman" w:hAnsi="Times New Roman" w:cs="Times New Roman"/>
          <w:sz w:val="24"/>
          <w:szCs w:val="24"/>
        </w:rPr>
        <w:t>maptools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plyr</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rgdal</w:t>
      </w:r>
      <w:proofErr w:type="spellEnd"/>
      <w:r w:rsidRPr="00A70B6E">
        <w:rPr>
          <w:rFonts w:ascii="Times New Roman" w:hAnsi="Times New Roman" w:cs="Times New Roman"/>
          <w:sz w:val="24"/>
          <w:szCs w:val="24"/>
        </w:rPr>
        <w:t xml:space="preserve">, raster, </w:t>
      </w:r>
      <w:proofErr w:type="spellStart"/>
      <w:r w:rsidRPr="00A70B6E">
        <w:rPr>
          <w:rFonts w:ascii="Times New Roman" w:hAnsi="Times New Roman" w:cs="Times New Roman"/>
          <w:sz w:val="24"/>
          <w:szCs w:val="24"/>
        </w:rPr>
        <w:t>rasterVis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rgeos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sp</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viridis</w:t>
      </w:r>
      <w:proofErr w:type="spellEnd"/>
      <w:r w:rsidRPr="00A70B6E">
        <w:rPr>
          <w:rFonts w:ascii="Times New Roman" w:hAnsi="Times New Roman" w:cs="Times New Roman"/>
          <w:sz w:val="24"/>
          <w:szCs w:val="24"/>
        </w:rPr>
        <w:t>.</w:t>
      </w:r>
    </w:p>
    <w:p w14:paraId="2FEBF6F3" w14:textId="77777777" w:rsidR="00723773" w:rsidRPr="00A70B6E" w:rsidRDefault="00874591" w:rsidP="00BB5655">
      <w:pPr>
        <w:pStyle w:val="Heading3"/>
        <w:rPr>
          <w:highlight w:val="white"/>
        </w:rPr>
      </w:pPr>
      <w:bookmarkStart w:id="39" w:name="_tsqvpqt531zu" w:colFirst="0" w:colLast="0"/>
      <w:bookmarkEnd w:id="39"/>
      <w:r w:rsidRPr="00A70B6E">
        <w:t>Year-Round Survival</w:t>
      </w:r>
    </w:p>
    <w:p w14:paraId="09020B93" w14:textId="5D816D53" w:rsidR="0086791D" w:rsidRPr="00A70B6E" w:rsidRDefault="00874591" w:rsidP="00CA4945">
      <w:pPr>
        <w:spacing w:line="360" w:lineRule="auto"/>
        <w:contextualSpacing/>
        <w:rPr>
          <w:color w:val="FF0000"/>
          <w:lang w:val="en-US"/>
        </w:rPr>
      </w:pPr>
      <w:r w:rsidRPr="00A70B6E">
        <w:rPr>
          <w:highlight w:val="white"/>
          <w:lang w:val="en-US"/>
        </w:rPr>
        <w:t xml:space="preserve">For each taxon, we defined a </w:t>
      </w:r>
      <w:r w:rsidRPr="00A70B6E">
        <w:rPr>
          <w:rFonts w:eastAsia="Calibri"/>
          <w:lang w:val="en-US"/>
        </w:rPr>
        <w:t xml:space="preserve">6-nautical mile </w:t>
      </w:r>
      <w:r w:rsidRPr="00A70B6E">
        <w:rPr>
          <w:highlight w:val="white"/>
          <w:lang w:val="en-US"/>
        </w:rPr>
        <w:t xml:space="preserve">pixel as </w:t>
      </w:r>
      <w:r w:rsidR="0086791D" w:rsidRPr="00A70B6E">
        <w:rPr>
          <w:highlight w:val="white"/>
          <w:lang w:val="en-US"/>
        </w:rPr>
        <w:t>‘</w:t>
      </w:r>
      <w:r w:rsidRPr="00A70B6E">
        <w:rPr>
          <w:highlight w:val="white"/>
          <w:lang w:val="en-US"/>
        </w:rPr>
        <w:t>suitable</w:t>
      </w:r>
      <w:r w:rsidR="0086791D" w:rsidRPr="00A70B6E">
        <w:rPr>
          <w:highlight w:val="white"/>
          <w:lang w:val="en-US"/>
        </w:rPr>
        <w:t>’</w:t>
      </w:r>
      <w:r w:rsidRPr="00A70B6E">
        <w:rPr>
          <w:highlight w:val="white"/>
          <w:lang w:val="en-US"/>
        </w:rPr>
        <w:t xml:space="preserve"> if the pixel’s T-S values remained within the taxon’s </w:t>
      </w:r>
      <w:r w:rsidRPr="00A70B6E">
        <w:rPr>
          <w:color w:val="000000" w:themeColor="text1"/>
          <w:highlight w:val="white"/>
          <w:lang w:val="en-US"/>
        </w:rPr>
        <w:t xml:space="preserve">survival range </w:t>
      </w:r>
      <w:r w:rsidR="0086791D" w:rsidRPr="00A70B6E">
        <w:rPr>
          <w:color w:val="000000" w:themeColor="text1"/>
          <w:highlight w:val="white"/>
          <w:lang w:val="en-US"/>
        </w:rPr>
        <w:t>for</w:t>
      </w:r>
      <w:r w:rsidRPr="00A70B6E">
        <w:rPr>
          <w:color w:val="000000" w:themeColor="text1"/>
          <w:highlight w:val="white"/>
          <w:lang w:val="en-US"/>
        </w:rPr>
        <w:t xml:space="preserve"> all weeks </w:t>
      </w:r>
      <w:r w:rsidR="0086791D" w:rsidRPr="00A70B6E">
        <w:rPr>
          <w:color w:val="000000" w:themeColor="text1"/>
          <w:highlight w:val="white"/>
          <w:lang w:val="en-US"/>
        </w:rPr>
        <w:t>of</w:t>
      </w:r>
      <w:r w:rsidRPr="00A70B6E">
        <w:rPr>
          <w:color w:val="000000" w:themeColor="text1"/>
          <w:highlight w:val="white"/>
          <w:lang w:val="en-US"/>
        </w:rPr>
        <w:t xml:space="preserve"> a given year. </w:t>
      </w:r>
      <w:r w:rsidR="0086791D" w:rsidRPr="00A70B6E">
        <w:rPr>
          <w:color w:val="000000" w:themeColor="text1"/>
          <w:lang w:val="en-US"/>
        </w:rPr>
        <w:t xml:space="preserve">We classified the pixel </w:t>
      </w:r>
      <w:r w:rsidR="0086791D" w:rsidRPr="00A70B6E">
        <w:rPr>
          <w:color w:val="000000" w:themeColor="text1"/>
          <w:lang w:val="en-US"/>
        </w:rPr>
        <w:lastRenderedPageBreak/>
        <w:t xml:space="preserve">as ‘suitable year-round’ if it remained suitable for at least 7 years out of the 10-year study period. </w:t>
      </w:r>
      <w:r w:rsidR="002440E1" w:rsidRPr="00A70B6E">
        <w:rPr>
          <w:color w:val="000000" w:themeColor="text1"/>
          <w:lang w:val="en-US"/>
        </w:rPr>
        <w:t>Cumulative suitability was then determined for each pixel by summing the number of taxa that had suitable year-round habitat in that pixel</w:t>
      </w:r>
      <w:ins w:id="40" w:author="Amanda Droghini" w:date="2018-03-21T22:20:00Z">
        <w:r w:rsidR="00E32670" w:rsidRPr="00A70B6E">
          <w:rPr>
            <w:color w:val="000000" w:themeColor="text1"/>
            <w:lang w:val="en-US"/>
          </w:rPr>
          <w:t>, and by averaging across the three ROMS</w:t>
        </w:r>
      </w:ins>
      <w:r w:rsidR="002440E1" w:rsidRPr="00A70B6E">
        <w:rPr>
          <w:color w:val="000000" w:themeColor="text1"/>
          <w:lang w:val="en-US"/>
        </w:rPr>
        <w:t xml:space="preserve">. </w:t>
      </w:r>
      <w:commentRangeStart w:id="41"/>
      <w:commentRangeStart w:id="42"/>
      <w:del w:id="43" w:author="Amanda Droghini" w:date="2018-03-21T22:20:00Z">
        <w:r w:rsidR="002440E1" w:rsidRPr="00A70B6E" w:rsidDel="00E32670">
          <w:rPr>
            <w:color w:val="000000" w:themeColor="text1"/>
            <w:lang w:val="en-US"/>
          </w:rPr>
          <w:delText xml:space="preserve">We expressed the change in number of taxa predicted to have year-round habitat by calculating the difference in number of taxa from current to </w:delText>
        </w:r>
        <w:r w:rsidR="002440E1" w:rsidRPr="00A70B6E" w:rsidDel="00E32670">
          <w:rPr>
            <w:color w:val="000000" w:themeColor="text1"/>
            <w:highlight w:val="cyan"/>
            <w:lang w:val="en-US"/>
          </w:rPr>
          <w:delText>mid-century</w:delText>
        </w:r>
        <w:r w:rsidR="002440E1" w:rsidRPr="00A70B6E" w:rsidDel="00E32670">
          <w:rPr>
            <w:color w:val="000000" w:themeColor="text1"/>
            <w:lang w:val="en-US"/>
          </w:rPr>
          <w:delText xml:space="preserve"> projections. </w:delText>
        </w:r>
        <w:commentRangeEnd w:id="41"/>
        <w:r w:rsidR="002440E1" w:rsidRPr="00A70B6E" w:rsidDel="00E32670">
          <w:rPr>
            <w:rStyle w:val="CommentReference"/>
            <w:sz w:val="24"/>
            <w:szCs w:val="24"/>
            <w:lang w:val="en-US"/>
          </w:rPr>
          <w:commentReference w:id="41"/>
        </w:r>
        <w:r w:rsidRPr="00A70B6E" w:rsidDel="00E32670">
          <w:rPr>
            <w:color w:val="000000" w:themeColor="text1"/>
            <w:lang w:val="en-US"/>
          </w:rPr>
          <w:delText xml:space="preserve">Positive change </w:delText>
        </w:r>
        <w:r w:rsidRPr="00A70B6E" w:rsidDel="00E32670">
          <w:rPr>
            <w:lang w:val="en-US"/>
          </w:rPr>
          <w:delText>values indicate that more taxa are predicted to have year-round survival in the future, compared to current predictions</w:delText>
        </w:r>
        <w:r w:rsidR="002440E1" w:rsidRPr="00A70B6E" w:rsidDel="00E32670">
          <w:rPr>
            <w:lang w:val="en-US"/>
          </w:rPr>
          <w:delText>, while</w:delText>
        </w:r>
        <w:r w:rsidRPr="00A70B6E" w:rsidDel="00E32670">
          <w:rPr>
            <w:lang w:val="en-US"/>
          </w:rPr>
          <w:delText xml:space="preserve"> the inverse is true for negative values. </w:delText>
        </w:r>
      </w:del>
      <w:del w:id="44" w:author="Amanda Droghini" w:date="2018-03-21T22:19:00Z">
        <w:r w:rsidRPr="00A70B6E" w:rsidDel="00E32670">
          <w:rPr>
            <w:lang w:val="en-US"/>
          </w:rPr>
          <w:delText xml:space="preserve">A value of zero indicates that the predicted number of taxa with year-round survival remains the same across both study periods. </w:delText>
        </w:r>
      </w:del>
      <w:r w:rsidRPr="00A70B6E">
        <w:rPr>
          <w:lang w:val="en-US"/>
        </w:rPr>
        <w:t xml:space="preserve">Lastly, we calculated the </w:t>
      </w:r>
      <w:r w:rsidR="009E27C5" w:rsidRPr="00A70B6E">
        <w:rPr>
          <w:lang w:val="en-US"/>
        </w:rPr>
        <w:t>change</w:t>
      </w:r>
      <w:r w:rsidRPr="00A70B6E">
        <w:rPr>
          <w:lang w:val="en-US"/>
        </w:rPr>
        <w:t xml:space="preserve"> in suitable area by dividing the sum of pixels with positive change by the total num</w:t>
      </w:r>
      <w:r w:rsidR="009E27C5" w:rsidRPr="00A70B6E">
        <w:rPr>
          <w:lang w:val="en-US"/>
        </w:rPr>
        <w:t>ber of pixels in our study area</w:t>
      </w:r>
      <w:r w:rsidRPr="00A70B6E">
        <w:rPr>
          <w:lang w:val="en-US"/>
        </w:rPr>
        <w:t>. Percent decrease  was similarly calculated.</w:t>
      </w:r>
      <w:commentRangeEnd w:id="42"/>
      <w:r w:rsidR="009E27C5" w:rsidRPr="00A70B6E">
        <w:rPr>
          <w:rStyle w:val="CommentReference"/>
          <w:rFonts w:ascii="Arial" w:eastAsia="Arial" w:hAnsi="Arial" w:cs="Arial"/>
          <w:color w:val="000000"/>
          <w:lang w:val="en-US" w:eastAsia="en-US"/>
        </w:rPr>
        <w:commentReference w:id="42"/>
      </w:r>
    </w:p>
    <w:p w14:paraId="2736D582" w14:textId="77777777" w:rsidR="00723773" w:rsidRPr="00A70B6E" w:rsidRDefault="00874591" w:rsidP="00BB5655">
      <w:pPr>
        <w:pStyle w:val="Heading3"/>
      </w:pPr>
      <w:r w:rsidRPr="00A70B6E">
        <w:t>Weekly Survival</w:t>
      </w:r>
    </w:p>
    <w:p w14:paraId="5CD83B41" w14:textId="36FD00AA" w:rsidR="003E2B38" w:rsidRPr="00A70B6E" w:rsidRDefault="00874591" w:rsidP="00CA4945">
      <w:pPr>
        <w:spacing w:before="200" w:line="360" w:lineRule="auto"/>
        <w:contextualSpacing/>
        <w:rPr>
          <w:lang w:val="en-US"/>
        </w:rPr>
      </w:pPr>
      <w:r w:rsidRPr="00A70B6E">
        <w:rPr>
          <w:lang w:val="en-US"/>
        </w:rPr>
        <w:t xml:space="preserve">For </w:t>
      </w:r>
      <w:r w:rsidR="002413AD" w:rsidRPr="00A70B6E">
        <w:rPr>
          <w:lang w:val="en-US"/>
        </w:rPr>
        <w:t xml:space="preserve">each </w:t>
      </w:r>
      <w:r w:rsidRPr="00A70B6E">
        <w:rPr>
          <w:lang w:val="en-US"/>
        </w:rPr>
        <w:t xml:space="preserve">week, a taxon was considered to have suitable survival habitat if its T-S requirements were met in at least one pixel of the Bering Sea. </w:t>
      </w:r>
      <w:r w:rsidR="002413AD" w:rsidRPr="00A70B6E">
        <w:rPr>
          <w:lang w:val="en-US"/>
        </w:rPr>
        <w:t xml:space="preserve">Weekly survival was </w:t>
      </w:r>
      <w:r w:rsidR="00CA4945" w:rsidRPr="00A70B6E">
        <w:rPr>
          <w:lang w:val="en-US"/>
        </w:rPr>
        <w:t>then calculated</w:t>
      </w:r>
      <w:r w:rsidR="002413AD" w:rsidRPr="00A70B6E">
        <w:rPr>
          <w:lang w:val="en-US"/>
        </w:rPr>
        <w:t xml:space="preserve"> as the number of weeks per year identified as having suitable survival habitat, averaged across each 10-year study period. </w:t>
      </w:r>
      <w:r w:rsidRPr="00A70B6E">
        <w:rPr>
          <w:lang w:val="en-US"/>
        </w:rPr>
        <w:t xml:space="preserve">Unlike our year-round habitat analysis, where the same pixel had to remain suitable year-round, </w:t>
      </w:r>
      <w:r w:rsidR="002413AD" w:rsidRPr="00A70B6E">
        <w:rPr>
          <w:lang w:val="en-US"/>
        </w:rPr>
        <w:t xml:space="preserve">in this analysis </w:t>
      </w:r>
      <w:r w:rsidRPr="00A70B6E">
        <w:rPr>
          <w:lang w:val="en-US"/>
        </w:rPr>
        <w:t xml:space="preserve">we allowed suitable habitat to move in space from one week to the next. We summarized results across taxa by calculating </w:t>
      </w:r>
      <w:r w:rsidR="003E2B38" w:rsidRPr="00A70B6E">
        <w:rPr>
          <w:lang w:val="en-US"/>
        </w:rPr>
        <w:t>the cumulative weekly averages for all 42 taxa; pixel values therefore represent 'average suitable week x number of taxa', with a theoretical maximum valu</w:t>
      </w:r>
      <w:r w:rsidR="00E25C44" w:rsidRPr="00A70B6E">
        <w:rPr>
          <w:lang w:val="en-US"/>
        </w:rPr>
        <w:t>e of 2184 (52 weeks x 42 taxa).</w:t>
      </w:r>
    </w:p>
    <w:p w14:paraId="70BAD2DD" w14:textId="363F55A2" w:rsidR="00723773" w:rsidRPr="00A70B6E" w:rsidRDefault="009E27C5" w:rsidP="00BB5655">
      <w:pPr>
        <w:pStyle w:val="Heading3"/>
      </w:pPr>
      <w:bookmarkStart w:id="45" w:name="_rop02eo1ktca" w:colFirst="0" w:colLast="0"/>
      <w:bookmarkEnd w:id="45"/>
      <w:r w:rsidRPr="00A70B6E">
        <w:rPr>
          <w:highlight w:val="cyan"/>
        </w:rPr>
        <w:t>Reproducti</w:t>
      </w:r>
      <w:r w:rsidRPr="00A70B6E">
        <w:t>on</w:t>
      </w:r>
      <w:r w:rsidR="00874591" w:rsidRPr="00A70B6E">
        <w:t xml:space="preserve"> Suitability</w:t>
      </w:r>
    </w:p>
    <w:p w14:paraId="38C57520" w14:textId="27B572EA" w:rsidR="003E2B38" w:rsidRPr="00A70B6E" w:rsidRDefault="00874591" w:rsidP="00CA4945">
      <w:pPr>
        <w:spacing w:before="200" w:line="360" w:lineRule="auto"/>
        <w:contextualSpacing/>
        <w:rPr>
          <w:color w:val="333333"/>
          <w:lang w:val="en-US"/>
        </w:rPr>
      </w:pPr>
      <w:r w:rsidRPr="00A70B6E">
        <w:rPr>
          <w:rFonts w:eastAsia="Calibri"/>
          <w:lang w:val="en-US"/>
        </w:rPr>
        <w:t>For each taxon, we de</w:t>
      </w:r>
      <w:r w:rsidR="00105CD5" w:rsidRPr="00A70B6E">
        <w:rPr>
          <w:rFonts w:eastAsia="Calibri"/>
          <w:lang w:val="en-US"/>
        </w:rPr>
        <w:t>fi</w:t>
      </w:r>
      <w:r w:rsidRPr="00A70B6E">
        <w:rPr>
          <w:rFonts w:eastAsia="Calibri"/>
          <w:lang w:val="en-US"/>
        </w:rPr>
        <w:t>ned a pixel as having suitable reproductive habitat if the T-S values for that pixel were within the taxon’s repro</w:t>
      </w:r>
      <w:r w:rsidR="00F02B66" w:rsidRPr="00A70B6E">
        <w:rPr>
          <w:rFonts w:eastAsia="Calibri"/>
          <w:lang w:val="en-US"/>
        </w:rPr>
        <w:t>ductive T-S thresholds</w:t>
      </w:r>
      <w:r w:rsidR="00E25C44" w:rsidRPr="00A70B6E">
        <w:rPr>
          <w:rFonts w:eastAsia="Calibri"/>
          <w:lang w:val="en-US"/>
        </w:rPr>
        <w:t xml:space="preserve"> for at least one week of a calendar year</w:t>
      </w:r>
      <w:r w:rsidR="00F02B66" w:rsidRPr="00A70B6E">
        <w:rPr>
          <w:rFonts w:eastAsia="Calibri"/>
          <w:lang w:val="en-US"/>
        </w:rPr>
        <w:t xml:space="preserve">. For each year within our 10-year study periods, we </w:t>
      </w:r>
      <w:r w:rsidRPr="00A70B6E">
        <w:rPr>
          <w:rFonts w:eastAsia="Calibri"/>
          <w:lang w:val="en-US"/>
        </w:rPr>
        <w:t xml:space="preserve">calculated the number of consecutive weeks of suitable reproductive habitat, such that pixel values </w:t>
      </w:r>
      <w:r w:rsidRPr="00A70B6E">
        <w:rPr>
          <w:rFonts w:eastAsia="Calibri"/>
          <w:color w:val="000000" w:themeColor="text1"/>
          <w:lang w:val="en-US"/>
        </w:rPr>
        <w:t xml:space="preserve">could range from 0 to 52. For our analysis, we used the maximum number of consecutive weeks </w:t>
      </w:r>
      <w:r w:rsidR="004A259C" w:rsidRPr="00A70B6E">
        <w:rPr>
          <w:color w:val="000000" w:themeColor="text1"/>
          <w:lang w:val="en-US"/>
        </w:rPr>
        <w:t xml:space="preserve">within each 10-year study period as our metric; this value was calculated for each </w:t>
      </w:r>
      <w:r w:rsidR="00F02B66" w:rsidRPr="00A70B6E">
        <w:rPr>
          <w:color w:val="000000" w:themeColor="text1"/>
          <w:lang w:val="en-US"/>
        </w:rPr>
        <w:t>taxon and</w:t>
      </w:r>
      <w:r w:rsidR="004A259C" w:rsidRPr="00A70B6E">
        <w:rPr>
          <w:color w:val="000000" w:themeColor="text1"/>
          <w:lang w:val="en-US"/>
        </w:rPr>
        <w:t xml:space="preserve"> ROMS.</w:t>
      </w:r>
    </w:p>
    <w:p w14:paraId="71AE4DE9" w14:textId="77777777" w:rsidR="00723773" w:rsidRPr="00A70B6E" w:rsidRDefault="00874591" w:rsidP="00BB5655">
      <w:pPr>
        <w:pStyle w:val="Heading2"/>
      </w:pPr>
      <w:bookmarkStart w:id="46" w:name="_3wi5gvsme5f5" w:colFirst="0" w:colLast="0"/>
      <w:bookmarkEnd w:id="46"/>
      <w:r w:rsidRPr="00A70B6E">
        <w:t>Vessel traffic</w:t>
      </w:r>
    </w:p>
    <w:p w14:paraId="7CE7E36F" w14:textId="25D0E8A4" w:rsidR="00723773" w:rsidRPr="00A70B6E" w:rsidRDefault="00874591" w:rsidP="00DA0128">
      <w:pPr>
        <w:spacing w:line="360" w:lineRule="auto"/>
        <w:contextualSpacing/>
        <w:rPr>
          <w:lang w:val="en-US"/>
        </w:rPr>
      </w:pPr>
      <w:r w:rsidRPr="00A70B6E">
        <w:rPr>
          <w:lang w:val="en-US"/>
        </w:rPr>
        <w:t xml:space="preserve">We analyzed current vessel traffic and ballast water </w:t>
      </w:r>
      <w:r w:rsidR="001C6748" w:rsidRPr="00A70B6E">
        <w:rPr>
          <w:lang w:val="en-US"/>
        </w:rPr>
        <w:t xml:space="preserve">discharge </w:t>
      </w:r>
      <w:r w:rsidRPr="00A70B6E">
        <w:rPr>
          <w:lang w:val="en-US"/>
        </w:rPr>
        <w:t xml:space="preserve">in the Bering Sea using two datasets: </w:t>
      </w:r>
      <w:r w:rsidR="00E25C44" w:rsidRPr="00A70B6E">
        <w:rPr>
          <w:lang w:val="en-US"/>
        </w:rPr>
        <w:t xml:space="preserve">the National Ballast Information Clearinghouse (NBIC) and </w:t>
      </w:r>
      <w:r w:rsidR="00C85BB3" w:rsidRPr="00A70B6E">
        <w:rPr>
          <w:lang w:val="en-US"/>
        </w:rPr>
        <w:t>Alaska’s Vessel Monitoring S</w:t>
      </w:r>
      <w:r w:rsidR="00E25C44" w:rsidRPr="00A70B6E">
        <w:rPr>
          <w:lang w:val="en-US"/>
        </w:rPr>
        <w:t>ystem (VMS)</w:t>
      </w:r>
      <w:r w:rsidRPr="00A70B6E">
        <w:rPr>
          <w:lang w:val="en-US"/>
        </w:rPr>
        <w:t xml:space="preserve">. These data allowed us to </w:t>
      </w:r>
      <w:r w:rsidR="004D0EA5" w:rsidRPr="00A70B6E">
        <w:rPr>
          <w:lang w:val="en-US"/>
        </w:rPr>
        <w:t xml:space="preserve">quantify the magnitude and spatial pattern of traffic arriving at U.S. ports in the Bering Sea </w:t>
      </w:r>
      <w:r w:rsidRPr="00A70B6E">
        <w:rPr>
          <w:lang w:val="en-US"/>
        </w:rPr>
        <w:t>from</w:t>
      </w:r>
      <w:r w:rsidR="004D0EA5" w:rsidRPr="00A70B6E">
        <w:rPr>
          <w:lang w:val="en-US"/>
        </w:rPr>
        <w:t xml:space="preserve"> fishing vessels and from large,</w:t>
      </w:r>
      <w:r w:rsidRPr="00A70B6E">
        <w:rPr>
          <w:lang w:val="en-US"/>
        </w:rPr>
        <w:t xml:space="preserve"> commercial vessels</w:t>
      </w:r>
      <w:r w:rsidR="004D0EA5" w:rsidRPr="00A70B6E">
        <w:rPr>
          <w:lang w:val="en-US"/>
        </w:rPr>
        <w:t xml:space="preserve"> (&gt; 24 m)</w:t>
      </w:r>
      <w:r w:rsidRPr="00A70B6E">
        <w:rPr>
          <w:lang w:val="en-US"/>
        </w:rPr>
        <w:t>.</w:t>
      </w:r>
      <w:r w:rsidR="001C6748" w:rsidRPr="00A70B6E">
        <w:rPr>
          <w:lang w:val="en-US"/>
        </w:rPr>
        <w:t xml:space="preserve"> First-order </w:t>
      </w:r>
      <w:r w:rsidR="001C6748" w:rsidRPr="00A70B6E">
        <w:rPr>
          <w:rFonts w:eastAsia="Arial Unicode MS"/>
          <w:lang w:val="en-US"/>
        </w:rPr>
        <w:t xml:space="preserve">port connections were examined using the </w:t>
      </w:r>
      <w:proofErr w:type="spellStart"/>
      <w:r w:rsidR="001C6748" w:rsidRPr="00A70B6E">
        <w:rPr>
          <w:rFonts w:eastAsia="Arial Unicode MS"/>
          <w:lang w:val="en-US"/>
        </w:rPr>
        <w:t>circlize</w:t>
      </w:r>
      <w:proofErr w:type="spellEnd"/>
      <w:r w:rsidR="001C6748" w:rsidRPr="00A70B6E">
        <w:rPr>
          <w:rFonts w:eastAsia="Arial Unicode MS"/>
          <w:lang w:val="en-US"/>
        </w:rPr>
        <w:t xml:space="preserve"> package (Gu 2014) in R Statistical Software version 3.3.2 (R Core Team 2016).</w:t>
      </w:r>
    </w:p>
    <w:p w14:paraId="7BD2CAC9" w14:textId="5D04C89B" w:rsidR="00723773" w:rsidRPr="00A70B6E" w:rsidRDefault="00874591" w:rsidP="00DA0128">
      <w:pPr>
        <w:spacing w:line="360" w:lineRule="auto"/>
        <w:contextualSpacing/>
        <w:rPr>
          <w:rFonts w:eastAsia="Arial Unicode MS"/>
          <w:lang w:val="en-US"/>
        </w:rPr>
      </w:pPr>
      <w:r w:rsidRPr="00A70B6E">
        <w:rPr>
          <w:lang w:val="en-US"/>
        </w:rPr>
        <w:lastRenderedPageBreak/>
        <w:t xml:space="preserve">NBIC data are publicly available (https://invasions.si.edu/nbic/search.html) reports of vessel landings and their ballast water activities. </w:t>
      </w:r>
      <w:r w:rsidR="000A2F1F" w:rsidRPr="00A70B6E">
        <w:rPr>
          <w:lang w:val="en-US"/>
        </w:rPr>
        <w:t>Most</w:t>
      </w:r>
      <w:r w:rsidRPr="00A70B6E">
        <w:rPr>
          <w:lang w:val="en-US"/>
        </w:rPr>
        <w:t xml:space="preserve"> large vessels </w:t>
      </w:r>
      <w:r w:rsidR="00735B12" w:rsidRPr="00A70B6E">
        <w:rPr>
          <w:lang w:val="en-US"/>
        </w:rPr>
        <w:t xml:space="preserve">(&gt; 24 m) </w:t>
      </w:r>
      <w:r w:rsidRPr="00A70B6E">
        <w:rPr>
          <w:lang w:val="en-US"/>
        </w:rPr>
        <w:t>are required to report their ballast water exchanges when entering any p</w:t>
      </w:r>
      <w:r w:rsidR="008D1449" w:rsidRPr="00A70B6E">
        <w:rPr>
          <w:lang w:val="en-US"/>
        </w:rPr>
        <w:t>ort in the United States (</w:t>
      </w:r>
      <w:r w:rsidRPr="00A70B6E">
        <w:rPr>
          <w:lang w:val="en-US"/>
        </w:rPr>
        <w:t xml:space="preserve">33 CFR </w:t>
      </w:r>
      <w:r w:rsidR="008D1449" w:rsidRPr="00A70B6E">
        <w:rPr>
          <w:lang w:val="en-US"/>
        </w:rPr>
        <w:t xml:space="preserve">§§ </w:t>
      </w:r>
      <w:r w:rsidRPr="00A70B6E">
        <w:rPr>
          <w:lang w:val="en-US"/>
        </w:rPr>
        <w:t xml:space="preserve">151). Because regulations have changed in the last decade, especially with respect to mandatory reporting by crude oil tankers </w:t>
      </w:r>
      <w:r w:rsidR="008D1449" w:rsidRPr="00A70B6E">
        <w:rPr>
          <w:lang w:val="en-US"/>
        </w:rPr>
        <w:fldChar w:fldCharType="begin" w:fldLock="1"/>
      </w:r>
      <w:r w:rsidR="00E1337E" w:rsidRPr="00A70B6E">
        <w:rPr>
          <w:lang w:val="en-US"/>
        </w:rPr>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 "schema" : "https://github.com/citation-style-language/schema/raw/master/csl-citation.json" }</w:instrText>
      </w:r>
      <w:r w:rsidR="008D1449" w:rsidRPr="00A70B6E">
        <w:rPr>
          <w:lang w:val="en-US"/>
        </w:rPr>
        <w:fldChar w:fldCharType="separate"/>
      </w:r>
      <w:r w:rsidR="008D1449" w:rsidRPr="00A70B6E">
        <w:rPr>
          <w:noProof/>
          <w:lang w:val="en-US"/>
        </w:rPr>
        <w:t>(Verna and Harris 2016)</w:t>
      </w:r>
      <w:r w:rsidR="008D1449" w:rsidRPr="00A70B6E">
        <w:rPr>
          <w:lang w:val="en-US"/>
        </w:rPr>
        <w:fldChar w:fldCharType="end"/>
      </w:r>
      <w:r w:rsidRPr="00A70B6E">
        <w:rPr>
          <w:lang w:val="en-US"/>
        </w:rPr>
        <w:t>, we only considered the three most recent, complete years (2014</w:t>
      </w:r>
      <w:r w:rsidR="008D1449" w:rsidRPr="00A70B6E">
        <w:rPr>
          <w:lang w:val="en-US"/>
        </w:rPr>
        <w:t>-</w:t>
      </w:r>
      <w:r w:rsidRPr="00A70B6E">
        <w:rPr>
          <w:lang w:val="en-US"/>
        </w:rPr>
        <w:t xml:space="preserve">2016). </w:t>
      </w:r>
      <w:r w:rsidR="00E32670" w:rsidRPr="00A70B6E">
        <w:rPr>
          <w:lang w:val="en-US"/>
        </w:rPr>
        <w:t>W</w:t>
      </w:r>
      <w:r w:rsidRPr="00A70B6E">
        <w:rPr>
          <w:lang w:val="en-US"/>
        </w:rPr>
        <w:t xml:space="preserve">e queried Ship Arrival Records </w:t>
      </w:r>
      <w:r w:rsidR="00E32670" w:rsidRPr="00A70B6E">
        <w:rPr>
          <w:lang w:val="en-US"/>
        </w:rPr>
        <w:t xml:space="preserve">and Ballast Tank Records </w:t>
      </w:r>
      <w:r w:rsidRPr="00A70B6E">
        <w:rPr>
          <w:lang w:val="en-US"/>
        </w:rPr>
        <w:t>from the NBIC data portal for any vessel arriving in Alaska from 01 January 2014 to 31 December 2016. Ports in Alaska were binned int</w:t>
      </w:r>
      <w:r w:rsidR="00D02E89" w:rsidRPr="00A70B6E">
        <w:rPr>
          <w:lang w:val="en-US"/>
        </w:rPr>
        <w:t xml:space="preserve">o one of the following regions: </w:t>
      </w:r>
      <w:r w:rsidRPr="00A70B6E">
        <w:rPr>
          <w:rFonts w:eastAsia="Arial Unicode MS"/>
          <w:lang w:val="en-US"/>
        </w:rPr>
        <w:t xml:space="preserve">Arctic, Bering Sea / Aleutian Islands (BSAI), Gulf of Alaska (GOA), </w:t>
      </w:r>
      <w:r w:rsidRPr="00A70B6E">
        <w:rPr>
          <w:rFonts w:eastAsia="Arial Unicode MS"/>
          <w:color w:val="000000" w:themeColor="text1"/>
          <w:lang w:val="en-US"/>
        </w:rPr>
        <w:t xml:space="preserve">or Southeast Alaska (SEAK). </w:t>
      </w:r>
      <w:r w:rsidR="0069134C" w:rsidRPr="00A70B6E">
        <w:rPr>
          <w:color w:val="000000" w:themeColor="text1"/>
          <w:lang w:val="en-US"/>
        </w:rPr>
        <w:t>Source ports with fewer than five trips reported were binned in a group labeled “Other”.</w:t>
      </w:r>
      <w:r w:rsidR="008D1449" w:rsidRPr="00A70B6E">
        <w:rPr>
          <w:color w:val="000000" w:themeColor="text1"/>
          <w:lang w:val="en-US"/>
        </w:rPr>
        <w:t xml:space="preserve"> </w:t>
      </w:r>
      <w:r w:rsidR="008D1449" w:rsidRPr="00A70B6E">
        <w:rPr>
          <w:lang w:val="en-US"/>
        </w:rPr>
        <w:t>Records without a port name were removed (</w:t>
      </w:r>
      <w:r w:rsidR="008D1449" w:rsidRPr="00A70B6E">
        <w:rPr>
          <w:i/>
          <w:lang w:val="en-US"/>
        </w:rPr>
        <w:t>N</w:t>
      </w:r>
      <w:r w:rsidR="008D1449" w:rsidRPr="00A70B6E">
        <w:rPr>
          <w:lang w:val="en-US"/>
        </w:rPr>
        <w:t xml:space="preserve">=13). </w:t>
      </w:r>
    </w:p>
    <w:p w14:paraId="434C5577" w14:textId="77777777" w:rsidR="001C4E41" w:rsidRPr="00A70B6E" w:rsidRDefault="001C4E41" w:rsidP="00DA0128">
      <w:pPr>
        <w:spacing w:line="360" w:lineRule="auto"/>
        <w:contextualSpacing/>
        <w:rPr>
          <w:rFonts w:eastAsia="Arial Unicode MS"/>
          <w:lang w:val="en-US"/>
        </w:rPr>
      </w:pPr>
    </w:p>
    <w:p w14:paraId="2F9B6E71" w14:textId="62779610" w:rsidR="00025CF5" w:rsidRPr="00A70B6E" w:rsidRDefault="00757DB6" w:rsidP="00DA0128">
      <w:pPr>
        <w:spacing w:line="360" w:lineRule="auto"/>
        <w:contextualSpacing/>
        <w:rPr>
          <w:lang w:val="en-US"/>
        </w:rPr>
      </w:pPr>
      <w:r w:rsidRPr="00A70B6E">
        <w:rPr>
          <w:lang w:val="en-US"/>
        </w:rPr>
        <w:t xml:space="preserve">While the NBIC provides data on large, commercial vessels, it does not apply to smaller vessels ≤ 24 m long. Therefore, we relied on VMS data from Alaska to examine patterns of fishing vessel traffic. </w:t>
      </w:r>
      <w:r w:rsidR="00E25C44" w:rsidRPr="00A70B6E">
        <w:rPr>
          <w:lang w:val="en-US"/>
        </w:rPr>
        <w:t>Current regulations by the National Marine Fisheries Service (NMFS) require VMS reporting by all fishing vessels that target walleye pollock, Pacific cod, Atka mackerel, and crab i</w:t>
      </w:r>
      <w:r w:rsidR="0069134C" w:rsidRPr="00A70B6E">
        <w:rPr>
          <w:lang w:val="en-US"/>
        </w:rPr>
        <w:t xml:space="preserve">n the BSAI and the GOA </w:t>
      </w:r>
      <w:r w:rsidR="00874591" w:rsidRPr="00A70B6E">
        <w:rPr>
          <w:lang w:val="en-US"/>
        </w:rPr>
        <w:t xml:space="preserve">(Spalding 2016). These locations are transmitted at 30-minute intervals. For consistency with the NBIC data, we examined all trips by vessels with VMS from 2014 – 2016, using methods from Watson and Haynie </w:t>
      </w:r>
      <w:r w:rsidR="001B0CB7" w:rsidRPr="00A70B6E">
        <w:rPr>
          <w:lang w:val="en-US"/>
        </w:rPr>
        <w:fldChar w:fldCharType="begin" w:fldLock="1"/>
      </w:r>
      <w:r w:rsidR="001B0CB7" w:rsidRPr="00A70B6E">
        <w:rPr>
          <w:lang w:val="en-US"/>
        </w:rPr>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rsidRPr="00A70B6E">
        <w:rPr>
          <w:lang w:val="en-US"/>
        </w:rPr>
        <w:fldChar w:fldCharType="separate"/>
      </w:r>
      <w:r w:rsidR="001B0CB7" w:rsidRPr="00A70B6E">
        <w:rPr>
          <w:noProof/>
          <w:lang w:val="en-US"/>
        </w:rPr>
        <w:t>(2016)</w:t>
      </w:r>
      <w:r w:rsidR="001B0CB7" w:rsidRPr="00A70B6E">
        <w:rPr>
          <w:lang w:val="en-US"/>
        </w:rPr>
        <w:fldChar w:fldCharType="end"/>
      </w:r>
      <w:r w:rsidR="00874591" w:rsidRPr="00A70B6E">
        <w:rPr>
          <w:lang w:val="en-US"/>
        </w:rPr>
        <w:t>. We analyzed a total of 4133 trips by 566 vessels during this time. Port connections with fewer than 3 different vessels were omitted according to confidentiality rules.</w:t>
      </w:r>
    </w:p>
    <w:p w14:paraId="20C4C9DE" w14:textId="77777777" w:rsidR="001C4E41" w:rsidRPr="00A70B6E" w:rsidRDefault="001C4E41" w:rsidP="00DA0128">
      <w:pPr>
        <w:spacing w:line="360" w:lineRule="auto"/>
        <w:contextualSpacing/>
        <w:rPr>
          <w:lang w:val="en-US"/>
        </w:rPr>
      </w:pPr>
    </w:p>
    <w:p w14:paraId="4A68D528" w14:textId="512BD4B0" w:rsidR="00C85BB3" w:rsidRPr="00A70B6E" w:rsidRDefault="00B70E62" w:rsidP="00757DB6">
      <w:pPr>
        <w:spacing w:line="360" w:lineRule="auto"/>
        <w:contextualSpacing/>
        <w:rPr>
          <w:rFonts w:eastAsia="Arial Unicode MS"/>
          <w:lang w:val="en-US"/>
        </w:rPr>
      </w:pPr>
      <w:r w:rsidRPr="00A70B6E">
        <w:rPr>
          <w:lang w:val="en-US"/>
        </w:rPr>
        <w:t>S</w:t>
      </w:r>
      <w:r w:rsidR="00874591" w:rsidRPr="00A70B6E">
        <w:rPr>
          <w:lang w:val="en-US"/>
        </w:rPr>
        <w:t xml:space="preserve">ome U.S. fishing vessels appeared in both the </w:t>
      </w:r>
      <w:r w:rsidRPr="00A70B6E">
        <w:rPr>
          <w:lang w:val="en-US"/>
        </w:rPr>
        <w:t>NBIC and the VMS databases, but are not easily queried because ‘Fishing’ is not a vessel type category in the NBIC database. To identify these records,</w:t>
      </w:r>
      <w:r w:rsidR="00874591" w:rsidRPr="00A70B6E">
        <w:rPr>
          <w:lang w:val="en-US"/>
        </w:rPr>
        <w:t xml:space="preserve"> we used their co-occurrence to </w:t>
      </w:r>
      <w:r w:rsidRPr="00A70B6E">
        <w:rPr>
          <w:lang w:val="en-US"/>
        </w:rPr>
        <w:t xml:space="preserve">create a ‘Fishing’ vessel type, thereby </w:t>
      </w:r>
      <w:r w:rsidR="00874591" w:rsidRPr="00A70B6E">
        <w:rPr>
          <w:lang w:val="en-US"/>
        </w:rPr>
        <w:t>removing these ve</w:t>
      </w:r>
      <w:r w:rsidRPr="00A70B6E">
        <w:rPr>
          <w:lang w:val="en-US"/>
        </w:rPr>
        <w:t>ssels from the ‘Other’ category</w:t>
      </w:r>
      <w:r w:rsidR="00874591" w:rsidRPr="00A70B6E">
        <w:rPr>
          <w:lang w:val="en-US"/>
        </w:rPr>
        <w:t>. These vessels were identified by linking NMFS fishing permit and U.S. Coast Guard numbers to the International Maritime Organization (IMO) vessel identifiers in the NBIC data via a NMFS vessel database (st.nmfs.noaa.gov/co</w:t>
      </w:r>
      <w:r w:rsidRPr="00A70B6E">
        <w:rPr>
          <w:lang w:val="en-US"/>
        </w:rPr>
        <w:t>ast-guard-vessel-search/index).</w:t>
      </w:r>
    </w:p>
    <w:p w14:paraId="60EFCA99" w14:textId="77777777" w:rsidR="00723773" w:rsidRPr="00A70B6E" w:rsidRDefault="00874591" w:rsidP="00BB5655">
      <w:pPr>
        <w:pStyle w:val="Heading1"/>
      </w:pPr>
      <w:bookmarkStart w:id="47" w:name="_5gdnwtfpo87" w:colFirst="0" w:colLast="0"/>
      <w:bookmarkEnd w:id="47"/>
      <w:r w:rsidRPr="00A70B6E">
        <w:lastRenderedPageBreak/>
        <w:t xml:space="preserve">Results </w:t>
      </w:r>
    </w:p>
    <w:p w14:paraId="6A3C351C" w14:textId="1D77D563" w:rsidR="00723773" w:rsidRPr="00A70B6E" w:rsidRDefault="00874591" w:rsidP="00CA4945">
      <w:pPr>
        <w:spacing w:before="200" w:line="360" w:lineRule="auto"/>
        <w:contextualSpacing/>
        <w:rPr>
          <w:highlight w:val="white"/>
          <w:u w:val="single"/>
          <w:lang w:val="en-US"/>
        </w:rPr>
      </w:pPr>
      <w:r w:rsidRPr="00A70B6E">
        <w:rPr>
          <w:color w:val="FF0000"/>
          <w:lang w:val="en-US"/>
        </w:rPr>
        <w:t>Describe max/min water temperature threshold (minimum temperature thresholds ranged from -2C to …)</w:t>
      </w:r>
      <w:r w:rsidR="0021164D" w:rsidRPr="00A70B6E">
        <w:rPr>
          <w:highlight w:val="yellow"/>
          <w:lang w:val="en-US"/>
        </w:rPr>
        <w:t xml:space="preserve"> talk about median? summer temps. </w:t>
      </w:r>
      <w:r w:rsidR="00AC39F9" w:rsidRPr="00A70B6E">
        <w:rPr>
          <w:lang w:val="en-US"/>
        </w:rPr>
        <w:t xml:space="preserve">. </w:t>
      </w:r>
      <w:commentRangeStart w:id="48"/>
      <w:ins w:id="49" w:author="Amanda Droghini" w:date="2018-02-08T21:44:00Z">
        <w:r w:rsidR="00AC39F9" w:rsidRPr="00A70B6E">
          <w:rPr>
            <w:lang w:val="en-US"/>
          </w:rPr>
          <w:t>1/3 of the taxa we considered had minimum temperature toleranc</w:t>
        </w:r>
      </w:ins>
      <w:ins w:id="50" w:author="Amanda Droghini" w:date="2018-02-08T21:45:00Z">
        <w:r w:rsidR="00AC39F9" w:rsidRPr="00A70B6E">
          <w:rPr>
            <w:lang w:val="en-US"/>
          </w:rPr>
          <w:t>es</w:t>
        </w:r>
      </w:ins>
      <w:ins w:id="51" w:author="Amanda Droghini" w:date="2018-02-08T21:44:00Z">
        <w:r w:rsidR="00AC39F9" w:rsidRPr="00A70B6E">
          <w:rPr>
            <w:lang w:val="en-US"/>
          </w:rPr>
          <w:t xml:space="preserve"> </w:t>
        </w:r>
      </w:ins>
      <w:ins w:id="52" w:author="Amanda Droghini" w:date="2018-02-08T21:45:00Z">
        <w:r w:rsidR="00AC39F9" w:rsidRPr="00A70B6E">
          <w:rPr>
            <w:lang w:val="en-US"/>
          </w:rPr>
          <w:t>of 0C</w:t>
        </w:r>
      </w:ins>
      <w:r w:rsidR="0033218A">
        <w:rPr>
          <w:lang w:val="en-US"/>
        </w:rPr>
        <w:t xml:space="preserve"> – yes briefly described median, range of min. temp. tolerances for species. This is important to give idea of </w:t>
      </w:r>
      <w:r w:rsidR="00E34CE5">
        <w:rPr>
          <w:lang w:val="en-US"/>
        </w:rPr>
        <w:t xml:space="preserve">data </w:t>
      </w:r>
      <w:r w:rsidR="0033218A">
        <w:rPr>
          <w:lang w:val="en-US"/>
        </w:rPr>
        <w:t>range.</w:t>
      </w:r>
      <w:ins w:id="53" w:author="Amanda Droghini" w:date="2018-02-08T21:45:00Z">
        <w:r w:rsidR="00AC39F9" w:rsidRPr="00A70B6E">
          <w:rPr>
            <w:lang w:val="en-US"/>
          </w:rPr>
          <w:t xml:space="preserve"> </w:t>
        </w:r>
        <w:commentRangeEnd w:id="48"/>
        <w:r w:rsidR="00AC39F9" w:rsidRPr="00A70B6E">
          <w:rPr>
            <w:rStyle w:val="CommentReference"/>
            <w:lang w:val="en-US"/>
          </w:rPr>
          <w:commentReference w:id="48"/>
        </w:r>
      </w:ins>
      <w:r w:rsidR="00E8006B" w:rsidRPr="00A70B6E">
        <w:rPr>
          <w:lang w:val="en-US"/>
        </w:rPr>
        <w:t xml:space="preserve"> When averaged across the three ROMS, current (2003-2013) maximum water temperatures never exceeded 16.27°C (minimum: 3.77°C). By mid-century (2030-2039), water temperatures maximums are expected to increase by 2.34°C on average, with maximum temperatures in the Bering Sea projected to reach 18.62°C (minimum: 5.42°C) (see also Hermann et al. 2016).</w:t>
      </w:r>
    </w:p>
    <w:p w14:paraId="22CE51BC" w14:textId="422346FC" w:rsidR="00723773" w:rsidRPr="00A70B6E" w:rsidRDefault="00415C24" w:rsidP="00BB5655">
      <w:pPr>
        <w:pStyle w:val="Heading2"/>
        <w:rPr>
          <w:highlight w:val="white"/>
        </w:rPr>
      </w:pPr>
      <w:r w:rsidRPr="00A70B6E">
        <w:rPr>
          <w:highlight w:val="white"/>
        </w:rPr>
        <w:t xml:space="preserve">Year-round </w:t>
      </w:r>
      <w:r w:rsidR="00874591" w:rsidRPr="00A70B6E">
        <w:rPr>
          <w:highlight w:val="white"/>
        </w:rPr>
        <w:t>Survival</w:t>
      </w:r>
    </w:p>
    <w:p w14:paraId="7EED0216" w14:textId="306BB9E1" w:rsidR="00593EEE" w:rsidRPr="00A70B6E" w:rsidRDefault="00593EEE" w:rsidP="00FE742F">
      <w:pPr>
        <w:spacing w:before="200" w:line="360" w:lineRule="auto"/>
        <w:contextualSpacing/>
        <w:rPr>
          <w:lang w:val="en-US"/>
        </w:rPr>
      </w:pPr>
      <w:r w:rsidRPr="00A70B6E">
        <w:rPr>
          <w:rFonts w:eastAsia="Calibri"/>
          <w:highlight w:val="white"/>
          <w:lang w:val="en-US"/>
        </w:rPr>
        <w:t>Of the 42 taxa we assessed, 34 were predicted to have suitable year-round conditions in at least one pixel in the Bering Sea (</w:t>
      </w:r>
      <w:r w:rsidRPr="00A70B6E">
        <w:rPr>
          <w:rFonts w:eastAsia="Calibri"/>
          <w:highlight w:val="yellow"/>
          <w:lang w:val="en-US"/>
        </w:rPr>
        <w:t>Figure 2</w:t>
      </w:r>
      <w:r w:rsidRPr="00A70B6E">
        <w:rPr>
          <w:rFonts w:eastAsia="Calibri"/>
          <w:highlight w:val="white"/>
          <w:lang w:val="en-US"/>
        </w:rPr>
        <w:t xml:space="preserve">). </w:t>
      </w:r>
      <w:r w:rsidRPr="00A70B6E">
        <w:rPr>
          <w:lang w:val="en-US"/>
        </w:rPr>
        <w:t xml:space="preserve">Our models predict that the </w:t>
      </w:r>
      <w:r w:rsidRPr="00A70B6E">
        <w:rPr>
          <w:rFonts w:eastAsia="Calibri"/>
          <w:highlight w:val="white"/>
          <w:lang w:val="en-US"/>
        </w:rPr>
        <w:t xml:space="preserve">southeastern Bering Sea, including the coastlines of the Aleutian Islands and most of the Alaska Peninsula, </w:t>
      </w:r>
      <w:r w:rsidRPr="00A70B6E">
        <w:rPr>
          <w:rFonts w:eastAsia="Calibri"/>
          <w:lang w:val="en-US"/>
        </w:rPr>
        <w:t>can</w:t>
      </w:r>
      <w:r w:rsidRPr="00A70B6E">
        <w:rPr>
          <w:rFonts w:eastAsia="Calibri"/>
          <w:highlight w:val="white"/>
          <w:lang w:val="en-US"/>
        </w:rPr>
        <w:t xml:space="preserve"> support the highest number of NIS </w:t>
      </w:r>
      <w:r w:rsidRPr="00A70B6E">
        <w:rPr>
          <w:rFonts w:eastAsia="Calibri"/>
          <w:lang w:val="en-US"/>
        </w:rPr>
        <w:t>(</w:t>
      </w:r>
      <w:r w:rsidRPr="00A70B6E">
        <w:rPr>
          <w:rFonts w:eastAsia="Calibri"/>
          <w:highlight w:val="yellow"/>
          <w:lang w:val="en-US"/>
        </w:rPr>
        <w:t>Figure 2</w:t>
      </w:r>
      <w:r w:rsidRPr="00A70B6E">
        <w:rPr>
          <w:rFonts w:eastAsia="Calibri"/>
          <w:lang w:val="en-US"/>
        </w:rPr>
        <w:t xml:space="preserve">). </w:t>
      </w:r>
      <w:r w:rsidRPr="00A70B6E">
        <w:rPr>
          <w:lang w:val="en-US"/>
        </w:rPr>
        <w:t>The northern Bering Sea (</w:t>
      </w:r>
      <w:r w:rsidRPr="00A70B6E">
        <w:rPr>
          <w:highlight w:val="red"/>
          <w:lang w:val="en-US"/>
        </w:rPr>
        <w:t>above 58°N</w:t>
      </w:r>
      <w:r w:rsidR="00415C24" w:rsidRPr="00A70B6E">
        <w:rPr>
          <w:lang w:val="en-US"/>
        </w:rPr>
        <w:t>) i</w:t>
      </w:r>
      <w:r w:rsidRPr="00A70B6E">
        <w:rPr>
          <w:lang w:val="en-US"/>
        </w:rPr>
        <w:t xml:space="preserve">s unsuitable for </w:t>
      </w:r>
      <w:r w:rsidR="00FE742F" w:rsidRPr="00A70B6E">
        <w:rPr>
          <w:lang w:val="en-US"/>
        </w:rPr>
        <w:t>most</w:t>
      </w:r>
      <w:r w:rsidRPr="00A70B6E">
        <w:rPr>
          <w:lang w:val="en-US"/>
        </w:rPr>
        <w:t xml:space="preserve"> NIS (</w:t>
      </w:r>
      <w:r w:rsidRPr="00A70B6E">
        <w:rPr>
          <w:highlight w:val="yellow"/>
          <w:lang w:val="en-US"/>
        </w:rPr>
        <w:t>Fig</w:t>
      </w:r>
      <w:r w:rsidR="00FE742F" w:rsidRPr="00A70B6E">
        <w:rPr>
          <w:highlight w:val="yellow"/>
          <w:lang w:val="en-US"/>
        </w:rPr>
        <w:t>ure</w:t>
      </w:r>
      <w:r w:rsidRPr="00A70B6E">
        <w:rPr>
          <w:highlight w:val="yellow"/>
          <w:lang w:val="en-US"/>
        </w:rPr>
        <w:t xml:space="preserve"> 2</w:t>
      </w:r>
      <w:r w:rsidRPr="00A70B6E">
        <w:rPr>
          <w:lang w:val="en-US"/>
        </w:rPr>
        <w:t xml:space="preserve">). </w:t>
      </w:r>
      <w:r w:rsidR="00415C24" w:rsidRPr="00A70B6E">
        <w:rPr>
          <w:rFonts w:eastAsia="Calibri"/>
          <w:lang w:val="en-US"/>
        </w:rPr>
        <w:t>By 2039, o</w:t>
      </w:r>
      <w:r w:rsidR="00415C24" w:rsidRPr="00A70B6E">
        <w:rPr>
          <w:lang w:val="en-US"/>
        </w:rPr>
        <w:t>ne additional NIS is expected to be able to survive year-round</w:t>
      </w:r>
      <w:r w:rsidR="00415C24" w:rsidRPr="00A70B6E">
        <w:rPr>
          <w:rFonts w:eastAsia="Calibri"/>
          <w:lang w:val="en-US"/>
        </w:rPr>
        <w:t xml:space="preserve">, and </w:t>
      </w:r>
      <w:commentRangeStart w:id="54"/>
      <w:r w:rsidR="00415C24" w:rsidRPr="00A70B6E">
        <w:rPr>
          <w:rFonts w:eastAsia="Calibri"/>
          <w:lang w:val="en-US"/>
        </w:rPr>
        <w:t>76.6%</w:t>
      </w:r>
      <w:commentRangeEnd w:id="54"/>
      <w:r w:rsidR="00415C24" w:rsidRPr="00A70B6E">
        <w:rPr>
          <w:rStyle w:val="CommentReference"/>
          <w:rFonts w:ascii="Arial" w:eastAsia="Arial" w:hAnsi="Arial" w:cs="Arial"/>
          <w:color w:val="000000"/>
          <w:lang w:val="en-US" w:eastAsia="en-US"/>
        </w:rPr>
        <w:commentReference w:id="54"/>
      </w:r>
      <w:r w:rsidR="00415C24" w:rsidRPr="00A70B6E">
        <w:rPr>
          <w:rFonts w:eastAsia="Calibri"/>
          <w:lang w:val="en-US"/>
        </w:rPr>
        <w:t xml:space="preserve"> of the Bering Sea shelf is predicted to switch from unsuitable to suitable for at least one NIS. </w:t>
      </w:r>
      <w:r w:rsidRPr="00A70B6E">
        <w:rPr>
          <w:rFonts w:eastAsia="Calibri"/>
          <w:lang w:val="en-US"/>
        </w:rPr>
        <w:t xml:space="preserve">In general, </w:t>
      </w:r>
      <w:r w:rsidR="00415C24" w:rsidRPr="00A70B6E">
        <w:rPr>
          <w:rFonts w:eastAsia="Calibri"/>
          <w:lang w:val="en-US"/>
        </w:rPr>
        <w:t>suitable habitat is expected to expand</w:t>
      </w:r>
      <w:r w:rsidRPr="00A70B6E">
        <w:rPr>
          <w:rFonts w:eastAsia="Calibri"/>
          <w:lang w:val="en-US"/>
        </w:rPr>
        <w:t xml:space="preserve"> northward </w:t>
      </w:r>
      <w:r w:rsidR="00415C24" w:rsidRPr="00A70B6E">
        <w:rPr>
          <w:rFonts w:eastAsia="Calibri"/>
          <w:lang w:val="en-US"/>
        </w:rPr>
        <w:t>from</w:t>
      </w:r>
      <w:r w:rsidRPr="00A70B6E">
        <w:rPr>
          <w:rFonts w:eastAsia="Calibri"/>
          <w:lang w:val="en-US"/>
        </w:rPr>
        <w:t xml:space="preserve"> the southeastern Bering Sea, a</w:t>
      </w:r>
      <w:r w:rsidR="00415C24" w:rsidRPr="00A70B6E">
        <w:rPr>
          <w:rFonts w:eastAsia="Calibri"/>
          <w:lang w:val="en-US"/>
        </w:rPr>
        <w:t xml:space="preserve">s well as </w:t>
      </w:r>
      <w:r w:rsidRPr="00A70B6E">
        <w:rPr>
          <w:rFonts w:eastAsia="Calibri"/>
          <w:lang w:val="en-US"/>
        </w:rPr>
        <w:t>eastward into Bristol Bay (</w:t>
      </w:r>
      <w:r w:rsidRPr="00A70B6E">
        <w:rPr>
          <w:rFonts w:eastAsia="Calibri"/>
          <w:highlight w:val="yellow"/>
          <w:lang w:val="en-US"/>
        </w:rPr>
        <w:t xml:space="preserve">Figure </w:t>
      </w:r>
      <w:r w:rsidR="00415C24" w:rsidRPr="00A70B6E">
        <w:rPr>
          <w:rFonts w:eastAsia="Calibri"/>
          <w:highlight w:val="yellow"/>
          <w:lang w:val="en-US"/>
        </w:rPr>
        <w:t>2</w:t>
      </w:r>
      <w:r w:rsidRPr="00A70B6E">
        <w:rPr>
          <w:rFonts w:eastAsia="Calibri"/>
          <w:lang w:val="en-US"/>
        </w:rPr>
        <w:t xml:space="preserve">). </w:t>
      </w:r>
      <w:r w:rsidR="00415C24" w:rsidRPr="00A70B6E">
        <w:rPr>
          <w:rFonts w:eastAsia="Calibri"/>
          <w:lang w:val="en-US"/>
        </w:rPr>
        <w:t>O</w:t>
      </w:r>
      <w:r w:rsidR="00FE742F" w:rsidRPr="00A70B6E">
        <w:rPr>
          <w:rFonts w:eastAsia="Calibri"/>
          <w:lang w:val="en-US"/>
        </w:rPr>
        <w:t>nly</w:t>
      </w:r>
      <w:r w:rsidRPr="00A70B6E">
        <w:rPr>
          <w:rFonts w:eastAsia="Calibri"/>
          <w:lang w:val="en-US"/>
        </w:rPr>
        <w:t xml:space="preserve"> 7</w:t>
      </w:r>
      <w:r w:rsidR="00FE742F" w:rsidRPr="00A70B6E">
        <w:rPr>
          <w:rFonts w:eastAsia="Calibri"/>
          <w:lang w:val="en-US"/>
        </w:rPr>
        <w:t>.5%</w:t>
      </w:r>
      <w:r w:rsidRPr="00A70B6E">
        <w:rPr>
          <w:rFonts w:eastAsia="Calibri"/>
          <w:lang w:val="en-US"/>
        </w:rPr>
        <w:t xml:space="preserve"> </w:t>
      </w:r>
      <w:r w:rsidR="00415C24" w:rsidRPr="00A70B6E">
        <w:rPr>
          <w:rFonts w:eastAsia="Calibri"/>
          <w:lang w:val="en-US"/>
        </w:rPr>
        <w:t xml:space="preserve">of the modeled pixels are </w:t>
      </w:r>
      <w:r w:rsidRPr="00A70B6E">
        <w:rPr>
          <w:rFonts w:eastAsia="Calibri"/>
          <w:lang w:val="en-US"/>
        </w:rPr>
        <w:t>expected to switch from suitable to unsuitable</w:t>
      </w:r>
      <w:r w:rsidR="00415C24" w:rsidRPr="00A70B6E">
        <w:rPr>
          <w:rFonts w:eastAsia="Calibri"/>
          <w:lang w:val="en-US"/>
        </w:rPr>
        <w:t xml:space="preserve"> habitat</w:t>
      </w:r>
      <w:r w:rsidRPr="00A70B6E">
        <w:rPr>
          <w:rFonts w:eastAsia="Calibri"/>
          <w:lang w:val="en-US"/>
        </w:rPr>
        <w:t xml:space="preserve">. </w:t>
      </w:r>
    </w:p>
    <w:p w14:paraId="31847E3E" w14:textId="0EDF9332" w:rsidR="00415C24" w:rsidRPr="00A70B6E" w:rsidRDefault="00415C24" w:rsidP="00415C24">
      <w:pPr>
        <w:pStyle w:val="Heading2"/>
      </w:pPr>
      <w:r w:rsidRPr="00A70B6E">
        <w:t>Weekly Survival</w:t>
      </w:r>
    </w:p>
    <w:p w14:paraId="399BC9B2" w14:textId="3E3ADC58" w:rsidR="00BB5655" w:rsidRPr="00A70B6E" w:rsidRDefault="00415C24" w:rsidP="009E27C5">
      <w:pPr>
        <w:spacing w:before="200" w:line="360" w:lineRule="auto"/>
        <w:contextualSpacing/>
        <w:rPr>
          <w:lang w:val="en-US"/>
        </w:rPr>
      </w:pPr>
      <w:r w:rsidRPr="00A70B6E">
        <w:rPr>
          <w:highlight w:val="yellow"/>
          <w:lang w:val="en-US"/>
        </w:rPr>
        <w:t>**Need to flesh out weekly results**</w:t>
      </w:r>
      <w:r w:rsidRPr="00A70B6E">
        <w:rPr>
          <w:lang w:val="en-US"/>
        </w:rPr>
        <w:t xml:space="preserve"> </w:t>
      </w:r>
      <w:r w:rsidR="000C2CEA" w:rsidRPr="00A70B6E">
        <w:rPr>
          <w:lang w:val="en-US"/>
        </w:rPr>
        <w:t xml:space="preserve">Of the taxa that cannot survive year-round, all have suitable habitat for at least six weeks during early July to mid-August (weeks 28 to 33; </w:t>
      </w:r>
      <w:r w:rsidR="000C2CEA" w:rsidRPr="00A70B6E">
        <w:rPr>
          <w:highlight w:val="yellow"/>
          <w:lang w:val="en-US"/>
        </w:rPr>
        <w:t xml:space="preserve">Figure </w:t>
      </w:r>
      <w:r w:rsidRPr="00A70B6E">
        <w:rPr>
          <w:highlight w:val="yellow"/>
          <w:lang w:val="en-US"/>
        </w:rPr>
        <w:t>3</w:t>
      </w:r>
      <w:r w:rsidR="000C2CEA" w:rsidRPr="00A70B6E">
        <w:rPr>
          <w:lang w:val="en-US"/>
        </w:rPr>
        <w:t>). but for the most part habitat is unsuitable from December to early May (weeks 49 to 19), when temperatures</w:t>
      </w:r>
      <w:r w:rsidR="006466BF" w:rsidRPr="00A70B6E">
        <w:rPr>
          <w:lang w:val="en-US"/>
        </w:rPr>
        <w:t xml:space="preserve"> in the upper water column fall</w:t>
      </w:r>
      <w:r w:rsidR="000C2CEA" w:rsidRPr="00A70B6E">
        <w:rPr>
          <w:lang w:val="en-US"/>
        </w:rPr>
        <w:t xml:space="preserve"> </w:t>
      </w:r>
      <w:r w:rsidR="000C2CEA" w:rsidRPr="00A70B6E">
        <w:rPr>
          <w:highlight w:val="red"/>
          <w:lang w:val="en-US"/>
        </w:rPr>
        <w:t xml:space="preserve"> below 1°C</w:t>
      </w:r>
      <w:r w:rsidR="000C2CEA" w:rsidRPr="00A70B6E">
        <w:rPr>
          <w:lang w:val="en-US"/>
        </w:rPr>
        <w:t xml:space="preserve"> (</w:t>
      </w:r>
      <w:r w:rsidR="000C2CEA" w:rsidRPr="00A70B6E">
        <w:rPr>
          <w:highlight w:val="yellow"/>
          <w:lang w:val="en-US"/>
        </w:rPr>
        <w:t xml:space="preserve">Figure </w:t>
      </w:r>
      <w:r w:rsidRPr="00A70B6E">
        <w:rPr>
          <w:highlight w:val="yellow"/>
          <w:lang w:val="en-US"/>
        </w:rPr>
        <w:t>3</w:t>
      </w:r>
      <w:r w:rsidR="000C2CEA" w:rsidRPr="00A70B6E">
        <w:rPr>
          <w:lang w:val="en-US"/>
        </w:rPr>
        <w:t>).</w:t>
      </w:r>
      <w:r w:rsidR="00125B66" w:rsidRPr="00A70B6E">
        <w:rPr>
          <w:lang w:val="en-US"/>
        </w:rPr>
        <w:t xml:space="preserve"> </w:t>
      </w:r>
      <w:commentRangeStart w:id="55"/>
      <w:r w:rsidRPr="00A70B6E">
        <w:rPr>
          <w:rFonts w:eastAsia="Calibri"/>
          <w:lang w:val="en-US"/>
        </w:rPr>
        <w:t>Species with max salinity tolerances &lt;=30ppt have little survival habitat.</w:t>
      </w:r>
      <w:commentRangeEnd w:id="55"/>
      <w:r w:rsidRPr="00A70B6E">
        <w:rPr>
          <w:rStyle w:val="CommentReference"/>
          <w:rFonts w:ascii="Arial" w:eastAsia="Arial" w:hAnsi="Arial" w:cs="Arial"/>
          <w:color w:val="000000"/>
          <w:lang w:val="en-US" w:eastAsia="en-US"/>
        </w:rPr>
        <w:commentReference w:id="55"/>
      </w:r>
    </w:p>
    <w:p w14:paraId="2895873C" w14:textId="77777777" w:rsidR="00BB5655" w:rsidRPr="00A70B6E" w:rsidRDefault="00BB5655" w:rsidP="00CA4945">
      <w:pPr>
        <w:spacing w:before="200" w:line="360" w:lineRule="auto"/>
        <w:contextualSpacing/>
        <w:rPr>
          <w:lang w:val="en-US"/>
        </w:rPr>
      </w:pPr>
    </w:p>
    <w:p w14:paraId="3F116B7C" w14:textId="05F47DAB" w:rsidR="00723773" w:rsidRPr="00A70B6E" w:rsidDel="00E25C44" w:rsidRDefault="00874591" w:rsidP="00E8006B">
      <w:pPr>
        <w:pStyle w:val="Heading2"/>
        <w:rPr>
          <w:del w:id="56" w:author="Amanda Droghini" w:date="2018-02-04T09:17:00Z"/>
        </w:rPr>
      </w:pPr>
      <w:del w:id="57" w:author="Amanda Droghini" w:date="2018-02-04T09:17:00Z">
        <w:r w:rsidRPr="00A70B6E" w:rsidDel="00E25C44">
          <w:lastRenderedPageBreak/>
          <w:delText>When comparing our yearly and weekly habitat suitability models, we identified a discrepancy between the number of species projected to have suitable year-round habitat and the number of species projected to have suitable habitat for every week of the year. Two species (Hediste diadroma and Molgula manhattensis)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A70B6E" w:rsidRDefault="00874591" w:rsidP="00E8006B">
      <w:pPr>
        <w:pStyle w:val="Heading2"/>
        <w:rPr>
          <w:highlight w:val="white"/>
        </w:rPr>
      </w:pPr>
      <w:r w:rsidRPr="00A70B6E">
        <w:rPr>
          <w:highlight w:val="white"/>
        </w:rPr>
        <w:t>Reproduction</w:t>
      </w:r>
    </w:p>
    <w:p w14:paraId="5C54362F" w14:textId="11737C80" w:rsidR="00E8006B" w:rsidRPr="00A70B6E" w:rsidRDefault="00E8006B" w:rsidP="00E8006B">
      <w:pPr>
        <w:rPr>
          <w:lang w:val="en-US"/>
        </w:rPr>
      </w:pPr>
      <w:r w:rsidRPr="00A70B6E">
        <w:rPr>
          <w:lang w:val="en-US"/>
        </w:rPr>
        <w:t xml:space="preserve">Reproductive tolerances were available for 29 NIS. 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A70B6E">
        <w:rPr>
          <w:highlight w:val="yellow"/>
          <w:lang w:val="en-US"/>
        </w:rPr>
        <w:t>Supplementary Figure 1</w:t>
      </w:r>
      <w:r w:rsidRPr="00A70B6E">
        <w:rPr>
          <w:lang w:val="en-US"/>
        </w:rPr>
        <w:t>). Taxa that can reproduce in marine salinities (≥31 ppt) at 4°C had nearly year-round suitable reproductive habitat (</w:t>
      </w:r>
      <w:r w:rsidRPr="00A70B6E">
        <w:rPr>
          <w:highlight w:val="yellow"/>
          <w:lang w:val="en-US"/>
        </w:rPr>
        <w:t>Figure 4</w:t>
      </w:r>
      <w:r w:rsidRPr="00A70B6E">
        <w:rPr>
          <w:lang w:val="en-US"/>
        </w:rPr>
        <w:t>). However, number of consecutive weeks of suitable habitat declined exponentially with temperature thresholds (</w:t>
      </w:r>
      <w:r w:rsidRPr="00A70B6E">
        <w:rPr>
          <w:highlight w:val="yellow"/>
          <w:lang w:val="en-US"/>
        </w:rPr>
        <w:t>Figure 4</w:t>
      </w:r>
      <w:r w:rsidRPr="00A70B6E">
        <w:rPr>
          <w:lang w:val="en-US"/>
        </w:rPr>
        <w:t xml:space="preserve">). Marine taxa that required minimum temperatures of 12°C had fewer than six consecutive weeks, and species requiring minimum temperatures &gt;14°C had less than one week (when averaged across models; </w:t>
      </w:r>
      <w:r w:rsidRPr="00A70B6E">
        <w:rPr>
          <w:highlight w:val="yellow"/>
          <w:lang w:val="en-US"/>
        </w:rPr>
        <w:t>Figure 4).</w:t>
      </w:r>
      <w:r w:rsidRPr="00A70B6E">
        <w:rPr>
          <w:lang w:val="en-US"/>
        </w:rPr>
        <w:t xml:space="preserve"> Five taxa had no suitable habitat anywhere on the Bering Sea shelf </w:t>
      </w:r>
      <w:r w:rsidRPr="00A70B6E">
        <w:rPr>
          <w:highlight w:val="yellow"/>
          <w:lang w:val="en-US"/>
        </w:rPr>
        <w:t>(Figure 4)</w:t>
      </w:r>
      <w:r w:rsidRPr="00A70B6E">
        <w:rPr>
          <w:lang w:val="en-US"/>
        </w:rPr>
        <w:t>.</w:t>
      </w:r>
    </w:p>
    <w:p w14:paraId="25AF9CEA" w14:textId="03BA0C01" w:rsidR="00E8006B" w:rsidRPr="00A70B6E" w:rsidRDefault="00E8006B" w:rsidP="00E8006B">
      <w:pPr>
        <w:rPr>
          <w:lang w:val="en-US"/>
        </w:rPr>
      </w:pPr>
      <w:r w:rsidRPr="00A70B6E">
        <w:rPr>
          <w:lang w:val="en-US"/>
        </w:rP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A70B6E">
        <w:rPr>
          <w:highlight w:val="yellow"/>
          <w:lang w:val="en-US"/>
        </w:rPr>
        <w:t>Figure 4</w:t>
      </w:r>
      <w:r w:rsidRPr="00A70B6E">
        <w:rPr>
          <w:lang w:val="en-US"/>
        </w:rPr>
        <w:t xml:space="preserve">), though taxa with minimum reproductive thresholds ≥14°C are still predicted to have less than 2.5 weeks of suitable temperatures </w:t>
      </w:r>
      <w:r w:rsidRPr="00A70B6E">
        <w:rPr>
          <w:highlight w:val="yellow"/>
          <w:lang w:val="en-US"/>
        </w:rPr>
        <w:t>(Figure 4)</w:t>
      </w:r>
      <w:r w:rsidRPr="00A70B6E">
        <w:rPr>
          <w:lang w:val="en-US"/>
        </w:rPr>
        <w:t>.</w:t>
      </w:r>
    </w:p>
    <w:p w14:paraId="5B46D5BD" w14:textId="1D8C7676" w:rsidR="00723773" w:rsidRPr="00A70B6E" w:rsidRDefault="00874591" w:rsidP="00E8006B">
      <w:pPr>
        <w:pStyle w:val="Heading2"/>
        <w:rPr>
          <w:highlight w:val="white"/>
        </w:rPr>
      </w:pPr>
      <w:r w:rsidRPr="00A70B6E">
        <w:rPr>
          <w:highlight w:val="white"/>
        </w:rPr>
        <w:t>Vessel traffic</w:t>
      </w:r>
    </w:p>
    <w:p w14:paraId="429C303F" w14:textId="10A3DEEB" w:rsidR="0034065B" w:rsidRPr="00A70B6E" w:rsidRDefault="00874591" w:rsidP="00DA0128">
      <w:pPr>
        <w:spacing w:before="200" w:line="360" w:lineRule="auto"/>
        <w:contextualSpacing/>
        <w:rPr>
          <w:rFonts w:eastAsia="Calibri"/>
          <w:highlight w:val="white"/>
          <w:lang w:val="en-US"/>
        </w:rPr>
      </w:pPr>
      <w:r w:rsidRPr="00A70B6E">
        <w:rPr>
          <w:rFonts w:eastAsia="Calibri"/>
          <w:highlight w:val="white"/>
          <w:lang w:val="en-US"/>
        </w:rPr>
        <w:t xml:space="preserve">The NBIC data reported a total of 816 arrival records </w:t>
      </w:r>
      <w:r w:rsidR="0034065B" w:rsidRPr="00A70B6E">
        <w:rPr>
          <w:rFonts w:eastAsia="Calibri"/>
          <w:highlight w:val="white"/>
          <w:lang w:val="en-US"/>
        </w:rPr>
        <w:t xml:space="preserve">and 15,837 ballast water discharge reports in </w:t>
      </w:r>
      <w:r w:rsidR="00A037D0" w:rsidRPr="00A70B6E">
        <w:rPr>
          <w:rFonts w:eastAsia="Calibri"/>
          <w:highlight w:val="white"/>
          <w:lang w:val="en-US"/>
        </w:rPr>
        <w:t>U.S. Bering Sea ports</w:t>
      </w:r>
      <w:r w:rsidR="0034065B" w:rsidRPr="00A70B6E">
        <w:rPr>
          <w:rFonts w:eastAsia="Calibri"/>
          <w:highlight w:val="white"/>
          <w:vertAlign w:val="superscript"/>
          <w:lang w:val="en-US"/>
        </w:rPr>
        <w:footnoteReference w:id="1"/>
      </w:r>
      <w:r w:rsidR="00A037D0" w:rsidRPr="00A70B6E">
        <w:rPr>
          <w:rFonts w:eastAsia="Calibri"/>
          <w:highlight w:val="white"/>
          <w:lang w:val="en-US"/>
        </w:rPr>
        <w:t xml:space="preserve"> </w:t>
      </w:r>
      <w:del w:id="58" w:author="Amanda Droghini" w:date="2018-02-17T09:00:00Z">
        <w:r w:rsidRPr="00A70B6E" w:rsidDel="0034065B">
          <w:rPr>
            <w:rFonts w:eastAsia="Calibri"/>
            <w:highlight w:val="white"/>
            <w:lang w:val="en-US"/>
          </w:rPr>
          <w:delText>from trips originating out</w:delText>
        </w:r>
        <w:r w:rsidR="0034065B" w:rsidRPr="00A70B6E" w:rsidDel="0034065B">
          <w:rPr>
            <w:rFonts w:eastAsia="Calibri"/>
            <w:highlight w:val="white"/>
            <w:lang w:val="en-US"/>
          </w:rPr>
          <w:delText xml:space="preserve">side of the Bering Sea </w:delText>
        </w:r>
      </w:del>
      <w:r w:rsidR="0034065B" w:rsidRPr="00A70B6E">
        <w:rPr>
          <w:rFonts w:eastAsia="Calibri"/>
          <w:highlight w:val="white"/>
          <w:lang w:val="en-US"/>
        </w:rPr>
        <w:t>from 2014 to 2016</w:t>
      </w:r>
      <w:r w:rsidRPr="00A70B6E">
        <w:rPr>
          <w:rFonts w:eastAsia="Calibri"/>
          <w:highlight w:val="white"/>
          <w:lang w:val="en-US"/>
        </w:rPr>
        <w:t xml:space="preserve">. </w:t>
      </w:r>
      <w:r w:rsidR="00E05BC2" w:rsidRPr="00A70B6E">
        <w:rPr>
          <w:rFonts w:eastAsia="Calibri"/>
          <w:highlight w:val="white"/>
          <w:lang w:val="en-US"/>
        </w:rPr>
        <w:t>R</w:t>
      </w:r>
      <w:commentRangeStart w:id="59"/>
      <w:r w:rsidR="00E05BC2" w:rsidRPr="00A70B6E">
        <w:rPr>
          <w:rFonts w:eastAsia="Calibri"/>
          <w:highlight w:val="white"/>
          <w:lang w:val="en-US"/>
        </w:rPr>
        <w:t>ecords were distributed across 9 vessel types: Bulker (</w:t>
      </w:r>
      <w:r w:rsidR="00E05BC2" w:rsidRPr="00A70B6E">
        <w:rPr>
          <w:rFonts w:eastAsia="Calibri"/>
          <w:i/>
          <w:highlight w:val="white"/>
          <w:lang w:val="en-US"/>
        </w:rPr>
        <w:t>N</w:t>
      </w:r>
      <w:r w:rsidR="00E05BC2" w:rsidRPr="00A70B6E">
        <w:rPr>
          <w:rFonts w:eastAsia="Calibri"/>
          <w:highlight w:val="white"/>
          <w:lang w:val="en-US"/>
        </w:rPr>
        <w:t>=2755), Container (</w:t>
      </w:r>
      <w:r w:rsidR="00E05BC2" w:rsidRPr="00A70B6E">
        <w:rPr>
          <w:rFonts w:eastAsia="Calibri"/>
          <w:i/>
          <w:highlight w:val="white"/>
          <w:lang w:val="en-US"/>
        </w:rPr>
        <w:t>N</w:t>
      </w:r>
      <w:r w:rsidR="00E05BC2" w:rsidRPr="00A70B6E">
        <w:rPr>
          <w:rFonts w:eastAsia="Calibri"/>
          <w:highlight w:val="white"/>
          <w:lang w:val="en-US"/>
        </w:rPr>
        <w:t>=295), General Cargo (</w:t>
      </w:r>
      <w:r w:rsidR="00E05BC2" w:rsidRPr="00A70B6E">
        <w:rPr>
          <w:rFonts w:eastAsia="Calibri"/>
          <w:i/>
          <w:highlight w:val="white"/>
          <w:lang w:val="en-US"/>
        </w:rPr>
        <w:t>N</w:t>
      </w:r>
      <w:r w:rsidR="00E05BC2" w:rsidRPr="00A70B6E">
        <w:rPr>
          <w:rFonts w:eastAsia="Calibri"/>
          <w:highlight w:val="white"/>
          <w:lang w:val="en-US"/>
        </w:rPr>
        <w:t>=114), Other (</w:t>
      </w:r>
      <w:r w:rsidR="00E05BC2" w:rsidRPr="00A70B6E">
        <w:rPr>
          <w:rFonts w:eastAsia="Calibri"/>
          <w:i/>
          <w:highlight w:val="white"/>
          <w:lang w:val="en-US"/>
        </w:rPr>
        <w:t>N</w:t>
      </w:r>
      <w:r w:rsidR="00E05BC2" w:rsidRPr="00A70B6E">
        <w:rPr>
          <w:rFonts w:eastAsia="Calibri"/>
          <w:highlight w:val="white"/>
          <w:lang w:val="en-US"/>
        </w:rPr>
        <w:t>=396), Passenger (</w:t>
      </w:r>
      <w:r w:rsidR="00E05BC2" w:rsidRPr="00A70B6E">
        <w:rPr>
          <w:rFonts w:eastAsia="Calibri"/>
          <w:i/>
          <w:highlight w:val="white"/>
          <w:lang w:val="en-US"/>
        </w:rPr>
        <w:t>N</w:t>
      </w:r>
      <w:r w:rsidR="00E05BC2" w:rsidRPr="00A70B6E">
        <w:rPr>
          <w:rFonts w:eastAsia="Calibri"/>
          <w:highlight w:val="white"/>
          <w:lang w:val="en-US"/>
        </w:rPr>
        <w:t>=774), Refrigerated Cargo (</w:t>
      </w:r>
      <w:r w:rsidR="00E05BC2" w:rsidRPr="00A70B6E">
        <w:rPr>
          <w:rFonts w:eastAsia="Calibri"/>
          <w:i/>
          <w:highlight w:val="white"/>
          <w:lang w:val="en-US"/>
        </w:rPr>
        <w:t>N</w:t>
      </w:r>
      <w:r w:rsidR="00E05BC2" w:rsidRPr="00A70B6E">
        <w:rPr>
          <w:rFonts w:eastAsia="Calibri"/>
          <w:highlight w:val="white"/>
          <w:lang w:val="en-US"/>
        </w:rPr>
        <w:t xml:space="preserve"> = 418), Roll-on/Roll-off Cargo (</w:t>
      </w:r>
      <w:r w:rsidR="00E05BC2" w:rsidRPr="00A70B6E">
        <w:rPr>
          <w:rFonts w:eastAsia="Calibri"/>
          <w:i/>
          <w:highlight w:val="white"/>
          <w:lang w:val="en-US"/>
        </w:rPr>
        <w:t>N</w:t>
      </w:r>
      <w:r w:rsidR="00E05BC2" w:rsidRPr="00A70B6E">
        <w:rPr>
          <w:rFonts w:eastAsia="Calibri"/>
          <w:highlight w:val="white"/>
          <w:lang w:val="en-US"/>
        </w:rPr>
        <w:t xml:space="preserve"> = 10), Tanker (</w:t>
      </w:r>
      <w:r w:rsidR="00E05BC2" w:rsidRPr="00A70B6E">
        <w:rPr>
          <w:rFonts w:eastAsia="Calibri"/>
          <w:i/>
          <w:highlight w:val="white"/>
          <w:lang w:val="en-US"/>
        </w:rPr>
        <w:t>N</w:t>
      </w:r>
      <w:r w:rsidR="00E05BC2" w:rsidRPr="00A70B6E">
        <w:rPr>
          <w:rFonts w:eastAsia="Calibri"/>
          <w:highlight w:val="white"/>
          <w:lang w:val="en-US"/>
        </w:rPr>
        <w:t xml:space="preserve">=9935), and </w:t>
      </w:r>
      <w:r w:rsidR="00E05BC2" w:rsidRPr="00A70B6E">
        <w:rPr>
          <w:rFonts w:eastAsia="Calibri"/>
          <w:highlight w:val="white"/>
          <w:lang w:val="en-US"/>
        </w:rPr>
        <w:lastRenderedPageBreak/>
        <w:t>Fishing (</w:t>
      </w:r>
      <w:r w:rsidR="00E05BC2" w:rsidRPr="00A70B6E">
        <w:rPr>
          <w:rFonts w:eastAsia="Calibri"/>
          <w:i/>
          <w:highlight w:val="white"/>
          <w:lang w:val="en-US"/>
        </w:rPr>
        <w:t>N</w:t>
      </w:r>
      <w:r w:rsidR="00E05BC2" w:rsidRPr="00A70B6E">
        <w:rPr>
          <w:rFonts w:eastAsia="Calibri"/>
          <w:highlight w:val="white"/>
          <w:lang w:val="en-US"/>
        </w:rPr>
        <w:t xml:space="preserve">=1140). </w:t>
      </w:r>
      <w:commentRangeEnd w:id="59"/>
      <w:r w:rsidR="00E05BC2" w:rsidRPr="00A70B6E">
        <w:rPr>
          <w:rStyle w:val="CommentReference"/>
          <w:lang w:val="en-US"/>
        </w:rPr>
        <w:commentReference w:id="59"/>
      </w:r>
      <w:r w:rsidRPr="00A70B6E">
        <w:rPr>
          <w:rFonts w:eastAsia="Calibri"/>
          <w:highlight w:val="white"/>
          <w:lang w:val="en-US"/>
        </w:rPr>
        <w:t>Dutch Harbor received the greatest amount of traffic for both NBIC and VMS reported boats</w:t>
      </w:r>
      <w:r w:rsidR="00A037D0" w:rsidRPr="00A70B6E">
        <w:rPr>
          <w:rFonts w:eastAsia="Calibri"/>
          <w:highlight w:val="white"/>
          <w:lang w:val="en-US"/>
        </w:rPr>
        <w:t xml:space="preserve"> (</w:t>
      </w:r>
      <w:r w:rsidR="00A037D0" w:rsidRPr="00A70B6E">
        <w:rPr>
          <w:rFonts w:eastAsia="Calibri"/>
          <w:highlight w:val="yellow"/>
          <w:lang w:val="en-US"/>
        </w:rPr>
        <w:t>Figure 5</w:t>
      </w:r>
      <w:r w:rsidR="00A037D0" w:rsidRPr="00A70B6E">
        <w:rPr>
          <w:rFonts w:eastAsia="Calibri"/>
          <w:highlight w:val="white"/>
          <w:lang w:val="en-US"/>
        </w:rPr>
        <w:t>)</w:t>
      </w:r>
      <w:r w:rsidRPr="00A70B6E">
        <w:rPr>
          <w:rFonts w:eastAsia="Calibri"/>
          <w:highlight w:val="white"/>
          <w:lang w:val="en-US"/>
        </w:rPr>
        <w:t xml:space="preserve">. Nome received the second highest amount of traffic for NBIC reported vessels, and </w:t>
      </w:r>
      <w:proofErr w:type="spellStart"/>
      <w:r w:rsidRPr="00A70B6E">
        <w:rPr>
          <w:rFonts w:eastAsia="Calibri"/>
          <w:highlight w:val="white"/>
          <w:lang w:val="en-US"/>
        </w:rPr>
        <w:t>Akutan</w:t>
      </w:r>
      <w:proofErr w:type="spellEnd"/>
      <w:r w:rsidRPr="00A70B6E">
        <w:rPr>
          <w:rFonts w:eastAsia="Calibri"/>
          <w:highlight w:val="white"/>
          <w:lang w:val="en-US"/>
        </w:rPr>
        <w:t xml:space="preserve"> received the second highest amount of traffic for VMS reported vessels. </w:t>
      </w:r>
      <w:r w:rsidR="0034065B" w:rsidRPr="00A70B6E">
        <w:rPr>
          <w:rFonts w:eastAsia="Calibri"/>
          <w:highlight w:val="white"/>
          <w:lang w:val="en-US"/>
        </w:rPr>
        <w:t>With respect to ballast water discharge, the majority of reported discharge occurred in Dutch Harbor, with Nome having the second largest discharge volume (</w:t>
      </w:r>
      <w:r w:rsidR="00A037D0" w:rsidRPr="00A70B6E">
        <w:rPr>
          <w:rFonts w:eastAsia="Calibri"/>
          <w:highlight w:val="yellow"/>
          <w:lang w:val="en-US"/>
        </w:rPr>
        <w:t>Supplementary Figure 2</w:t>
      </w:r>
      <w:r w:rsidR="0034065B" w:rsidRPr="00A70B6E">
        <w:rPr>
          <w:rFonts w:eastAsia="Calibri"/>
          <w:highlight w:val="white"/>
          <w:lang w:val="en-US"/>
        </w:rPr>
        <w:t xml:space="preserve">). </w:t>
      </w:r>
    </w:p>
    <w:p w14:paraId="2BD77DAA" w14:textId="7745CF3D" w:rsidR="00530190" w:rsidRPr="00A70B6E" w:rsidRDefault="0034065B" w:rsidP="00E05BC2">
      <w:pPr>
        <w:spacing w:before="200" w:line="360" w:lineRule="auto"/>
        <w:contextualSpacing/>
        <w:rPr>
          <w:highlight w:val="white"/>
          <w:lang w:val="en-US"/>
        </w:rPr>
      </w:pPr>
      <w:commentRangeStart w:id="60"/>
      <w:r w:rsidRPr="00A70B6E">
        <w:rPr>
          <w:rFonts w:eastAsia="Calibri"/>
          <w:highlight w:val="white"/>
          <w:lang w:val="en-US"/>
        </w:rPr>
        <w:t xml:space="preserve">82.7% of arrivals </w:t>
      </w:r>
      <w:commentRangeEnd w:id="60"/>
      <w:r w:rsidRPr="00A70B6E">
        <w:rPr>
          <w:lang w:val="en-US"/>
        </w:rPr>
        <w:commentReference w:id="60"/>
      </w:r>
      <w:r w:rsidR="00E05BC2" w:rsidRPr="00A70B6E">
        <w:rPr>
          <w:rFonts w:eastAsia="Calibri"/>
          <w:highlight w:val="white"/>
          <w:lang w:val="en-US"/>
        </w:rPr>
        <w:t>(</w:t>
      </w:r>
      <w:r w:rsidR="00E05BC2" w:rsidRPr="00A70B6E">
        <w:rPr>
          <w:rFonts w:eastAsia="Calibri"/>
          <w:highlight w:val="yellow"/>
          <w:lang w:val="en-US"/>
        </w:rPr>
        <w:t xml:space="preserve">of NBIC ships?) </w:t>
      </w:r>
      <w:r w:rsidRPr="00A70B6E">
        <w:rPr>
          <w:rFonts w:eastAsia="Calibri"/>
          <w:highlight w:val="white"/>
          <w:lang w:val="en-US"/>
        </w:rPr>
        <w:t>originated from outside Alaska (</w:t>
      </w:r>
      <w:r w:rsidRPr="00A70B6E">
        <w:rPr>
          <w:rFonts w:eastAsia="Calibri"/>
          <w:highlight w:val="yellow"/>
          <w:lang w:val="en-US"/>
        </w:rPr>
        <w:t>Figure 5a</w:t>
      </w:r>
      <w:r w:rsidRPr="00A70B6E">
        <w:rPr>
          <w:rFonts w:eastAsia="Calibri"/>
          <w:highlight w:val="white"/>
          <w:lang w:val="en-US"/>
        </w:rPr>
        <w:t xml:space="preserve">). </w:t>
      </w:r>
      <w:r w:rsidR="00874591" w:rsidRPr="00A70B6E">
        <w:rPr>
          <w:rFonts w:eastAsia="Calibri"/>
          <w:highlight w:val="white"/>
          <w:lang w:val="en-US"/>
        </w:rPr>
        <w:t>According to the NBIC dataset, California (</w:t>
      </w:r>
      <w:r w:rsidR="00874591" w:rsidRPr="00A70B6E">
        <w:rPr>
          <w:rFonts w:eastAsia="Calibri"/>
          <w:i/>
          <w:highlight w:val="white"/>
          <w:lang w:val="en-US"/>
        </w:rPr>
        <w:t>N</w:t>
      </w:r>
      <w:r w:rsidR="00874591" w:rsidRPr="00A70B6E">
        <w:rPr>
          <w:rFonts w:eastAsia="Calibri"/>
          <w:highlight w:val="white"/>
          <w:lang w:val="en-US"/>
        </w:rPr>
        <w:t>=175), Washington (</w:t>
      </w:r>
      <w:r w:rsidR="00874591" w:rsidRPr="00A70B6E">
        <w:rPr>
          <w:rFonts w:eastAsia="Calibri"/>
          <w:i/>
          <w:highlight w:val="white"/>
          <w:lang w:val="en-US"/>
        </w:rPr>
        <w:t>N</w:t>
      </w:r>
      <w:r w:rsidR="00874591" w:rsidRPr="00A70B6E">
        <w:rPr>
          <w:rFonts w:eastAsia="Calibri"/>
          <w:highlight w:val="white"/>
          <w:lang w:val="en-US"/>
        </w:rPr>
        <w:t>=142), and South Korea (</w:t>
      </w:r>
      <w:r w:rsidR="00874591" w:rsidRPr="00A70B6E">
        <w:rPr>
          <w:rFonts w:eastAsia="Calibri"/>
          <w:i/>
          <w:highlight w:val="white"/>
          <w:lang w:val="en-US"/>
        </w:rPr>
        <w:t>N</w:t>
      </w:r>
      <w:r w:rsidR="00874591" w:rsidRPr="00A70B6E">
        <w:rPr>
          <w:rFonts w:eastAsia="Calibri"/>
          <w:highlight w:val="white"/>
          <w:lang w:val="en-US"/>
        </w:rPr>
        <w:t>=127) accounted for greater portions of vessel traffic into the Bering Sea than the more proximate Gulf of Alaska ports (</w:t>
      </w:r>
      <w:r w:rsidR="00874591" w:rsidRPr="00A70B6E">
        <w:rPr>
          <w:rFonts w:eastAsia="Calibri"/>
          <w:i/>
          <w:highlight w:val="white"/>
          <w:lang w:val="en-US"/>
        </w:rPr>
        <w:t>N</w:t>
      </w:r>
      <w:r w:rsidR="00874591" w:rsidRPr="00A70B6E">
        <w:rPr>
          <w:rFonts w:eastAsia="Calibri"/>
          <w:highlight w:val="white"/>
          <w:lang w:val="en-US"/>
        </w:rPr>
        <w:t>=120). However, from VMS data, which predominantly includes smaller fishing vessels that do not report to the USCG, an overwhelming majority of trips originated from Gulf of Alaska ports (</w:t>
      </w:r>
      <w:r w:rsidR="00874591" w:rsidRPr="00A70B6E">
        <w:rPr>
          <w:rFonts w:eastAsia="Calibri"/>
          <w:i/>
          <w:highlight w:val="white"/>
          <w:lang w:val="en-US"/>
        </w:rPr>
        <w:t>N</w:t>
      </w:r>
      <w:r w:rsidR="00874591" w:rsidRPr="00A70B6E">
        <w:rPr>
          <w:rFonts w:eastAsia="Calibri"/>
          <w:highlight w:val="white"/>
          <w:lang w:val="en-US"/>
        </w:rPr>
        <w:t xml:space="preserve">=657; </w:t>
      </w:r>
      <w:r w:rsidR="00874591" w:rsidRPr="00A70B6E">
        <w:rPr>
          <w:rFonts w:eastAsia="Calibri"/>
          <w:highlight w:val="yellow"/>
          <w:lang w:val="en-US"/>
        </w:rPr>
        <w:t>Figure 5b</w:t>
      </w:r>
      <w:r w:rsidR="00874591" w:rsidRPr="00A70B6E">
        <w:rPr>
          <w:rFonts w:eastAsia="Calibri"/>
          <w:highlight w:val="white"/>
          <w:lang w:val="en-US"/>
        </w:rPr>
        <w:t>).</w:t>
      </w:r>
      <w:r w:rsidRPr="00A70B6E">
        <w:rPr>
          <w:rFonts w:eastAsia="Calibri"/>
          <w:highlight w:val="white"/>
          <w:lang w:val="en-US"/>
        </w:rPr>
        <w:t xml:space="preserve"> </w:t>
      </w:r>
      <w:r w:rsidR="00E32670" w:rsidRPr="00A70B6E">
        <w:rPr>
          <w:rFonts w:eastAsia="Calibri"/>
          <w:highlight w:val="white"/>
          <w:lang w:val="en-US"/>
        </w:rPr>
        <w:t>W</w:t>
      </w:r>
      <w:r w:rsidRPr="00A70B6E">
        <w:rPr>
          <w:rFonts w:eastAsia="Calibri"/>
          <w:highlight w:val="white"/>
          <w:lang w:val="en-US"/>
        </w:rPr>
        <w:t>hile ports in the eastern Pacific Ocean accounted for more trips, most ballast water released in the Bering Sea originated from Asian ports (</w:t>
      </w:r>
      <w:r w:rsidR="00A037D0" w:rsidRPr="00A70B6E">
        <w:rPr>
          <w:rFonts w:eastAsia="Calibri"/>
          <w:highlight w:val="yellow"/>
          <w:lang w:val="en-US"/>
        </w:rPr>
        <w:t>Supplementary Figure 2</w:t>
      </w:r>
      <w:r w:rsidRPr="00A70B6E">
        <w:rPr>
          <w:rFonts w:eastAsia="Calibri"/>
          <w:highlight w:val="white"/>
          <w:lang w:val="en-US"/>
        </w:rPr>
        <w:t xml:space="preserve">). South Korea and China each accounted for an order of magnitude more ballast water (18,728 and 17,453 </w:t>
      </w:r>
      <w:proofErr w:type="spellStart"/>
      <w:r w:rsidRPr="00A70B6E">
        <w:rPr>
          <w:rFonts w:eastAsia="Calibri"/>
          <w:highlight w:val="white"/>
          <w:lang w:val="en-US"/>
        </w:rPr>
        <w:t>mt</w:t>
      </w:r>
      <w:proofErr w:type="spellEnd"/>
      <w:r w:rsidRPr="00A70B6E">
        <w:rPr>
          <w:rFonts w:eastAsia="Calibri"/>
          <w:highlight w:val="white"/>
          <w:lang w:val="en-US"/>
        </w:rPr>
        <w:t xml:space="preserve">, respectively) than the next greatest sources, Japan (7183 </w:t>
      </w:r>
      <w:proofErr w:type="spellStart"/>
      <w:r w:rsidRPr="00A70B6E">
        <w:rPr>
          <w:rFonts w:eastAsia="Calibri"/>
          <w:highlight w:val="white"/>
          <w:lang w:val="en-US"/>
        </w:rPr>
        <w:t>mt</w:t>
      </w:r>
      <w:proofErr w:type="spellEnd"/>
      <w:r w:rsidRPr="00A70B6E">
        <w:rPr>
          <w:rFonts w:eastAsia="Calibri"/>
          <w:highlight w:val="white"/>
          <w:lang w:val="en-US"/>
        </w:rPr>
        <w:t xml:space="preserve">), Canada (6912 </w:t>
      </w:r>
      <w:proofErr w:type="spellStart"/>
      <w:r w:rsidRPr="00A70B6E">
        <w:rPr>
          <w:rFonts w:eastAsia="Calibri"/>
          <w:highlight w:val="white"/>
          <w:lang w:val="en-US"/>
        </w:rPr>
        <w:t>mt</w:t>
      </w:r>
      <w:proofErr w:type="spellEnd"/>
      <w:r w:rsidRPr="00A70B6E">
        <w:rPr>
          <w:rFonts w:eastAsia="Calibri"/>
          <w:highlight w:val="white"/>
          <w:lang w:val="en-US"/>
        </w:rPr>
        <w:t xml:space="preserve">), and Washington (3852 </w:t>
      </w:r>
      <w:proofErr w:type="spellStart"/>
      <w:r w:rsidRPr="00A70B6E">
        <w:rPr>
          <w:rFonts w:eastAsia="Calibri"/>
          <w:highlight w:val="white"/>
          <w:lang w:val="en-US"/>
        </w:rPr>
        <w:t>mt</w:t>
      </w:r>
      <w:proofErr w:type="spellEnd"/>
      <w:r w:rsidRPr="00A70B6E">
        <w:rPr>
          <w:rFonts w:eastAsia="Calibri"/>
          <w:highlight w:val="white"/>
          <w:lang w:val="en-US"/>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A70B6E" w:rsidRDefault="00874591" w:rsidP="00BB5655">
      <w:pPr>
        <w:pStyle w:val="Heading1"/>
      </w:pPr>
      <w:bookmarkStart w:id="61" w:name="_wsrma7mknuak" w:colFirst="0" w:colLast="0"/>
      <w:bookmarkEnd w:id="61"/>
      <w:r w:rsidRPr="00A70B6E">
        <w:t>Discussion</w:t>
      </w:r>
    </w:p>
    <w:p w14:paraId="4F965CF2" w14:textId="6D5B375F" w:rsidR="00E85FCC" w:rsidRPr="00330E88" w:rsidRDefault="009E18C9" w:rsidP="003359FF">
      <w:pPr>
        <w:spacing w:line="360" w:lineRule="auto"/>
        <w:contextualSpacing/>
        <w:rPr>
          <w:lang w:val="en-US"/>
        </w:rPr>
      </w:pPr>
      <w:r w:rsidRPr="009E18C9">
        <w:rPr>
          <w:lang w:val="en-US"/>
        </w:rPr>
        <w:t>Our work addresses an important knowledge gap in Pacific Arctic research and extends previous research by providing a comprehensive assessment of the role of temperature on high-latitude invasions based on an understanding of NIS physiological tolerances, modeled ocean conditions and available data on vessel traffic and ballast water discharge.</w:t>
      </w:r>
      <w:r>
        <w:rPr>
          <w:lang w:val="en-US"/>
        </w:rPr>
        <w:t xml:space="preserve"> </w:t>
      </w:r>
      <w:r w:rsidR="007809B2">
        <w:rPr>
          <w:lang w:val="en-US"/>
        </w:rPr>
        <w:t xml:space="preserve">Although the </w:t>
      </w:r>
      <w:r w:rsidR="006D7BAA" w:rsidRPr="00A70B6E">
        <w:rPr>
          <w:lang w:val="en-US"/>
        </w:rPr>
        <w:t>Arctic has few reported non-</w:t>
      </w:r>
      <w:r w:rsidR="006466BF" w:rsidRPr="00A70B6E">
        <w:rPr>
          <w:lang w:val="en-US"/>
        </w:rPr>
        <w:t>indigenous</w:t>
      </w:r>
      <w:r w:rsidR="006D7BAA" w:rsidRPr="00A70B6E">
        <w:rPr>
          <w:lang w:val="en-US"/>
        </w:rPr>
        <w:t xml:space="preserve"> </w:t>
      </w:r>
      <w:r w:rsidR="00E04028" w:rsidRPr="00A70B6E">
        <w:rPr>
          <w:lang w:val="en-US"/>
        </w:rPr>
        <w:t xml:space="preserve">species </w:t>
      </w:r>
      <w:r w:rsidR="006D7BAA" w:rsidRPr="00A70B6E">
        <w:rPr>
          <w:lang w:val="en-US"/>
        </w:rPr>
        <w:t>(NIS), o</w:t>
      </w:r>
      <w:r w:rsidR="00D216F8" w:rsidRPr="00A70B6E">
        <w:rPr>
          <w:lang w:val="en-US"/>
        </w:rPr>
        <w:t>ur results indicate that</w:t>
      </w:r>
      <w:r w:rsidR="006D7BAA" w:rsidRPr="00A70B6E">
        <w:rPr>
          <w:lang w:val="en-US"/>
        </w:rPr>
        <w:t xml:space="preserve"> (1) potential NIS habitat </w:t>
      </w:r>
      <w:r w:rsidR="00A44B6F" w:rsidRPr="00A70B6E">
        <w:rPr>
          <w:lang w:val="en-US"/>
        </w:rPr>
        <w:t xml:space="preserve">currently </w:t>
      </w:r>
      <w:r w:rsidR="00D216F8" w:rsidRPr="00A70B6E">
        <w:rPr>
          <w:lang w:val="en-US"/>
        </w:rPr>
        <w:t>exist</w:t>
      </w:r>
      <w:r w:rsidR="006D7BAA" w:rsidRPr="00A70B6E">
        <w:rPr>
          <w:lang w:val="en-US"/>
        </w:rPr>
        <w:t>s</w:t>
      </w:r>
      <w:r w:rsidR="00D216F8" w:rsidRPr="00A70B6E">
        <w:rPr>
          <w:lang w:val="en-US"/>
        </w:rPr>
        <w:t xml:space="preserve"> in the </w:t>
      </w:r>
      <w:r w:rsidR="00C73D93" w:rsidRPr="00A70B6E">
        <w:rPr>
          <w:lang w:val="en-US"/>
        </w:rPr>
        <w:t>Bering Sea</w:t>
      </w:r>
      <w:r w:rsidR="006466BF" w:rsidRPr="00A70B6E">
        <w:rPr>
          <w:lang w:val="en-US"/>
        </w:rPr>
        <w:t>;</w:t>
      </w:r>
      <w:r w:rsidR="006D7BAA" w:rsidRPr="00A70B6E">
        <w:rPr>
          <w:lang w:val="en-US"/>
        </w:rPr>
        <w:t xml:space="preserve"> (2) this habitat is</w:t>
      </w:r>
      <w:r w:rsidR="00C73D93" w:rsidRPr="00A70B6E">
        <w:rPr>
          <w:lang w:val="en-US"/>
        </w:rPr>
        <w:t xml:space="preserve"> projected</w:t>
      </w:r>
      <w:r w:rsidR="00D216F8" w:rsidRPr="00A70B6E">
        <w:rPr>
          <w:lang w:val="en-US"/>
        </w:rPr>
        <w:t xml:space="preserve"> to expand by mid-century due to</w:t>
      </w:r>
      <w:r w:rsidR="006466BF" w:rsidRPr="00A70B6E">
        <w:rPr>
          <w:lang w:val="en-US"/>
        </w:rPr>
        <w:t xml:space="preserve"> warming ocean conditions; and</w:t>
      </w:r>
      <w:r w:rsidR="00D216F8" w:rsidRPr="00A70B6E">
        <w:rPr>
          <w:lang w:val="en-US"/>
        </w:rPr>
        <w:t xml:space="preserve"> </w:t>
      </w:r>
      <w:r w:rsidR="006D7BAA" w:rsidRPr="00A70B6E">
        <w:rPr>
          <w:lang w:val="en-US"/>
        </w:rPr>
        <w:t xml:space="preserve">(3) </w:t>
      </w:r>
      <w:r w:rsidR="007809B2">
        <w:rPr>
          <w:lang w:val="en-US"/>
        </w:rPr>
        <w:t xml:space="preserve">mechanisms for NIS </w:t>
      </w:r>
      <w:r w:rsidR="00D216F8" w:rsidRPr="00A70B6E">
        <w:rPr>
          <w:lang w:val="en-US"/>
        </w:rPr>
        <w:t>transport into and throughout the Bering Sea exist</w:t>
      </w:r>
      <w:r w:rsidR="006466BF" w:rsidRPr="00A70B6E">
        <w:rPr>
          <w:lang w:val="en-US"/>
        </w:rPr>
        <w:t xml:space="preserve">. </w:t>
      </w:r>
      <w:r w:rsidR="007809B2">
        <w:rPr>
          <w:lang w:val="en-US"/>
        </w:rPr>
        <w:t>S</w:t>
      </w:r>
      <w:r w:rsidR="00330E88" w:rsidRPr="00A70B6E">
        <w:rPr>
          <w:lang w:val="en-US"/>
        </w:rPr>
        <w:t xml:space="preserve">uitable temperature and salinity conditions </w:t>
      </w:r>
      <w:r w:rsidR="007809B2">
        <w:rPr>
          <w:lang w:val="en-US"/>
        </w:rPr>
        <w:t xml:space="preserve">exist </w:t>
      </w:r>
      <w:r w:rsidR="00330E88" w:rsidRPr="00A70B6E">
        <w:rPr>
          <w:lang w:val="en-US"/>
        </w:rPr>
        <w:t xml:space="preserve">for </w:t>
      </w:r>
      <w:r w:rsidR="00330E88">
        <w:rPr>
          <w:lang w:val="en-US"/>
        </w:rPr>
        <w:t>a large number of t</w:t>
      </w:r>
      <w:r w:rsidR="007809B2">
        <w:rPr>
          <w:lang w:val="en-US"/>
        </w:rPr>
        <w:t>axa</w:t>
      </w:r>
      <w:r w:rsidR="00330E88">
        <w:rPr>
          <w:lang w:val="en-US"/>
        </w:rPr>
        <w:t xml:space="preserve"> we </w:t>
      </w:r>
      <w:r w:rsidR="00330E88">
        <w:rPr>
          <w:lang w:val="en-US"/>
        </w:rPr>
        <w:lastRenderedPageBreak/>
        <w:t xml:space="preserve">considered and for both </w:t>
      </w:r>
      <w:r w:rsidR="00330E88" w:rsidRPr="00A70B6E">
        <w:rPr>
          <w:lang w:val="en-US"/>
        </w:rPr>
        <w:t>survival and reproducti</w:t>
      </w:r>
      <w:r w:rsidR="00330E88">
        <w:rPr>
          <w:lang w:val="en-US"/>
        </w:rPr>
        <w:t>on</w:t>
      </w:r>
      <w:r w:rsidR="00330E88" w:rsidRPr="00A70B6E">
        <w:rPr>
          <w:lang w:val="en-US"/>
        </w:rPr>
        <w:t xml:space="preserve"> life stages</w:t>
      </w:r>
      <w:r w:rsidR="00330E88">
        <w:rPr>
          <w:lang w:val="en-US"/>
        </w:rPr>
        <w:t xml:space="preserve">. </w:t>
      </w:r>
      <w:r w:rsidR="007809B2">
        <w:rPr>
          <w:lang w:val="en-US"/>
        </w:rPr>
        <w:t xml:space="preserve">We found some evidence to suggest that </w:t>
      </w:r>
      <w:r w:rsidR="007809B2" w:rsidRPr="00A70B6E">
        <w:rPr>
          <w:lang w:val="en-US"/>
        </w:rPr>
        <w:t xml:space="preserve">cold water temperatures </w:t>
      </w:r>
      <w:r w:rsidR="007809B2">
        <w:rPr>
          <w:lang w:val="en-US"/>
        </w:rPr>
        <w:t xml:space="preserve">may </w:t>
      </w:r>
      <w:r w:rsidR="007809B2" w:rsidRPr="00A70B6E">
        <w:rPr>
          <w:lang w:val="en-US"/>
        </w:rPr>
        <w:t xml:space="preserve">limit </w:t>
      </w:r>
      <w:r w:rsidR="007809B2">
        <w:rPr>
          <w:lang w:val="en-US"/>
        </w:rPr>
        <w:t xml:space="preserve">introductions </w:t>
      </w:r>
      <w:r w:rsidR="007809B2" w:rsidRPr="00A70B6E">
        <w:rPr>
          <w:lang w:val="en-US"/>
        </w:rPr>
        <w:t>in</w:t>
      </w:r>
      <w:r w:rsidR="007809B2">
        <w:rPr>
          <w:lang w:val="en-US"/>
        </w:rPr>
        <w:t xml:space="preserve"> arctic regions that are seasonally covered by</w:t>
      </w:r>
      <w:r w:rsidR="007809B2" w:rsidRPr="00A70B6E">
        <w:rPr>
          <w:lang w:val="en-US"/>
        </w:rPr>
        <w:t xml:space="preserve"> </w:t>
      </w:r>
      <w:r w:rsidR="007809B2" w:rsidRPr="007809B2">
        <w:rPr>
          <w:lang w:val="en-US"/>
        </w:rPr>
        <w:t>ice</w:t>
      </w:r>
      <w:r w:rsidR="007809B2">
        <w:rPr>
          <w:lang w:val="en-US"/>
        </w:rPr>
        <w:t>. However, our</w:t>
      </w:r>
      <w:r w:rsidR="007809B2" w:rsidRPr="00A70B6E">
        <w:rPr>
          <w:lang w:val="en-US"/>
        </w:rPr>
        <w:t xml:space="preserve"> results challenge the expectation that high-latitude marine ecosystems have low risk</w:t>
      </w:r>
      <w:r w:rsidR="007809B2">
        <w:rPr>
          <w:lang w:val="en-US"/>
        </w:rPr>
        <w:t xml:space="preserve"> due to temperature limitations, as s</w:t>
      </w:r>
      <w:r w:rsidR="007809B2" w:rsidRPr="00A70B6E">
        <w:rPr>
          <w:lang w:val="en-US"/>
        </w:rPr>
        <w:t xml:space="preserve">ubarctic regions </w:t>
      </w:r>
      <w:r w:rsidR="007809B2">
        <w:rPr>
          <w:lang w:val="en-US"/>
        </w:rPr>
        <w:t xml:space="preserve">were suitable for a large number of temperate taxa. </w:t>
      </w:r>
      <w:r w:rsidR="003359FF">
        <w:rPr>
          <w:lang w:val="en-US"/>
        </w:rPr>
        <w:t xml:space="preserve">Warming ocean temperatures as a result of climate change will likely increase the area of suitable habitat northward. </w:t>
      </w:r>
      <w:r w:rsidR="004B5D5A" w:rsidRPr="00A70B6E">
        <w:rPr>
          <w:lang w:val="en-US"/>
        </w:rPr>
        <w:t xml:space="preserve">Importantly, </w:t>
      </w:r>
      <w:r w:rsidR="00330E88">
        <w:rPr>
          <w:lang w:val="en-US"/>
        </w:rPr>
        <w:t xml:space="preserve">our analyses revealed that </w:t>
      </w:r>
      <w:r w:rsidR="004B5D5A" w:rsidRPr="00A70B6E">
        <w:rPr>
          <w:lang w:val="en-US"/>
        </w:rPr>
        <w:t>a</w:t>
      </w:r>
      <w:r w:rsidR="009D352C" w:rsidRPr="00A70B6E">
        <w:rPr>
          <w:lang w:val="en-US"/>
        </w:rPr>
        <w:t>reas of high habitat suitability were also areas that received the highest number of c</w:t>
      </w:r>
      <w:r w:rsidR="0067391E" w:rsidRPr="00A70B6E">
        <w:rPr>
          <w:lang w:val="en-US"/>
        </w:rPr>
        <w:t>ommercial and fishing vessel</w:t>
      </w:r>
      <w:r w:rsidR="009D352C" w:rsidRPr="00A70B6E">
        <w:rPr>
          <w:lang w:val="en-US"/>
        </w:rPr>
        <w:t>s</w:t>
      </w:r>
      <w:r w:rsidR="00330E88">
        <w:rPr>
          <w:lang w:val="en-US"/>
        </w:rPr>
        <w:t>, and therefore areas where organisms are most likely to be introduced</w:t>
      </w:r>
      <w:r w:rsidR="0067391E" w:rsidRPr="00A70B6E">
        <w:rPr>
          <w:lang w:val="en-US"/>
        </w:rPr>
        <w:t>.</w:t>
      </w:r>
      <w:r w:rsidR="007809B2">
        <w:rPr>
          <w:lang w:val="en-US"/>
        </w:rPr>
        <w:t xml:space="preserve"> </w:t>
      </w:r>
    </w:p>
    <w:p w14:paraId="699FBEE7" w14:textId="2AC42422" w:rsidR="00E85FCC" w:rsidRPr="00A70B6E" w:rsidRDefault="00A96D50" w:rsidP="00B31FD6">
      <w:pPr>
        <w:pStyle w:val="Heading2"/>
      </w:pPr>
      <w:r w:rsidRPr="00A70B6E">
        <w:t>The</w:t>
      </w:r>
      <w:r w:rsidR="00E85FCC" w:rsidRPr="00A70B6E">
        <w:t xml:space="preserve"> role of </w:t>
      </w:r>
      <w:r w:rsidRPr="00A70B6E">
        <w:t>cold</w:t>
      </w:r>
      <w:r w:rsidR="00E85FCC" w:rsidRPr="00A70B6E">
        <w:t xml:space="preserve"> </w:t>
      </w:r>
      <w:r w:rsidRPr="00A70B6E">
        <w:t>water temperature on survival</w:t>
      </w:r>
    </w:p>
    <w:p w14:paraId="1D1714DA" w14:textId="127E184F" w:rsidR="007909FD" w:rsidRPr="00A70B6E" w:rsidRDefault="00E46D10" w:rsidP="00E46D10">
      <w:pPr>
        <w:spacing w:line="360" w:lineRule="auto"/>
        <w:contextualSpacing/>
        <w:rPr>
          <w:ins w:id="62" w:author="Amanda Droghini" w:date="2018-03-21T22:30:00Z"/>
          <w:lang w:val="en-US"/>
        </w:rPr>
      </w:pPr>
      <w:r w:rsidRPr="00A70B6E">
        <w:rPr>
          <w:lang w:val="en-US"/>
        </w:rPr>
        <w:t>Of the 42 taxa we considered, most (</w:t>
      </w:r>
      <w:r w:rsidR="00330E88">
        <w:rPr>
          <w:i/>
          <w:lang w:val="en-US"/>
        </w:rPr>
        <w:t>n</w:t>
      </w:r>
      <w:r w:rsidRPr="00A70B6E">
        <w:rPr>
          <w:lang w:val="en-US"/>
        </w:rPr>
        <w:t xml:space="preserve">=34) had suitable habitat for year-round survival in at least parts of the Bering Sea. </w:t>
      </w:r>
      <w:r w:rsidR="00D93C22" w:rsidRPr="00D93C22">
        <w:rPr>
          <w:highlight w:val="cyan"/>
          <w:lang w:val="en-US"/>
        </w:rPr>
        <w:t xml:space="preserve">Our findings are similar to those of de Rivera et al. (2011), but considering a much larger pool of NIS revealed interesting </w:t>
      </w:r>
      <w:r w:rsidR="00D93C22">
        <w:rPr>
          <w:highlight w:val="cyan"/>
          <w:lang w:val="en-US"/>
        </w:rPr>
        <w:t xml:space="preserve">biogeographic?? </w:t>
      </w:r>
      <w:r w:rsidR="00D93C22" w:rsidRPr="00D93C22">
        <w:rPr>
          <w:highlight w:val="cyan"/>
          <w:lang w:val="en-US"/>
        </w:rPr>
        <w:t>patterns.</w:t>
      </w:r>
      <w:r w:rsidR="00D93C22">
        <w:rPr>
          <w:lang w:val="en-US"/>
        </w:rPr>
        <w:t xml:space="preserve"> Potential </w:t>
      </w:r>
      <w:r w:rsidRPr="00A70B6E">
        <w:rPr>
          <w:lang w:val="en-US"/>
        </w:rPr>
        <w:t xml:space="preserve">NIS richness followed a latitudinal gradient, with high richness in the southern Bering Sea shelf, and a sharp decrease above 58ºN </w:t>
      </w:r>
      <w:r w:rsidRPr="00A70B6E">
        <w:rPr>
          <w:highlight w:val="yellow"/>
          <w:lang w:val="en-US"/>
        </w:rPr>
        <w:t>(Fig</w:t>
      </w:r>
      <w:r w:rsidR="00A037D0" w:rsidRPr="00A70B6E">
        <w:rPr>
          <w:highlight w:val="yellow"/>
          <w:lang w:val="en-US"/>
        </w:rPr>
        <w:t>ure</w:t>
      </w:r>
      <w:r w:rsidRPr="00A70B6E">
        <w:rPr>
          <w:highlight w:val="yellow"/>
          <w:lang w:val="en-US"/>
        </w:rPr>
        <w:t xml:space="preserve"> </w:t>
      </w:r>
      <w:r w:rsidR="00A037D0" w:rsidRPr="00A70B6E">
        <w:rPr>
          <w:highlight w:val="yellow"/>
          <w:lang w:val="en-US"/>
        </w:rPr>
        <w:t>2</w:t>
      </w:r>
      <w:r w:rsidRPr="00A70B6E">
        <w:rPr>
          <w:highlight w:val="yellow"/>
          <w:lang w:val="en-US"/>
        </w:rPr>
        <w:t>)</w:t>
      </w:r>
      <w:r w:rsidRPr="00A70B6E">
        <w:rPr>
          <w:lang w:val="en-US"/>
        </w:rPr>
        <w:t xml:space="preserve">. </w:t>
      </w:r>
      <w:r w:rsidR="00C767F9">
        <w:rPr>
          <w:lang w:val="en-US"/>
        </w:rPr>
        <w:t>Our results suggest that the lack of suitable habitat in arctic regions may be driven by species’ inability to tolerate cold temperatures. For one, a</w:t>
      </w:r>
      <w:r w:rsidR="00C767F9" w:rsidRPr="00A70B6E">
        <w:rPr>
          <w:lang w:val="en-US"/>
        </w:rPr>
        <w:t xml:space="preserve">ll </w:t>
      </w:r>
      <w:r w:rsidR="00C767F9">
        <w:rPr>
          <w:lang w:val="en-US"/>
        </w:rPr>
        <w:t>taxa were</w:t>
      </w:r>
      <w:r w:rsidR="00C767F9" w:rsidRPr="00A70B6E">
        <w:rPr>
          <w:lang w:val="en-US"/>
        </w:rPr>
        <w:t xml:space="preserve"> predicted to </w:t>
      </w:r>
      <w:r w:rsidR="00C767F9">
        <w:rPr>
          <w:lang w:val="en-US"/>
        </w:rPr>
        <w:t xml:space="preserve">have suitable </w:t>
      </w:r>
      <w:r w:rsidR="00C767F9" w:rsidRPr="00A70B6E">
        <w:rPr>
          <w:lang w:val="en-US"/>
        </w:rPr>
        <w:t>surviv</w:t>
      </w:r>
      <w:r w:rsidR="00C767F9">
        <w:rPr>
          <w:lang w:val="en-US"/>
        </w:rPr>
        <w:t xml:space="preserve">al habitat </w:t>
      </w:r>
      <w:r w:rsidR="00C767F9" w:rsidRPr="00A70B6E">
        <w:rPr>
          <w:lang w:val="en-US"/>
        </w:rPr>
        <w:t>from early July to mid-August, when water temperature</w:t>
      </w:r>
      <w:r w:rsidR="00C767F9">
        <w:rPr>
          <w:lang w:val="en-US"/>
        </w:rPr>
        <w:t>s were warmest</w:t>
      </w:r>
      <w:r w:rsidR="00D93C22">
        <w:rPr>
          <w:lang w:val="en-US"/>
        </w:rPr>
        <w:t>, but t</w:t>
      </w:r>
      <w:r w:rsidR="00C767F9" w:rsidRPr="00A70B6E">
        <w:rPr>
          <w:lang w:val="en-US"/>
        </w:rPr>
        <w:t>axa without year-round survival habitat were unable to survive from December to April</w:t>
      </w:r>
      <w:r w:rsidR="00C767F9">
        <w:rPr>
          <w:lang w:val="en-US"/>
        </w:rPr>
        <w:t>,</w:t>
      </w:r>
      <w:r w:rsidR="00C767F9" w:rsidRPr="00A70B6E">
        <w:rPr>
          <w:lang w:val="en-US"/>
        </w:rPr>
        <w:t xml:space="preserve"> </w:t>
      </w:r>
      <w:r w:rsidR="00D93C22">
        <w:rPr>
          <w:lang w:val="en-US"/>
        </w:rPr>
        <w:t xml:space="preserve">when water temperatures are </w:t>
      </w:r>
      <w:r w:rsidR="00C767F9" w:rsidRPr="00A70B6E">
        <w:rPr>
          <w:lang w:val="en-US"/>
        </w:rPr>
        <w:t xml:space="preserve">coldest. </w:t>
      </w:r>
      <w:r w:rsidR="00D93C22">
        <w:rPr>
          <w:lang w:val="en-US"/>
        </w:rPr>
        <w:t xml:space="preserve">The northward decline in potential NIS richness is also </w:t>
      </w:r>
      <w:r w:rsidRPr="00A70B6E">
        <w:rPr>
          <w:lang w:val="en-US"/>
        </w:rPr>
        <w:t>coincident with the limit of seasonal sea ice extent in the Bering Sea</w:t>
      </w:r>
      <w:r w:rsidR="00C767F9">
        <w:rPr>
          <w:lang w:val="en-US"/>
        </w:rPr>
        <w:t xml:space="preserv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Pr="00A70B6E">
        <w:rPr>
          <w:lang w:val="en-US"/>
        </w:rPr>
        <w:fldChar w:fldCharType="separate"/>
      </w:r>
      <w:r w:rsidRPr="00A70B6E">
        <w:rPr>
          <w:noProof/>
          <w:lang w:val="en-US"/>
        </w:rPr>
        <w:t>(Grebmeier et al. 2006b, Stabeno et al. 2012)</w:t>
      </w:r>
      <w:r w:rsidRPr="00A70B6E">
        <w:rPr>
          <w:lang w:val="en-US"/>
        </w:rPr>
        <w:fldChar w:fldCharType="end"/>
      </w:r>
      <w:r w:rsidRPr="00A70B6E">
        <w:rPr>
          <w:lang w:val="en-US"/>
        </w:rPr>
        <w:t xml:space="preserve">. </w:t>
      </w:r>
      <w:r w:rsidR="00C767F9">
        <w:rPr>
          <w:lang w:val="en-US"/>
        </w:rPr>
        <w:t xml:space="preserve">The southeastern Bering Sea is largely ice-free, though sea ice can form along the northern Alaska Peninsula during very cold winters </w:t>
      </w:r>
      <w:r w:rsidR="00C767F9">
        <w:rPr>
          <w:lang w:val="en-US"/>
        </w:rPr>
        <w:fldChar w:fldCharType="begin" w:fldLock="1"/>
      </w:r>
      <w:r w:rsidR="00524D75">
        <w:rPr>
          <w:lang w:val="en-US"/>
        </w:rP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C767F9">
        <w:rPr>
          <w:lang w:val="en-US"/>
        </w:rPr>
        <w:fldChar w:fldCharType="separate"/>
      </w:r>
      <w:r w:rsidR="00C767F9" w:rsidRPr="00C767F9">
        <w:rPr>
          <w:noProof/>
          <w:lang w:val="en-US"/>
        </w:rPr>
        <w:t>(Stabeno et al. 2012)</w:t>
      </w:r>
      <w:r w:rsidR="00C767F9">
        <w:rPr>
          <w:lang w:val="en-US"/>
        </w:rPr>
        <w:fldChar w:fldCharType="end"/>
      </w:r>
      <w:r w:rsidR="00C767F9">
        <w:rPr>
          <w:lang w:val="en-US"/>
        </w:rPr>
        <w:t xml:space="preserve">. </w:t>
      </w:r>
      <w:r w:rsidRPr="00A70B6E">
        <w:rPr>
          <w:lang w:val="en-US"/>
        </w:rPr>
        <w:t xml:space="preserve">Meanwhile, </w:t>
      </w:r>
      <w:r w:rsidR="00085CD3">
        <w:rPr>
          <w:lang w:val="en-US"/>
        </w:rPr>
        <w:t xml:space="preserve">the </w:t>
      </w:r>
      <w:r w:rsidR="00085CD3" w:rsidRPr="00A70B6E">
        <w:rPr>
          <w:lang w:val="en-US"/>
        </w:rPr>
        <w:t xml:space="preserve">northern Bering Sea </w:t>
      </w:r>
      <w:r w:rsidR="00C767F9">
        <w:rPr>
          <w:lang w:val="en-US"/>
        </w:rPr>
        <w:t>is</w:t>
      </w:r>
      <w:r w:rsidR="00085CD3" w:rsidRPr="00A70B6E">
        <w:rPr>
          <w:lang w:val="en-US"/>
        </w:rPr>
        <w:t xml:space="preserve"> </w:t>
      </w:r>
      <w:r w:rsidR="00085CD3">
        <w:rPr>
          <w:lang w:val="en-US"/>
        </w:rPr>
        <w:t xml:space="preserve">strongly </w:t>
      </w:r>
      <w:r w:rsidR="00C767F9">
        <w:rPr>
          <w:lang w:val="en-US"/>
        </w:rPr>
        <w:t xml:space="preserve">influenced </w:t>
      </w:r>
      <w:r w:rsidR="00085CD3" w:rsidRPr="00A70B6E">
        <w:rPr>
          <w:lang w:val="en-US"/>
        </w:rPr>
        <w:t>by the presence of sea ice</w:t>
      </w:r>
      <w:r w:rsidR="00C767F9">
        <w:rPr>
          <w:lang w:val="en-US"/>
        </w:rPr>
        <w:t xml:space="preserve">; consequently, </w:t>
      </w:r>
      <w:r w:rsidR="00085CD3">
        <w:rPr>
          <w:lang w:val="en-US"/>
        </w:rPr>
        <w:t>its hydrology and biodiversity</w:t>
      </w:r>
      <w:r w:rsidR="00085CD3" w:rsidRPr="00A70B6E">
        <w:rPr>
          <w:lang w:val="en-US"/>
        </w:rPr>
        <w:t xml:space="preserve"> </w:t>
      </w:r>
      <w:r w:rsidR="00085CD3">
        <w:rPr>
          <w:lang w:val="en-US"/>
        </w:rPr>
        <w:t xml:space="preserve">are more akin to </w:t>
      </w:r>
      <w:r w:rsidR="00C767F9">
        <w:rPr>
          <w:lang w:val="en-US"/>
        </w:rPr>
        <w:t>the Arctic Ocean</w:t>
      </w:r>
      <w:r w:rsidR="00085CD3">
        <w:rPr>
          <w:lang w:val="en-US"/>
        </w:rPr>
        <w:t xml:space="preserve"> than they are to the southern Bering Sea </w:t>
      </w:r>
      <w:r w:rsidRPr="00A70B6E">
        <w:rPr>
          <w:lang w:val="en-US"/>
        </w:rPr>
        <w:fldChar w:fldCharType="begin" w:fldLock="1"/>
      </w:r>
      <w:r w:rsidR="006B5E37" w:rsidRPr="00A70B6E">
        <w:rPr>
          <w:lang w:val="en-US"/>
        </w:rP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rsidRPr="00A70B6E">
        <w:rPr>
          <w:lang w:val="en-US"/>
        </w:rPr>
        <w:fldChar w:fldCharType="separate"/>
      </w:r>
      <w:r w:rsidRPr="00A70B6E">
        <w:rPr>
          <w:noProof/>
          <w:lang w:val="en-US"/>
        </w:rPr>
        <w:t>(Grebmeier et al. 2006a, Mueter and Litzow 2008)</w:t>
      </w:r>
      <w:r w:rsidRPr="00A70B6E">
        <w:rPr>
          <w:lang w:val="en-US"/>
        </w:rPr>
        <w:fldChar w:fldCharType="end"/>
      </w:r>
      <w:r w:rsidRPr="00A70B6E">
        <w:rPr>
          <w:lang w:val="en-US"/>
        </w:rPr>
        <w:t xml:space="preserve">. </w:t>
      </w:r>
    </w:p>
    <w:p w14:paraId="57F592B7" w14:textId="01F5D478" w:rsidR="00E85FCC" w:rsidRPr="00A70B6E" w:rsidRDefault="00E85FCC" w:rsidP="00B31FD6">
      <w:pPr>
        <w:pStyle w:val="Heading2"/>
      </w:pPr>
      <w:r w:rsidRPr="00A70B6E">
        <w:t>Reproduction: Is there enough time?</w:t>
      </w:r>
    </w:p>
    <w:p w14:paraId="1AD01AC4" w14:textId="4906FD82" w:rsidR="00C94737" w:rsidRDefault="00290135" w:rsidP="00896AF4">
      <w:pPr>
        <w:spacing w:line="360" w:lineRule="auto"/>
        <w:contextualSpacing/>
        <w:rPr>
          <w:lang w:val="en-US"/>
        </w:rPr>
      </w:pPr>
      <w:r>
        <w:rPr>
          <w:highlight w:val="cyan"/>
          <w:lang w:val="en-US"/>
        </w:rPr>
        <w:t>Very f</w:t>
      </w:r>
      <w:r w:rsidR="00EB74BA" w:rsidRPr="00A70B6E">
        <w:rPr>
          <w:highlight w:val="cyan"/>
          <w:lang w:val="en-US"/>
        </w:rPr>
        <w:t xml:space="preserve">ew studies have modeled </w:t>
      </w:r>
      <w:r w:rsidR="00EB74BA">
        <w:rPr>
          <w:highlight w:val="cyan"/>
          <w:lang w:val="en-US"/>
        </w:rPr>
        <w:t xml:space="preserve">whether </w:t>
      </w:r>
      <w:r w:rsidR="00EB74BA" w:rsidRPr="00A70B6E">
        <w:rPr>
          <w:highlight w:val="cyan"/>
          <w:lang w:val="en-US"/>
        </w:rPr>
        <w:t xml:space="preserve">reproductive habitat </w:t>
      </w:r>
      <w:r w:rsidR="00EB74BA">
        <w:rPr>
          <w:highlight w:val="cyan"/>
          <w:lang w:val="en-US"/>
        </w:rPr>
        <w:t>for NIS exists in</w:t>
      </w:r>
      <w:r w:rsidR="00EB74BA" w:rsidRPr="00A70B6E">
        <w:rPr>
          <w:highlight w:val="cyan"/>
          <w:lang w:val="en-US"/>
        </w:rPr>
        <w:t xml:space="preserve"> Arcti</w:t>
      </w:r>
      <w:r w:rsidR="00EB74BA">
        <w:rPr>
          <w:highlight w:val="cyan"/>
          <w:lang w:val="en-US"/>
        </w:rPr>
        <w:t>c regions.</w:t>
      </w:r>
      <w:r w:rsidR="00C94737" w:rsidRPr="00A70B6E">
        <w:rPr>
          <w:highlight w:val="cyan"/>
          <w:lang w:val="en-US"/>
        </w:rPr>
        <w:t xml:space="preserve"> </w:t>
      </w:r>
      <w:r>
        <w:rPr>
          <w:lang w:val="en-US"/>
        </w:rPr>
        <w:t xml:space="preserve">Of the </w:t>
      </w:r>
      <w:r w:rsidR="00C94737" w:rsidRPr="00A70B6E">
        <w:rPr>
          <w:lang w:val="en-US"/>
        </w:rPr>
        <w:t>taxa we evaluated</w:t>
      </w:r>
      <w:r>
        <w:rPr>
          <w:lang w:val="en-US"/>
        </w:rPr>
        <w:t>, most</w:t>
      </w:r>
      <w:r w:rsidR="00C94737" w:rsidRPr="00A70B6E">
        <w:rPr>
          <w:lang w:val="en-US"/>
        </w:rPr>
        <w:t xml:space="preserve"> had at least one week of suitable reproductive habitat. </w:t>
      </w:r>
      <w:r w:rsidR="00497619" w:rsidRPr="00A70B6E">
        <w:rPr>
          <w:lang w:val="en-US"/>
        </w:rPr>
        <w:t>In contrast to our year-round survival model</w:t>
      </w:r>
      <w:r w:rsidR="00497619">
        <w:rPr>
          <w:lang w:val="en-US"/>
        </w:rPr>
        <w:t>s</w:t>
      </w:r>
      <w:r w:rsidR="00497619" w:rsidRPr="00A70B6E">
        <w:rPr>
          <w:lang w:val="en-US"/>
        </w:rPr>
        <w:t xml:space="preserve">, Norton Sound (~64°C) </w:t>
      </w:r>
      <w:r w:rsidR="00497619">
        <w:rPr>
          <w:lang w:val="en-US"/>
        </w:rPr>
        <w:t>was</w:t>
      </w:r>
      <w:r w:rsidR="00497619" w:rsidRPr="00A70B6E">
        <w:rPr>
          <w:lang w:val="en-US"/>
        </w:rPr>
        <w:t xml:space="preserve"> predicted to support the greatest number of NIS during the summer months </w:t>
      </w:r>
      <w:r w:rsidR="00497619">
        <w:rPr>
          <w:lang w:val="en-US"/>
        </w:rPr>
        <w:t>(</w:t>
      </w:r>
      <w:r w:rsidR="00497619" w:rsidRPr="00D653F8">
        <w:rPr>
          <w:highlight w:val="yellow"/>
          <w:lang w:val="en-US"/>
        </w:rPr>
        <w:t>Supplementary Figure 1</w:t>
      </w:r>
      <w:r w:rsidR="00497619">
        <w:rPr>
          <w:lang w:val="en-US"/>
        </w:rPr>
        <w:t xml:space="preserve">). Waters in Norton Sound are very shallow, creating </w:t>
      </w:r>
      <w:r w:rsidR="00497619" w:rsidRPr="00A70B6E">
        <w:rPr>
          <w:lang w:val="en-US"/>
        </w:rPr>
        <w:t xml:space="preserve">a thermal hotspot in the Bering Sea </w:t>
      </w:r>
      <w:r w:rsidR="00497619" w:rsidRPr="00A70B6E">
        <w:rPr>
          <w:lang w:val="en-US"/>
        </w:rPr>
        <w:fldChar w:fldCharType="begin" w:fldLock="1"/>
      </w:r>
      <w:r w:rsidR="00497619" w:rsidRPr="00A70B6E">
        <w:rPr>
          <w:lang w:val="en-US"/>
        </w:rP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rsidR="00497619" w:rsidRPr="00A70B6E">
        <w:rPr>
          <w:lang w:val="en-US"/>
        </w:rPr>
        <w:fldChar w:fldCharType="separate"/>
      </w:r>
      <w:r w:rsidR="00497619" w:rsidRPr="00A70B6E">
        <w:rPr>
          <w:noProof/>
          <w:lang w:val="en-US"/>
        </w:rPr>
        <w:t xml:space="preserve">(Ladd and Overland 2009, </w:t>
      </w:r>
      <w:r w:rsidR="00497619" w:rsidRPr="00A70B6E">
        <w:rPr>
          <w:noProof/>
          <w:lang w:val="en-US"/>
        </w:rPr>
        <w:lastRenderedPageBreak/>
        <w:t>Hermann et al. 2016)</w:t>
      </w:r>
      <w:r w:rsidR="00497619" w:rsidRPr="00A70B6E">
        <w:rPr>
          <w:lang w:val="en-US"/>
        </w:rPr>
        <w:fldChar w:fldCharType="end"/>
      </w:r>
      <w:r w:rsidR="00497619" w:rsidRPr="00A70B6E">
        <w:rPr>
          <w:lang w:val="en-US"/>
        </w:rPr>
        <w:t xml:space="preserve">. </w:t>
      </w:r>
      <w:r w:rsidR="00497619">
        <w:rPr>
          <w:lang w:val="en-US"/>
        </w:rPr>
        <w:t xml:space="preserve">It is difficult to determine whether taxa would have enough time to brood their eggs or develop into juveniles within the </w:t>
      </w:r>
      <w:r w:rsidR="00497619" w:rsidRPr="00A70B6E">
        <w:rPr>
          <w:lang w:val="en-US"/>
        </w:rPr>
        <w:t>Bering Sea’s short summer season</w:t>
      </w:r>
      <w:r w:rsidR="00497619">
        <w:rPr>
          <w:lang w:val="en-US"/>
        </w:rPr>
        <w:t>, especially when considering that cold</w:t>
      </w:r>
      <w:r w:rsidR="00497619" w:rsidRPr="00A70B6E">
        <w:rPr>
          <w:lang w:val="en-US"/>
        </w:rPr>
        <w:t xml:space="preserve"> temperature</w:t>
      </w:r>
      <w:r w:rsidR="00497619">
        <w:rPr>
          <w:lang w:val="en-US"/>
        </w:rPr>
        <w:t>s may</w:t>
      </w:r>
      <w:r w:rsidR="00497619" w:rsidRPr="00A70B6E">
        <w:rPr>
          <w:lang w:val="en-US"/>
        </w:rPr>
        <w:t xml:space="preserve"> </w:t>
      </w:r>
      <w:r w:rsidR="00497619">
        <w:rPr>
          <w:lang w:val="en-US"/>
        </w:rPr>
        <w:t>increase</w:t>
      </w:r>
      <w:r w:rsidR="00497619" w:rsidRPr="00A70B6E">
        <w:rPr>
          <w:lang w:val="en-US"/>
        </w:rPr>
        <w:t xml:space="preserve"> time to development </w:t>
      </w:r>
      <w:r w:rsidR="00497619" w:rsidRPr="00A70B6E">
        <w:rPr>
          <w:lang w:val="en-US"/>
        </w:rPr>
        <w:fldChar w:fldCharType="begin" w:fldLock="1"/>
      </w:r>
      <w:r w:rsidR="00497619" w:rsidRPr="00A70B6E">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497619" w:rsidRPr="00A70B6E">
        <w:rPr>
          <w:lang w:val="en-US"/>
        </w:rPr>
        <w:fldChar w:fldCharType="separate"/>
      </w:r>
      <w:r w:rsidR="00497619" w:rsidRPr="00A70B6E">
        <w:rPr>
          <w:noProof/>
          <w:lang w:val="en-US"/>
        </w:rPr>
        <w:t>(e.g. de Rivera et al. 2007)</w:t>
      </w:r>
      <w:r w:rsidR="00497619" w:rsidRPr="00A70B6E">
        <w:rPr>
          <w:lang w:val="en-US"/>
        </w:rPr>
        <w:fldChar w:fldCharType="end"/>
      </w:r>
      <w:r w:rsidR="00497619" w:rsidRPr="00A70B6E">
        <w:rPr>
          <w:lang w:val="en-US"/>
        </w:rPr>
        <w:t xml:space="preserve">. </w:t>
      </w:r>
      <w:ins w:id="63" w:author="Amanda Droghini" w:date="2018-03-21T22:30:00Z">
        <w:r w:rsidR="004550D2" w:rsidRPr="00A70B6E">
          <w:rPr>
            <w:lang w:val="en-US"/>
          </w:rPr>
          <w:t xml:space="preserve">Interestingly, the two </w:t>
        </w:r>
      </w:ins>
      <w:r w:rsidR="004550D2" w:rsidRPr="00A70B6E">
        <w:rPr>
          <w:lang w:val="en-US"/>
        </w:rPr>
        <w:t>NIS</w:t>
      </w:r>
      <w:ins w:id="64" w:author="Amanda Droghini" w:date="2018-03-21T22:30:00Z">
        <w:r w:rsidR="004550D2" w:rsidRPr="00A70B6E">
          <w:rPr>
            <w:lang w:val="en-US"/>
          </w:rPr>
          <w:t xml:space="preserve"> that are established in the Bering Sea</w:t>
        </w:r>
      </w:ins>
      <w:r w:rsidR="004550D2" w:rsidRPr="00A70B6E">
        <w:rPr>
          <w:lang w:val="en-US"/>
        </w:rPr>
        <w:t xml:space="preserve"> (</w:t>
      </w:r>
      <w:proofErr w:type="spellStart"/>
      <w:r w:rsidR="004550D2" w:rsidRPr="00A70B6E">
        <w:rPr>
          <w:i/>
          <w:lang w:val="en-US"/>
        </w:rPr>
        <w:t>Caprella</w:t>
      </w:r>
      <w:proofErr w:type="spellEnd"/>
      <w:r w:rsidR="004550D2" w:rsidRPr="00A70B6E">
        <w:rPr>
          <w:i/>
          <w:lang w:val="en-US"/>
        </w:rPr>
        <w:t xml:space="preserve"> </w:t>
      </w:r>
      <w:proofErr w:type="spellStart"/>
      <w:r w:rsidR="004550D2" w:rsidRPr="00A70B6E">
        <w:rPr>
          <w:i/>
          <w:lang w:val="en-US"/>
        </w:rPr>
        <w:t>mutica</w:t>
      </w:r>
      <w:proofErr w:type="spellEnd"/>
      <w:r w:rsidR="004550D2" w:rsidRPr="00A70B6E">
        <w:rPr>
          <w:i/>
          <w:lang w:val="en-US"/>
        </w:rPr>
        <w:t xml:space="preserve"> </w:t>
      </w:r>
      <w:r w:rsidR="004550D2" w:rsidRPr="00A70B6E">
        <w:rPr>
          <w:lang w:val="en-US"/>
        </w:rPr>
        <w:t xml:space="preserve">and </w:t>
      </w:r>
      <w:r w:rsidR="004550D2" w:rsidRPr="00A70B6E">
        <w:rPr>
          <w:i/>
          <w:lang w:val="en-US"/>
        </w:rPr>
        <w:t xml:space="preserve">Mya </w:t>
      </w:r>
      <w:proofErr w:type="spellStart"/>
      <w:r w:rsidR="004550D2" w:rsidRPr="00A70B6E">
        <w:rPr>
          <w:i/>
          <w:lang w:val="en-US"/>
        </w:rPr>
        <w:t>arenaria</w:t>
      </w:r>
      <w:proofErr w:type="spellEnd"/>
      <w:r w:rsidR="004550D2" w:rsidRPr="00A70B6E">
        <w:rPr>
          <w:lang w:val="en-US"/>
        </w:rPr>
        <w:t>)</w:t>
      </w:r>
      <w:r w:rsidR="004550D2">
        <w:rPr>
          <w:lang w:val="en-US"/>
        </w:rPr>
        <w:t>, which require minimum reproductive temperatures of 4</w:t>
      </w:r>
      <w:r w:rsidR="004550D2" w:rsidRPr="00A70B6E">
        <w:rPr>
          <w:lang w:val="en-US"/>
        </w:rPr>
        <w:t>°C</w:t>
      </w:r>
      <w:r w:rsidR="004550D2">
        <w:rPr>
          <w:lang w:val="en-US"/>
        </w:rPr>
        <w:t>,</w:t>
      </w:r>
      <w:r w:rsidR="004550D2" w:rsidRPr="00A70B6E">
        <w:rPr>
          <w:i/>
          <w:lang w:val="en-US"/>
        </w:rPr>
        <w:t xml:space="preserve"> </w:t>
      </w:r>
      <w:ins w:id="65" w:author="Amanda Droghini" w:date="2018-03-21T22:30:00Z">
        <w:r w:rsidR="004550D2" w:rsidRPr="00A70B6E">
          <w:rPr>
            <w:lang w:val="en-US"/>
          </w:rPr>
          <w:t xml:space="preserve">were the two outliers in our </w:t>
        </w:r>
      </w:ins>
      <w:r w:rsidR="004550D2" w:rsidRPr="00A70B6E">
        <w:rPr>
          <w:lang w:val="en-US"/>
        </w:rPr>
        <w:t>dataset</w:t>
      </w:r>
      <w:ins w:id="66" w:author="Amanda Droghini" w:date="2018-03-21T22:30:00Z">
        <w:r w:rsidR="004550D2" w:rsidRPr="00A70B6E">
          <w:rPr>
            <w:lang w:val="en-US"/>
          </w:rPr>
          <w:t xml:space="preserve"> that had nearly year-round reproductive habitat (</w:t>
        </w:r>
      </w:ins>
      <w:r w:rsidR="004550D2" w:rsidRPr="00A70B6E">
        <w:rPr>
          <w:lang w:val="en-US"/>
        </w:rPr>
        <w:t>&gt;51</w:t>
      </w:r>
      <w:ins w:id="67" w:author="Amanda Droghini" w:date="2018-03-21T22:30:00Z">
        <w:r w:rsidR="004550D2" w:rsidRPr="00A70B6E">
          <w:rPr>
            <w:lang w:val="en-US"/>
          </w:rPr>
          <w:t xml:space="preserve"> consecutive weeks).</w:t>
        </w:r>
      </w:ins>
      <w:r w:rsidR="004550D2">
        <w:rPr>
          <w:lang w:val="en-US"/>
        </w:rPr>
        <w:t xml:space="preserve"> In contrast, t</w:t>
      </w:r>
      <w:r w:rsidR="00497619" w:rsidRPr="00A70B6E">
        <w:rPr>
          <w:lang w:val="en-US"/>
        </w:rPr>
        <w:t xml:space="preserve">axa that require salinities ≤30 ppt or temperatures ≥14°C </w:t>
      </w:r>
      <w:r w:rsidR="00CE4D21">
        <w:rPr>
          <w:lang w:val="en-US"/>
        </w:rPr>
        <w:t>for reproduction or development</w:t>
      </w:r>
      <w:r w:rsidR="00497619" w:rsidRPr="00A70B6E">
        <w:rPr>
          <w:lang w:val="en-US"/>
        </w:rPr>
        <w:t xml:space="preserve"> </w:t>
      </w:r>
      <w:r w:rsidR="00CE4D21">
        <w:rPr>
          <w:lang w:val="en-US"/>
        </w:rPr>
        <w:t xml:space="preserve">are predicted to </w:t>
      </w:r>
      <w:r w:rsidR="00497619" w:rsidRPr="00A70B6E">
        <w:rPr>
          <w:lang w:val="en-US"/>
        </w:rPr>
        <w:t xml:space="preserve">have </w:t>
      </w:r>
      <w:r w:rsidR="00497619">
        <w:rPr>
          <w:lang w:val="en-US"/>
        </w:rPr>
        <w:t xml:space="preserve">very few weeks of suitable </w:t>
      </w:r>
      <w:r w:rsidR="00CE4D21">
        <w:rPr>
          <w:lang w:val="en-US"/>
        </w:rPr>
        <w:t xml:space="preserve">reproductive </w:t>
      </w:r>
      <w:r w:rsidR="00497619">
        <w:rPr>
          <w:lang w:val="en-US"/>
        </w:rPr>
        <w:t>habitat</w:t>
      </w:r>
      <w:r w:rsidR="00497619" w:rsidRPr="00A70B6E">
        <w:rPr>
          <w:lang w:val="en-US"/>
        </w:rPr>
        <w:t xml:space="preserve"> </w:t>
      </w:r>
      <w:r w:rsidR="00497619" w:rsidRPr="00262868">
        <w:rPr>
          <w:highlight w:val="yellow"/>
          <w:lang w:val="en-US"/>
        </w:rPr>
        <w:t>(Figure 4)</w:t>
      </w:r>
      <w:r w:rsidR="00497619" w:rsidRPr="00A70B6E">
        <w:rPr>
          <w:lang w:val="en-US"/>
        </w:rPr>
        <w:t xml:space="preserve">. </w:t>
      </w:r>
      <w:r w:rsidR="00497619">
        <w:rPr>
          <w:lang w:val="en-US"/>
        </w:rPr>
        <w:t xml:space="preserve">However, to fully understand the reproduction capacity of NIS in new regions or under climate change conditions, </w:t>
      </w:r>
      <w:del w:id="68" w:author="Amanda Droghini" w:date="2018-04-02T08:09:00Z">
        <w:r w:rsidR="00766AB0" w:rsidDel="00497619">
          <w:rPr>
            <w:lang w:val="en-US"/>
          </w:rPr>
          <w:delText>P</w:delText>
        </w:r>
        <w:r w:rsidR="00262868" w:rsidRPr="00A70B6E" w:rsidDel="00497619">
          <w:rPr>
            <w:lang w:val="en-US"/>
          </w:rPr>
          <w:delText xml:space="preserve">rominent invaders such as </w:delText>
        </w:r>
        <w:r w:rsidR="00262868" w:rsidRPr="00A70B6E" w:rsidDel="00497619">
          <w:rPr>
            <w:i/>
            <w:lang w:val="en-US"/>
          </w:rPr>
          <w:delText>Botrylloides violaceus</w:delText>
        </w:r>
        <w:r w:rsidR="00262868" w:rsidRPr="00A70B6E" w:rsidDel="00497619">
          <w:rPr>
            <w:lang w:val="en-US"/>
          </w:rPr>
          <w:delText xml:space="preserve"> and </w:delText>
        </w:r>
        <w:r w:rsidR="00262868" w:rsidRPr="00A70B6E" w:rsidDel="00497619">
          <w:rPr>
            <w:i/>
            <w:iCs/>
            <w:lang w:val="en-US"/>
          </w:rPr>
          <w:delText>Carcinus maenas</w:delText>
        </w:r>
        <w:r w:rsidR="00262868" w:rsidRPr="00A70B6E" w:rsidDel="00497619">
          <w:rPr>
            <w:lang w:val="en-US"/>
          </w:rPr>
          <w:delText xml:space="preserve"> either do not have suitable temperatures or do not have enough time to complete development, despite having the capacity to live year-round across moderately large areas of the shelf </w:delText>
        </w:r>
        <w:r w:rsidR="00262868" w:rsidRPr="00A70B6E" w:rsidDel="00497619">
          <w:rPr>
            <w:lang w:val="en-US"/>
          </w:rPr>
          <w:fldChar w:fldCharType="begin" w:fldLock="1"/>
        </w:r>
        <w:r w:rsidR="00262868" w:rsidRPr="00497619" w:rsidDel="00497619">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delInstrText>
        </w:r>
        <w:r w:rsidR="00262868" w:rsidRPr="00A70B6E" w:rsidDel="00497619">
          <w:rPr>
            <w:lang w:val="en-US"/>
          </w:rPr>
          <w:fldChar w:fldCharType="separate"/>
        </w:r>
        <w:r w:rsidR="00262868" w:rsidRPr="00497619" w:rsidDel="00497619">
          <w:rPr>
            <w:noProof/>
            <w:lang w:val="en-US"/>
          </w:rPr>
          <w:delText>(de Rivera et al. 2007, Westerman et al. 2009)</w:delText>
        </w:r>
        <w:r w:rsidR="00262868" w:rsidRPr="00A70B6E" w:rsidDel="00497619">
          <w:rPr>
            <w:lang w:val="en-US"/>
          </w:rPr>
          <w:fldChar w:fldCharType="end"/>
        </w:r>
        <w:r w:rsidR="00262868" w:rsidRPr="00A70B6E" w:rsidDel="00497619">
          <w:rPr>
            <w:lang w:val="en-US"/>
          </w:rPr>
          <w:delText xml:space="preserve">. </w:delText>
        </w:r>
      </w:del>
      <w:r w:rsidR="00497619">
        <w:rPr>
          <w:lang w:val="en-US"/>
        </w:rPr>
        <w:t>m</w:t>
      </w:r>
      <w:r w:rsidR="00262868" w:rsidRPr="00A70B6E">
        <w:rPr>
          <w:lang w:val="en-US"/>
        </w:rPr>
        <w:t xml:space="preserve">ore experimental </w:t>
      </w:r>
      <w:r w:rsidR="00262868">
        <w:rPr>
          <w:lang w:val="en-US"/>
        </w:rPr>
        <w:t>studies are</w:t>
      </w:r>
      <w:r w:rsidR="00262868" w:rsidRPr="00A70B6E">
        <w:rPr>
          <w:lang w:val="en-US"/>
        </w:rPr>
        <w:t xml:space="preserve"> needed to determine development rates of NIS under different temperature conditions,  and examine the various facets of reproduction, as asexual reproduction, fertilization, brooding, and development stages may all require different temperature thresholds </w:t>
      </w:r>
      <w:r w:rsidR="00262868" w:rsidRPr="00A70B6E">
        <w:rPr>
          <w:lang w:val="en-US"/>
        </w:rPr>
        <w:fldChar w:fldCharType="begin" w:fldLock="1"/>
      </w:r>
      <w:r w:rsidR="00262868" w:rsidRPr="00A70B6E">
        <w:rPr>
          <w:lang w:val="en-US"/>
        </w:rP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rsidR="00262868" w:rsidRPr="00A70B6E">
        <w:rPr>
          <w:lang w:val="en-US"/>
        </w:rPr>
        <w:fldChar w:fldCharType="separate"/>
      </w:r>
      <w:r w:rsidR="00262868" w:rsidRPr="00A70B6E">
        <w:rPr>
          <w:noProof/>
          <w:lang w:val="en-US"/>
        </w:rPr>
        <w:t>(Westerman et al. 2009)</w:t>
      </w:r>
      <w:r w:rsidR="00262868" w:rsidRPr="00A70B6E">
        <w:rPr>
          <w:lang w:val="en-US"/>
        </w:rPr>
        <w:fldChar w:fldCharType="end"/>
      </w:r>
      <w:r w:rsidR="00262868" w:rsidRPr="00A70B6E">
        <w:rPr>
          <w:lang w:val="en-US"/>
        </w:rPr>
        <w:t xml:space="preserve">. </w:t>
      </w:r>
    </w:p>
    <w:p w14:paraId="0AFD0B36" w14:textId="77777777" w:rsidR="00896AF4" w:rsidRPr="00A70B6E" w:rsidRDefault="00896AF4" w:rsidP="00896AF4">
      <w:pPr>
        <w:spacing w:line="360" w:lineRule="auto"/>
        <w:contextualSpacing/>
        <w:rPr>
          <w:ins w:id="69" w:author="Amanda Droghini" w:date="2018-03-21T22:30:00Z"/>
          <w:lang w:val="en-US"/>
        </w:rPr>
      </w:pPr>
    </w:p>
    <w:p w14:paraId="01CF2888" w14:textId="5131295B" w:rsidR="00896AF4" w:rsidRPr="00A70B6E" w:rsidRDefault="00262868" w:rsidP="00896AF4">
      <w:pPr>
        <w:spacing w:line="360" w:lineRule="auto"/>
        <w:contextualSpacing/>
        <w:rPr>
          <w:lang w:val="en-US"/>
        </w:rPr>
      </w:pPr>
      <w:r w:rsidRPr="0078321A">
        <w:rPr>
          <w:color w:val="000000" w:themeColor="text1"/>
          <w:lang w:val="en-US"/>
        </w:rPr>
        <w:t>Multi-species risk assessments inevitably entail a trade-off between ecological realism and the number of taxa considered, and successfully surmounting the stages of invasion (i.e. transport, introduction</w:t>
      </w:r>
      <w:r w:rsidRPr="00A70B6E">
        <w:rPr>
          <w:lang w:val="en-US"/>
        </w:rPr>
        <w:t xml:space="preserve">, and establishment) is more nuanced than the metrics we included. </w:t>
      </w:r>
      <w:r w:rsidRPr="00A70B6E">
        <w:rPr>
          <w:color w:val="000000" w:themeColor="text1"/>
          <w:lang w:val="en-US"/>
        </w:rPr>
        <w: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t>
      </w:r>
      <w:r w:rsidRPr="00A70B6E">
        <w:rPr>
          <w:color w:val="000000" w:themeColor="text1"/>
          <w:lang w:val="en-US"/>
        </w:rPr>
        <w:fldChar w:fldCharType="begin" w:fldLock="1"/>
      </w:r>
      <w:r w:rsidRPr="00A70B6E">
        <w:rPr>
          <w:color w:val="000000" w:themeColor="text1"/>
          <w:lang w:val="en-US"/>
        </w:rPr>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Pr="00A70B6E">
        <w:rPr>
          <w:color w:val="000000" w:themeColor="text1"/>
          <w:lang w:val="en-US"/>
        </w:rPr>
        <w:fldChar w:fldCharType="separate"/>
      </w:r>
      <w:r w:rsidRPr="00A70B6E">
        <w:rPr>
          <w:noProof/>
          <w:color w:val="000000" w:themeColor="text1"/>
          <w:lang w:val="en-US"/>
        </w:rPr>
        <w:t>(Blackburn et al. 2011)</w:t>
      </w:r>
      <w:r w:rsidRPr="00A70B6E">
        <w:rPr>
          <w:color w:val="000000" w:themeColor="text1"/>
          <w:lang w:val="en-US"/>
        </w:rPr>
        <w:fldChar w:fldCharType="end"/>
      </w:r>
      <w:r w:rsidRPr="00A70B6E">
        <w:rPr>
          <w:color w:val="000000" w:themeColor="text1"/>
          <w:lang w:val="en-US"/>
        </w:rPr>
        <w:t xml:space="preserve">. </w:t>
      </w:r>
      <w:r w:rsidR="00C94737" w:rsidRPr="00A70B6E">
        <w:rPr>
          <w:lang w:val="en-US"/>
        </w:rP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C94737" w:rsidRPr="00A70B6E">
        <w:rPr>
          <w:lang w:val="en-US"/>
        </w:rPr>
        <w:fldChar w:fldCharType="begin" w:fldLock="1"/>
      </w:r>
      <w:r w:rsidR="00C94737" w:rsidRPr="00A70B6E">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(Miller 2016)</w:t>
      </w:r>
      <w:r w:rsidR="00C94737" w:rsidRPr="00A70B6E">
        <w:rPr>
          <w:lang w:val="en-US"/>
        </w:rPr>
        <w:fldChar w:fldCharType="end"/>
      </w:r>
      <w:r w:rsidR="00C94737" w:rsidRPr="00A70B6E">
        <w:rPr>
          <w:lang w:val="en-US"/>
        </w:rPr>
        <w:t xml:space="preserve">. Nevertheless, there is a lack of knowledge on the physiological thresholds of most marine organisms, especially with regards to critical lower limits and phenotypic plasticity </w:t>
      </w:r>
      <w:r w:rsidR="00C94737" w:rsidRPr="00A70B6E">
        <w:rPr>
          <w:lang w:val="en-US"/>
        </w:rPr>
        <w:fldChar w:fldCharType="begin" w:fldLock="1"/>
      </w:r>
      <w:r w:rsidR="00C94737" w:rsidRPr="00A70B6E">
        <w:rPr>
          <w:lang w:val="en-US"/>
        </w:rP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C94737" w:rsidRPr="00A70B6E">
        <w:rPr>
          <w:lang w:val="en-US"/>
        </w:rPr>
        <w:fldChar w:fldCharType="separate"/>
      </w:r>
      <w:r w:rsidR="00C94737" w:rsidRPr="00A70B6E">
        <w:rPr>
          <w:noProof/>
          <w:lang w:val="en-US"/>
        </w:rPr>
        <w:t>(Sorte et al. 2011, Huang et al. 2017)</w:t>
      </w:r>
      <w:r w:rsidR="00C94737" w:rsidRPr="00A70B6E">
        <w:rPr>
          <w:lang w:val="en-US"/>
        </w:rPr>
        <w:fldChar w:fldCharType="end"/>
      </w:r>
      <w:r w:rsidR="00C94737" w:rsidRPr="00A70B6E">
        <w:rPr>
          <w:lang w:val="en-US"/>
        </w:rPr>
        <w:t xml:space="preserve">. </w:t>
      </w:r>
      <w:r>
        <w:rPr>
          <w:lang w:val="en-US"/>
        </w:rPr>
        <w:t>In addition, t</w:t>
      </w:r>
      <w:r w:rsidR="00C94737" w:rsidRPr="00A70B6E">
        <w:rPr>
          <w:lang w:val="en-US"/>
        </w:rPr>
        <w:t xml:space="preserve">he potential for interactions and non-linear responses </w:t>
      </w:r>
      <w:r>
        <w:rPr>
          <w:lang w:val="en-US"/>
        </w:rPr>
        <w:t xml:space="preserve">between variables such as temperature and salinity </w:t>
      </w:r>
      <w:r w:rsidR="00C94737" w:rsidRPr="00A70B6E">
        <w:rPr>
          <w:lang w:val="en-US"/>
        </w:rPr>
        <w:t xml:space="preserve">may also be especially important at the tail-end of species’ thermal response curves </w:t>
      </w:r>
      <w:r w:rsidR="00C94737" w:rsidRPr="00A70B6E">
        <w:rPr>
          <w:lang w:val="en-US"/>
        </w:rPr>
        <w:fldChar w:fldCharType="begin" w:fldLock="1"/>
      </w:r>
      <w:r w:rsidR="00C767F9">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(Monaco and Helmuth 2011, Sorte 2014, Miller 2016)</w:t>
      </w:r>
      <w:r w:rsidR="00C94737" w:rsidRPr="00A70B6E">
        <w:rPr>
          <w:lang w:val="en-US"/>
        </w:rPr>
        <w:fldChar w:fldCharType="end"/>
      </w:r>
      <w:r w:rsidR="00C94737" w:rsidRPr="00A70B6E">
        <w:rPr>
          <w:lang w:val="en-US"/>
        </w:rPr>
        <w:t>.</w:t>
      </w:r>
      <w:r w:rsidR="00896AF4">
        <w:rPr>
          <w:lang w:val="en-US"/>
        </w:rPr>
        <w:t xml:space="preserve"> </w:t>
      </w:r>
      <w:commentRangeStart w:id="70"/>
      <w:r w:rsidR="00896AF4" w:rsidRPr="00A70B6E">
        <w:rPr>
          <w:lang w:val="en-US"/>
        </w:rPr>
        <w:t xml:space="preserve">Given the resolution of the climate models </w:t>
      </w:r>
      <w:commentRangeEnd w:id="70"/>
      <w:r w:rsidR="00896AF4" w:rsidRPr="00A70B6E">
        <w:rPr>
          <w:rStyle w:val="CommentReference"/>
          <w:rFonts w:ascii="Arial" w:eastAsia="Arial" w:hAnsi="Arial" w:cs="Arial"/>
          <w:color w:val="000000"/>
          <w:lang w:val="en-US" w:eastAsia="en-US"/>
        </w:rPr>
        <w:commentReference w:id="70"/>
      </w:r>
      <w:r w:rsidR="00896AF4" w:rsidRPr="00A70B6E">
        <w:rPr>
          <w:lang w:val="en-US"/>
        </w:rPr>
        <w:t xml:space="preserve">we used, our habitat models may underestimate summer water temperatures near the coastlines and in </w:t>
      </w:r>
      <w:ins w:id="71" w:author="Amanda Droghini" w:date="2018-03-21T22:29:00Z">
        <w:r w:rsidR="00896AF4" w:rsidRPr="00A70B6E">
          <w:rPr>
            <w:lang w:val="en-US"/>
          </w:rPr>
          <w:lastRenderedPageBreak/>
          <w:t xml:space="preserve">shallow waters </w:t>
        </w:r>
      </w:ins>
      <w:r w:rsidR="00896AF4" w:rsidRPr="00A70B6E">
        <w:rPr>
          <w:lang w:val="en-US"/>
        </w:rPr>
        <w:t>&lt; 10 m deep</w:t>
      </w:r>
      <w:ins w:id="72" w:author="Amanda Droghini" w:date="2018-03-21T22:29:00Z">
        <w:r w:rsidR="00896AF4" w:rsidRPr="00A70B6E">
          <w:rPr>
            <w:lang w:val="en-US"/>
          </w:rPr>
          <w:t>.</w:t>
        </w:r>
      </w:ins>
      <w:del w:id="73" w:author="Amanda Droghini" w:date="2018-03-21T22:29:00Z">
        <w:r w:rsidR="00896AF4" w:rsidRPr="00A70B6E" w:rsidDel="004D36DB">
          <w:rPr>
            <w:lang w:val="en-US"/>
          </w:rPr>
          <w:delText>), and models do not reach the shoreline, often falling several kilometers short.</w:delText>
        </w:r>
      </w:del>
      <w:r w:rsidR="00896AF4" w:rsidRPr="00A70B6E">
        <w:rPr>
          <w:lang w:val="en-US"/>
        </w:rP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896AF4" w:rsidRPr="00A70B6E">
        <w:rPr>
          <w:lang w:val="en-US"/>
        </w:rPr>
        <w:t>Nushagak</w:t>
      </w:r>
      <w:proofErr w:type="spellEnd"/>
      <w:r w:rsidR="00896AF4" w:rsidRPr="00A70B6E">
        <w:rPr>
          <w:lang w:val="en-US"/>
        </w:rPr>
        <w:t xml:space="preserve">..). These rivers not only contribute to freshening the Bering Sea, but also increase near-shore water temperatures by several degrees in the summer. Measurements from finer scale models have recorded temperatures as high as </w:t>
      </w:r>
      <w:commentRangeStart w:id="74"/>
      <w:r w:rsidR="00896AF4" w:rsidRPr="00A70B6E">
        <w:rPr>
          <w:lang w:val="en-US"/>
        </w:rPr>
        <w:t xml:space="preserve">19°C </w:t>
      </w:r>
      <w:commentRangeEnd w:id="74"/>
      <w:r w:rsidR="00896AF4" w:rsidRPr="00A70B6E">
        <w:rPr>
          <w:rStyle w:val="CommentReference"/>
          <w:rFonts w:ascii="Arial" w:eastAsia="Arial" w:hAnsi="Arial" w:cs="Arial"/>
          <w:color w:val="000000"/>
          <w:lang w:val="en-US" w:eastAsia="en-US"/>
        </w:rPr>
        <w:commentReference w:id="74"/>
      </w:r>
      <w:r w:rsidR="00896AF4" w:rsidRPr="00A70B6E">
        <w:rPr>
          <w:lang w:val="en-US"/>
        </w:rPr>
        <w:t>near the Yukon River. Local dynamics such as freshwater runoff and ice scour is likely to affect species’ distribution and persistence</w:t>
      </w:r>
      <w:commentRangeStart w:id="75"/>
      <w:r w:rsidR="00896AF4" w:rsidRPr="00A70B6E">
        <w:rPr>
          <w:lang w:val="en-US"/>
        </w:rPr>
        <w:t xml:space="preserve"> </w:t>
      </w:r>
      <w:r w:rsidR="00896AF4" w:rsidRPr="00A70B6E">
        <w:rPr>
          <w:lang w:val="en-US"/>
        </w:rPr>
        <w:fldChar w:fldCharType="begin" w:fldLock="1"/>
      </w:r>
      <w:r w:rsidR="00C767F9">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896AF4" w:rsidRPr="00A70B6E">
        <w:rPr>
          <w:lang w:val="en-US"/>
        </w:rPr>
        <w:fldChar w:fldCharType="separate"/>
      </w:r>
      <w:r w:rsidR="00896AF4" w:rsidRPr="00A70B6E">
        <w:rPr>
          <w:noProof/>
          <w:lang w:val="en-US"/>
        </w:rPr>
        <w:t>(Fetzer and Arntz 2008, Miller 2016)</w:t>
      </w:r>
      <w:r w:rsidR="00896AF4" w:rsidRPr="00A70B6E">
        <w:rPr>
          <w:lang w:val="en-US"/>
        </w:rPr>
        <w:fldChar w:fldCharType="end"/>
      </w:r>
      <w:commentRangeEnd w:id="75"/>
      <w:r w:rsidR="00896AF4" w:rsidRPr="00A70B6E">
        <w:rPr>
          <w:rStyle w:val="CommentReference"/>
          <w:rFonts w:ascii="Arial" w:eastAsia="Arial" w:hAnsi="Arial" w:cs="Arial"/>
          <w:color w:val="000000"/>
          <w:lang w:val="en-US" w:eastAsia="en-US"/>
        </w:rPr>
        <w:commentReference w:id="75"/>
      </w:r>
      <w:r w:rsidR="00896AF4" w:rsidRPr="00A70B6E">
        <w:rPr>
          <w:lang w:val="en-US"/>
        </w:rPr>
        <w:t xml:space="preserve">. However… results for year-round survival still supported … </w:t>
      </w:r>
    </w:p>
    <w:p w14:paraId="5D124F80" w14:textId="18F81F22" w:rsidR="00B34C45" w:rsidRPr="00262868" w:rsidRDefault="00B34C45" w:rsidP="00262868">
      <w:pPr>
        <w:spacing w:line="360" w:lineRule="auto"/>
        <w:contextualSpacing/>
        <w:rPr>
          <w:lang w:val="en-US"/>
        </w:rPr>
      </w:pPr>
    </w:p>
    <w:p w14:paraId="58472F1D" w14:textId="7A21A0B4" w:rsidR="00216F05" w:rsidRPr="00A70B6E" w:rsidRDefault="00216F05" w:rsidP="00432C42">
      <w:pPr>
        <w:pStyle w:val="Heading2"/>
      </w:pPr>
      <w:r w:rsidRPr="00A70B6E">
        <w:t>Vessel traffic</w:t>
      </w:r>
    </w:p>
    <w:p w14:paraId="338817C6" w14:textId="2C384E2D" w:rsidR="00432C42" w:rsidRPr="00A70B6E" w:rsidRDefault="00DA6BD5" w:rsidP="004C0817">
      <w:pPr>
        <w:rPr>
          <w:ins w:id="76" w:author="Amanda Droghini" w:date="2018-03-21T22:32:00Z"/>
          <w:lang w:val="en-US"/>
        </w:rPr>
      </w:pPr>
      <w:r w:rsidRPr="00A70B6E">
        <w:rPr>
          <w:lang w:val="en-US"/>
        </w:rPr>
        <w:t>Both commercial and fishing vessel traffic, and ballast water discharge</w:t>
      </w:r>
      <w:r w:rsidR="00290135">
        <w:rPr>
          <w:lang w:val="en-US"/>
        </w:rPr>
        <w:t>,</w:t>
      </w:r>
      <w:r w:rsidRPr="00A70B6E">
        <w:rPr>
          <w:lang w:val="en-US"/>
        </w:rPr>
        <w:t xml:space="preserve"> point to the port of Dutch Harbor as being by far the most visited port in the Bering Sea region. </w:t>
      </w:r>
      <w:r w:rsidR="00BD0C30" w:rsidRPr="00A70B6E">
        <w:rPr>
          <w:lang w:val="en-US"/>
        </w:rPr>
        <w:t>V</w:t>
      </w:r>
      <w:r w:rsidR="00475A9D" w:rsidRPr="00A70B6E">
        <w:rPr>
          <w:lang w:val="en-US"/>
        </w:rPr>
        <w:t xml:space="preserve">essel traffic patterns </w:t>
      </w:r>
      <w:r w:rsidR="00BD0C30" w:rsidRPr="00A70B6E">
        <w:rPr>
          <w:lang w:val="en-US"/>
        </w:rPr>
        <w:t xml:space="preserve">also </w:t>
      </w:r>
      <w:r w:rsidR="00475A9D" w:rsidRPr="00A70B6E">
        <w:rPr>
          <w:lang w:val="en-US"/>
        </w:rPr>
        <w:t xml:space="preserve">indicate a high degree of connectivity between Dutch Harbor and ports from both the eastern and western Pacific Ocean. </w:t>
      </w:r>
      <w:del w:id="77" w:author="Amanda Droghini" w:date="2018-02-17T09:13:00Z">
        <w:r w:rsidRPr="00A70B6E" w:rsidDel="00DA6BD5">
          <w:rPr>
            <w:highlight w:val="white"/>
            <w:lang w:val="en-US"/>
          </w:rPr>
          <w:delText xml:space="preserve">Moreover, Dutch Harbor is the most cosmopolitan port in </w:delText>
        </w:r>
        <w:r w:rsidRPr="00A70B6E" w:rsidDel="00DA6BD5">
          <w:rPr>
            <w:lang w:val="en-US"/>
          </w:rPr>
          <w:delText>the Bering Sea: t</w:delText>
        </w:r>
      </w:del>
      <w:ins w:id="78" w:author="Amanda Droghini" w:date="2018-02-17T09:13:00Z">
        <w:r w:rsidRPr="00A70B6E">
          <w:rPr>
            <w:lang w:val="en-US"/>
          </w:rPr>
          <w:t>T</w:t>
        </w:r>
      </w:ins>
      <w:r w:rsidRPr="00A70B6E">
        <w:rPr>
          <w:lang w:val="en-US"/>
        </w:rPr>
        <w:t>rips ending in Dutch Harbor originated from more than ten countries from around the world.</w:t>
      </w:r>
      <w:r w:rsidRPr="00A70B6E">
        <w:rPr>
          <w:color w:val="FF0000"/>
          <w:lang w:val="en-US"/>
        </w:rPr>
        <w:t xml:space="preserve"> </w:t>
      </w:r>
      <w:del w:id="79" w:author="Amanda Droghini" w:date="2018-02-17T09:11:00Z">
        <w:r w:rsidR="00475A9D" w:rsidRPr="00A70B6E" w:rsidDel="00DA6BD5">
          <w:rPr>
            <w:lang w:val="en-US"/>
          </w:rPr>
          <w:delText>This global connectivity and the high number of transits from both fishing vessels and shipping vessels, increase Dutch Harbor’s susceptibilit</w:delText>
        </w:r>
        <w:r w:rsidR="00BD0C30" w:rsidRPr="00A70B6E" w:rsidDel="00DA6BD5">
          <w:rPr>
            <w:lang w:val="en-US"/>
          </w:rPr>
          <w:delText>y to invasive species arriving from</w:delText>
        </w:r>
        <w:r w:rsidR="00475A9D" w:rsidRPr="00A70B6E" w:rsidDel="00DA6BD5">
          <w:rPr>
            <w:lang w:val="en-US"/>
          </w:rPr>
          <w:delText xml:space="preserve"> multiple sources, pathways, and vectors (e.g. fouling and ballast water). </w:delText>
        </w:r>
      </w:del>
      <w:del w:id="80" w:author="Amanda Droghini" w:date="2018-03-20T11:59:00Z">
        <w:r w:rsidR="001220E6" w:rsidRPr="00A70B6E" w:rsidDel="004C0817">
          <w:rPr>
            <w:lang w:val="en-US"/>
          </w:rPr>
          <w:delText xml:space="preserve">Moreover, </w:delText>
        </w:r>
        <w:r w:rsidRPr="00A70B6E" w:rsidDel="004C0817">
          <w:rPr>
            <w:lang w:val="en-US"/>
          </w:rPr>
          <w:delText>t</w:delText>
        </w:r>
      </w:del>
      <w:ins w:id="81" w:author="Amanda Droghini" w:date="2018-03-20T11:59:00Z">
        <w:r w:rsidR="004C0817" w:rsidRPr="00A70B6E">
          <w:rPr>
            <w:lang w:val="en-US"/>
          </w:rPr>
          <w:t>T</w:t>
        </w:r>
      </w:ins>
      <w:r w:rsidRPr="00A70B6E">
        <w:rPr>
          <w:lang w:val="en-US"/>
        </w:rPr>
        <w:t xml:space="preserve">he connectivity of Dutch Harbor to other Bering Sea ports, like those of the Pribilof Islands, Bristol Bay, and </w:t>
      </w:r>
      <w:proofErr w:type="spellStart"/>
      <w:r w:rsidRPr="00A70B6E">
        <w:rPr>
          <w:lang w:val="en-US"/>
        </w:rPr>
        <w:t>Akutan</w:t>
      </w:r>
      <w:proofErr w:type="spellEnd"/>
      <w:r w:rsidR="00571CAF" w:rsidRPr="00A70B6E">
        <w:rPr>
          <w:lang w:val="en-US"/>
        </w:rPr>
        <w:t>,</w:t>
      </w:r>
      <w:r w:rsidRPr="00A70B6E">
        <w:rPr>
          <w:lang w:val="en-US"/>
        </w:rPr>
        <w:t xml:space="preserve"> </w:t>
      </w:r>
      <w:commentRangeStart w:id="82"/>
      <w:r w:rsidRPr="00A70B6E">
        <w:rPr>
          <w:lang w:val="en-US"/>
        </w:rPr>
        <w:t xml:space="preserve">emphasizes the scale of connectivity among many Alaskan communities and further underscores the potential impacts of invasive species in Dutch Harbor. </w:t>
      </w:r>
      <w:r w:rsidR="00E25C44" w:rsidRPr="00A70B6E">
        <w:rPr>
          <w:lang w:val="en-US"/>
        </w:rPr>
        <w:t>Without a road system to provide access to Alaska’s port communities, vessels of all types form a marine highway system that is traveled by ferries, tugs, barges, and as demonstrated here, fishing vessels.</w:t>
      </w:r>
      <w:commentRangeEnd w:id="82"/>
      <w:r w:rsidR="00432C42" w:rsidRPr="00A70B6E">
        <w:rPr>
          <w:rStyle w:val="CommentReference"/>
          <w:rFonts w:ascii="Arial" w:eastAsia="Arial" w:hAnsi="Arial" w:cs="Arial"/>
          <w:color w:val="000000"/>
          <w:lang w:val="en-US" w:eastAsia="en-US"/>
        </w:rPr>
        <w:commentReference w:id="82"/>
      </w:r>
      <w:r w:rsidR="00E25C44" w:rsidRPr="00A70B6E">
        <w:rPr>
          <w:lang w:val="en-US"/>
        </w:rPr>
        <w:t xml:space="preserve"> Many of these vessels are not required to report ballast water activities because of their size or because they remain within State waters</w:t>
      </w:r>
      <w:r w:rsidR="00E25C44" w:rsidRPr="00A70B6E">
        <w:rPr>
          <w:highlight w:val="yellow"/>
          <w:lang w:val="en-US"/>
        </w:rPr>
        <w:t xml:space="preserve">. </w:t>
      </w:r>
      <w:ins w:id="83" w:author="Amanda Droghini" w:date="2018-03-20T11:55:00Z">
        <w:r w:rsidR="00670AC1" w:rsidRPr="00A70B6E">
          <w:rPr>
            <w:lang w:val="en-US"/>
          </w:rPr>
          <w:t xml:space="preserve">We extend work by McGee et al. </w:t>
        </w:r>
        <w:r w:rsidR="00670AC1" w:rsidRPr="00A70B6E">
          <w:rPr>
            <w:lang w:val="en-US"/>
          </w:rPr>
          <w:fldChar w:fldCharType="begin" w:fldLock="1"/>
        </w:r>
        <w:r w:rsidR="00670AC1" w:rsidRPr="00A70B6E">
          <w:rPr>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rsidRPr="00A70B6E">
          <w:rPr>
            <w:lang w:val="en-US"/>
          </w:rPr>
          <w:fldChar w:fldCharType="separate"/>
        </w:r>
        <w:r w:rsidR="00670AC1" w:rsidRPr="00A70B6E">
          <w:rPr>
            <w:noProof/>
            <w:lang w:val="en-US"/>
          </w:rPr>
          <w:t>(2006)</w:t>
        </w:r>
        <w:r w:rsidR="00670AC1" w:rsidRPr="00A70B6E">
          <w:rPr>
            <w:lang w:val="en-US"/>
          </w:rPr>
          <w:fldChar w:fldCharType="end"/>
        </w:r>
        <w:r w:rsidR="00670AC1" w:rsidRPr="00A70B6E">
          <w:rPr>
            <w:lang w:val="en-US"/>
          </w:rPr>
          <w:t xml:space="preserve"> by quantifying the fishing vessel traffic in the region. While these boats do not carry ballast water, they may be important vectors of biofouling. </w:t>
        </w:r>
      </w:ins>
      <w:ins w:id="84" w:author="Amanda Droghini" w:date="2018-03-20T12:00:00Z">
        <w:r w:rsidR="00670AC1" w:rsidRPr="00A70B6E">
          <w:rPr>
            <w:lang w:val="en-US"/>
          </w:rPr>
          <w:t xml:space="preserve">Organisms </w:t>
        </w:r>
      </w:ins>
      <w:ins w:id="85" w:author="Amanda Droghini" w:date="2018-03-20T11:59:00Z">
        <w:r w:rsidR="00670AC1" w:rsidRPr="00A70B6E">
          <w:rPr>
            <w:lang w:val="en-US"/>
          </w:rPr>
          <w:t>such as barnacles</w:t>
        </w:r>
      </w:ins>
      <w:ins w:id="86" w:author="Amanda Droghini" w:date="2018-03-20T12:00:00Z">
        <w:r w:rsidR="00670AC1" w:rsidRPr="00A70B6E">
          <w:rPr>
            <w:lang w:val="en-US"/>
          </w:rPr>
          <w:t>, copepods, and algae can be transported via fouling</w:t>
        </w:r>
      </w:ins>
      <w:ins w:id="87" w:author="Amanda Droghini" w:date="2018-03-20T12:01:00Z">
        <w:r w:rsidR="00670AC1" w:rsidRPr="00A70B6E">
          <w:rPr>
            <w:lang w:val="en-US"/>
          </w:rPr>
          <w:t xml:space="preserve">; while much attention has been placed on ballast water, a study in the Canadian Arctic found a greater </w:t>
        </w:r>
        <w:r w:rsidR="00670AC1" w:rsidRPr="00A70B6E">
          <w:rPr>
            <w:lang w:val="en-US"/>
          </w:rPr>
          <w:lastRenderedPageBreak/>
          <w:t xml:space="preserve">abundance and richness of hull </w:t>
        </w:r>
      </w:ins>
      <w:proofErr w:type="spellStart"/>
      <w:ins w:id="88" w:author="Amanda Droghini" w:date="2018-03-20T12:02:00Z">
        <w:r w:rsidR="00670AC1" w:rsidRPr="00A70B6E">
          <w:rPr>
            <w:lang w:val="en-US"/>
          </w:rPr>
          <w:t>foulers</w:t>
        </w:r>
      </w:ins>
      <w:proofErr w:type="spellEnd"/>
      <w:ins w:id="89" w:author="Amanda Droghini" w:date="2018-03-20T12:01:00Z">
        <w:r w:rsidR="00670AC1" w:rsidRPr="00A70B6E">
          <w:rPr>
            <w:lang w:val="en-US"/>
          </w:rPr>
          <w:t xml:space="preserve"> compared to ballast water</w:t>
        </w:r>
      </w:ins>
      <w:ins w:id="90" w:author="Amanda Droghini" w:date="2018-03-20T12:02:00Z">
        <w:r w:rsidR="00670AC1" w:rsidRPr="00A70B6E">
          <w:rPr>
            <w:lang w:val="en-US"/>
          </w:rPr>
          <w:t xml:space="preserve"> organisms, suggesting that biofouling may be </w:t>
        </w:r>
      </w:ins>
      <w:ins w:id="91" w:author="Amanda Droghini" w:date="2018-03-20T12:03:00Z">
        <w:r w:rsidR="00670AC1" w:rsidRPr="00A70B6E">
          <w:rPr>
            <w:lang w:val="en-US"/>
          </w:rPr>
          <w:t xml:space="preserve">a greater contributor to </w:t>
        </w:r>
      </w:ins>
      <w:ins w:id="92" w:author="Amanda Droghini" w:date="2018-03-20T12:04:00Z">
        <w:r w:rsidR="00670AC1" w:rsidRPr="00A70B6E">
          <w:rPr>
            <w:lang w:val="en-US"/>
          </w:rPr>
          <w:t xml:space="preserve">introductions than ballast water </w:t>
        </w:r>
        <w:r w:rsidR="00670AC1" w:rsidRPr="00A70B6E">
          <w:rPr>
            <w:lang w:val="en-US"/>
          </w:rPr>
          <w:fldChar w:fldCharType="begin" w:fldLock="1"/>
        </w:r>
      </w:ins>
      <w:r w:rsidR="00670AC1"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rsidRPr="00A70B6E">
        <w:rPr>
          <w:lang w:val="en-US"/>
        </w:rPr>
        <w:fldChar w:fldCharType="separate"/>
      </w:r>
      <w:r w:rsidR="00670AC1" w:rsidRPr="00A70B6E">
        <w:rPr>
          <w:noProof/>
          <w:lang w:val="en-US"/>
        </w:rPr>
        <w:t>(Chan et al. 2015)</w:t>
      </w:r>
      <w:ins w:id="93" w:author="Amanda Droghini" w:date="2018-03-20T12:04:00Z">
        <w:r w:rsidR="00670AC1" w:rsidRPr="00A70B6E">
          <w:rPr>
            <w:lang w:val="en-US"/>
          </w:rPr>
          <w:fldChar w:fldCharType="end"/>
        </w:r>
        <w:r w:rsidR="00670AC1" w:rsidRPr="00A70B6E">
          <w:rPr>
            <w:lang w:val="en-US"/>
          </w:rPr>
          <w:t>.</w:t>
        </w:r>
      </w:ins>
      <w:ins w:id="94" w:author="Amanda Droghini" w:date="2018-03-20T11:59:00Z">
        <w:r w:rsidR="00670AC1" w:rsidRPr="00A70B6E">
          <w:rPr>
            <w:lang w:val="en-US"/>
          </w:rPr>
          <w:t xml:space="preserve"> </w:t>
        </w:r>
      </w:ins>
      <w:r w:rsidR="00670AC1" w:rsidRPr="00A70B6E">
        <w:rPr>
          <w:lang w:val="en-US"/>
        </w:rPr>
        <w:t>F</w:t>
      </w:r>
      <w:r w:rsidR="00E25C44" w:rsidRPr="00A70B6E">
        <w:rPr>
          <w:lang w:val="en-US"/>
        </w:rPr>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Pr="00A70B6E" w:rsidRDefault="004D36DB" w:rsidP="004C0817">
      <w:pPr>
        <w:rPr>
          <w:lang w:val="en-US"/>
        </w:rPr>
      </w:pPr>
    </w:p>
    <w:p w14:paraId="66AE7335" w14:textId="39BDD1A3" w:rsidR="00EF5CA5" w:rsidRPr="00A70B6E" w:rsidRDefault="00EF5CA5" w:rsidP="00432C42">
      <w:pPr>
        <w:rPr>
          <w:ins w:id="95" w:author="Amanda Droghini" w:date="2018-03-12T08:06:00Z"/>
          <w:lang w:val="en-US"/>
        </w:rPr>
      </w:pPr>
      <w:r w:rsidRPr="00A70B6E">
        <w:rPr>
          <w:lang w:val="en-US"/>
        </w:rPr>
        <w:t>W</w:t>
      </w:r>
      <w:r w:rsidR="00DD53F4" w:rsidRPr="00A70B6E">
        <w:rPr>
          <w:lang w:val="en-US"/>
        </w:rPr>
        <w:t>e assume</w:t>
      </w:r>
      <w:r w:rsidR="00DA3713" w:rsidRPr="00A70B6E">
        <w:rPr>
          <w:lang w:val="en-US"/>
        </w:rPr>
        <w:t>d</w:t>
      </w:r>
      <w:r w:rsidR="00DD53F4" w:rsidRPr="00A70B6E">
        <w:rPr>
          <w:lang w:val="en-US"/>
        </w:rPr>
        <w:t xml:space="preserve"> that high-traffic ports are more susceptible to receiving </w:t>
      </w:r>
      <w:r w:rsidR="008733BC" w:rsidRPr="00A70B6E">
        <w:rPr>
          <w:lang w:val="en-US"/>
        </w:rPr>
        <w:t>NIS</w:t>
      </w:r>
      <w:r w:rsidR="00DD53F4" w:rsidRPr="00A70B6E">
        <w:rPr>
          <w:lang w:val="en-US"/>
        </w:rPr>
        <w:t xml:space="preserve"> than low-traffic ports</w:t>
      </w:r>
      <w:r w:rsidR="00DA3713" w:rsidRPr="00A70B6E">
        <w:rPr>
          <w:lang w:val="en-US"/>
        </w:rPr>
        <w:t xml:space="preserve">, and that shipping traffic and ballast water discharge are adequate proxies of propagule pressure. </w:t>
      </w:r>
      <w:r w:rsidR="006A7E99" w:rsidRPr="00A70B6E">
        <w:rPr>
          <w:highlight w:val="yellow"/>
          <w:lang w:val="en-US"/>
        </w:rPr>
        <w:t xml:space="preserve">previous studies indicate that shipping traffic is correlated to </w:t>
      </w:r>
      <w:r w:rsidR="008733BC" w:rsidRPr="00A70B6E">
        <w:rPr>
          <w:highlight w:val="yellow"/>
          <w:lang w:val="en-US"/>
        </w:rPr>
        <w:t>NIS</w:t>
      </w:r>
      <w:r w:rsidR="006A7E99" w:rsidRPr="00A70B6E">
        <w:rPr>
          <w:highlight w:val="yellow"/>
          <w:lang w:val="en-US"/>
        </w:rPr>
        <w:t xml:space="preserve"> richness </w:t>
      </w:r>
      <w:commentRangeStart w:id="96"/>
      <w:r w:rsidR="006A7E99" w:rsidRPr="00A70B6E">
        <w:rPr>
          <w:highlight w:val="yellow"/>
          <w:lang w:val="en-US"/>
        </w:rPr>
        <w:t xml:space="preserve">(e.g. Lord et al. 2015; </w:t>
      </w:r>
      <w:proofErr w:type="spellStart"/>
      <w:r w:rsidR="006A7E99" w:rsidRPr="00A70B6E">
        <w:rPr>
          <w:highlight w:val="yellow"/>
          <w:lang w:val="en-US"/>
        </w:rPr>
        <w:t>Lacoursière</w:t>
      </w:r>
      <w:proofErr w:type="spellEnd"/>
      <w:r w:rsidR="006A7E99" w:rsidRPr="00A70B6E">
        <w:rPr>
          <w:highlight w:val="yellow"/>
          <w:lang w:val="en-US"/>
        </w:rPr>
        <w:t>-Roussel et al. 2016)</w:t>
      </w:r>
      <w:commentRangeEnd w:id="96"/>
      <w:r w:rsidR="006A7E99" w:rsidRPr="00A70B6E">
        <w:rPr>
          <w:rStyle w:val="CommentReference"/>
          <w:b/>
          <w:highlight w:val="yellow"/>
          <w:lang w:val="en-US"/>
        </w:rPr>
        <w:commentReference w:id="96"/>
      </w:r>
      <w:r w:rsidR="006A7E99" w:rsidRPr="00A70B6E">
        <w:rPr>
          <w:highlight w:val="yellow"/>
          <w:lang w:val="en-US"/>
        </w:rPr>
        <w:t>, and ballast water discharge volume has been shown to be ?? (see Verna et al. 2016..).</w:t>
      </w:r>
      <w:r w:rsidR="006A7E99" w:rsidRPr="00A70B6E">
        <w:rPr>
          <w:lang w:val="en-US"/>
        </w:rPr>
        <w:t xml:space="preserve"> </w:t>
      </w:r>
      <w:r w:rsidR="00DA3713" w:rsidRPr="00A70B6E">
        <w:rPr>
          <w:lang w:val="en-US"/>
        </w:rPr>
        <w:t>While these simplifying assumptions were necessary considering the data that were available to us, we recognize t</w:t>
      </w:r>
      <w:r w:rsidR="00733F1B" w:rsidRPr="00A70B6E">
        <w:rPr>
          <w:lang w:val="en-US"/>
        </w:rPr>
        <w:t>h</w:t>
      </w:r>
      <w:r w:rsidR="00DA3713" w:rsidRPr="00A70B6E">
        <w:rPr>
          <w:lang w:val="en-US"/>
        </w:rPr>
        <w:t xml:space="preserve">at an organism’s </w:t>
      </w:r>
      <w:r w:rsidR="00733F1B" w:rsidRPr="00A70B6E">
        <w:rPr>
          <w:lang w:val="en-US"/>
        </w:rPr>
        <w:t xml:space="preserve">survival during a sea voyage </w:t>
      </w:r>
      <w:r w:rsidR="00DA3713" w:rsidRPr="00A70B6E">
        <w:rPr>
          <w:lang w:val="en-US"/>
        </w:rPr>
        <w:t>is</w:t>
      </w:r>
      <w:r w:rsidR="00733F1B" w:rsidRPr="00A70B6E">
        <w:rPr>
          <w:lang w:val="en-US"/>
        </w:rPr>
        <w:t xml:space="preserve"> influenced by several factors including </w:t>
      </w:r>
      <w:r w:rsidR="00DA3713" w:rsidRPr="00A70B6E">
        <w:rPr>
          <w:lang w:val="en-US"/>
        </w:rPr>
        <w:t xml:space="preserve">its physiological condition, </w:t>
      </w:r>
      <w:r w:rsidR="00733F1B" w:rsidRPr="00A70B6E">
        <w:rPr>
          <w:lang w:val="en-US"/>
        </w:rPr>
        <w:t xml:space="preserve">the voyage duration, and environmental differences between donor and recipient ports </w:t>
      </w:r>
      <w:r w:rsidR="00733F1B" w:rsidRPr="00A70B6E">
        <w:rPr>
          <w:lang w:val="en-US"/>
        </w:rPr>
        <w:fldChar w:fldCharType="begin" w:fldLock="1"/>
      </w:r>
      <w:r w:rsidR="00DA3713"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A70B6E">
        <w:rPr>
          <w:lang w:val="en-US"/>
        </w:rPr>
        <w:fldChar w:fldCharType="separate"/>
      </w:r>
      <w:r w:rsidR="00DA3713" w:rsidRPr="00A70B6E">
        <w:rPr>
          <w:noProof/>
          <w:lang w:val="en-US"/>
        </w:rPr>
        <w:t>(Carlton 1996, Verling et al. 2005, Chan et al. 2014)</w:t>
      </w:r>
      <w:r w:rsidR="00733F1B" w:rsidRPr="00A70B6E">
        <w:rPr>
          <w:lang w:val="en-US"/>
        </w:rPr>
        <w:fldChar w:fldCharType="end"/>
      </w:r>
      <w:r w:rsidR="00733F1B" w:rsidRPr="00A70B6E">
        <w:rPr>
          <w:lang w:val="en-US"/>
        </w:rPr>
        <w:t xml:space="preserve">. </w:t>
      </w:r>
      <w:ins w:id="97" w:author="Amanda Droghini" w:date="2018-03-20T11:27:00Z">
        <w:r w:rsidR="0058344F" w:rsidRPr="00A70B6E">
          <w:rPr>
            <w:lang w:val="en-US"/>
          </w:rPr>
          <w:t xml:space="preserve">Propagule pressure and conditions encountered during the voyage may play a greater </w:t>
        </w:r>
      </w:ins>
      <w:ins w:id="98" w:author="Amanda Droghini" w:date="2018-03-20T11:28:00Z">
        <w:r w:rsidR="0058344F" w:rsidRPr="00A70B6E">
          <w:rPr>
            <w:lang w:val="en-US"/>
          </w:rPr>
          <w:t xml:space="preserve">role than conditions encountered </w:t>
        </w:r>
      </w:ins>
      <w:ins w:id="99" w:author="Amanda Droghini" w:date="2018-03-20T11:29:00Z">
        <w:r w:rsidR="0058344F" w:rsidRPr="00A70B6E">
          <w:rPr>
            <w:lang w:val="en-US"/>
          </w:rPr>
          <w:t xml:space="preserve">upon arrival. Historically low propagule pressure (pre-1970) </w:t>
        </w:r>
      </w:ins>
      <w:r w:rsidR="007909FD" w:rsidRPr="00A70B6E">
        <w:rPr>
          <w:lang w:val="en-US"/>
        </w:rPr>
        <w:t xml:space="preserve">is </w:t>
      </w:r>
      <w:ins w:id="100" w:author="Amanda Droghini" w:date="2018-03-20T11:29:00Z">
        <w:r w:rsidR="0058344F" w:rsidRPr="00A70B6E">
          <w:rPr>
            <w:lang w:val="en-US"/>
          </w:rPr>
          <w:t>potentially a large explanation for lack of invasions in coastal Alaska</w:t>
        </w:r>
      </w:ins>
      <w:r w:rsidR="007909FD" w:rsidRPr="00A70B6E">
        <w:rPr>
          <w:lang w:val="en-US"/>
        </w:rPr>
        <w:t xml:space="preserve">, and may be a more important component of invasion risk than environmental conditions at recipient ports </w:t>
      </w:r>
      <w:ins w:id="101" w:author="Amanda Droghini" w:date="2018-03-20T11:31:00Z">
        <w:r w:rsidR="0058344F" w:rsidRPr="00A70B6E">
          <w:rPr>
            <w:lang w:val="en-US"/>
          </w:rPr>
          <w:t xml:space="preserve"> </w:t>
        </w:r>
      </w:ins>
      <w:ins w:id="102" w:author="Amanda Droghini" w:date="2018-03-20T11:29:00Z">
        <w:r w:rsidR="0058344F" w:rsidRPr="00A70B6E">
          <w:rPr>
            <w:lang w:val="en-US"/>
          </w:rPr>
          <w:fldChar w:fldCharType="begin" w:fldLock="1"/>
        </w:r>
      </w:ins>
      <w:r w:rsidR="0058344F" w:rsidRPr="00A70B6E">
        <w:rPr>
          <w:lang w:val="en-US"/>
        </w:rPr>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103" w:author="Amanda Droghini" w:date="2018-03-20T11:29:00Z">
        <w:r w:rsidR="0058344F" w:rsidRPr="00A70B6E">
          <w:rPr>
            <w:lang w:val="en-US"/>
          </w:rPr>
          <w:fldChar w:fldCharType="separate"/>
        </w:r>
      </w:ins>
      <w:r w:rsidR="0058344F" w:rsidRPr="00A70B6E">
        <w:rPr>
          <w:noProof/>
          <w:lang w:val="en-US"/>
        </w:rPr>
        <w:t>(Ruiz et al. 2000)</w:t>
      </w:r>
      <w:ins w:id="104" w:author="Amanda Droghini" w:date="2018-03-20T11:29:00Z">
        <w:r w:rsidR="0058344F" w:rsidRPr="00A70B6E">
          <w:rPr>
            <w:lang w:val="en-US"/>
          </w:rPr>
          <w:fldChar w:fldCharType="end"/>
        </w:r>
      </w:ins>
      <w:ins w:id="105" w:author="Amanda Droghini" w:date="2018-03-20T11:31:00Z">
        <w:r w:rsidR="0058344F" w:rsidRPr="00A70B6E">
          <w:rPr>
            <w:lang w:val="en-US"/>
          </w:rPr>
          <w:t xml:space="preserve">. </w:t>
        </w:r>
      </w:ins>
      <w:r w:rsidR="007909FD" w:rsidRPr="00A70B6E">
        <w:rPr>
          <w:lang w:val="en-US"/>
        </w:rPr>
        <w:t>Conditions encountered during the voyage may also play a role. S</w:t>
      </w:r>
      <w:ins w:id="106" w:author="Amanda Droghini" w:date="2018-03-20T11:31:00Z">
        <w:r w:rsidR="0058344F" w:rsidRPr="00A70B6E">
          <w:rPr>
            <w:lang w:val="en-US"/>
          </w:rPr>
          <w:t xml:space="preserve">tudies from the Canadian Arctic </w:t>
        </w:r>
      </w:ins>
      <w:r w:rsidR="007909FD" w:rsidRPr="00A70B6E">
        <w:rPr>
          <w:lang w:val="en-US"/>
        </w:rPr>
        <w:t>suggest</w:t>
      </w:r>
      <w:ins w:id="107" w:author="Amanda Droghini" w:date="2018-03-20T11:31:00Z">
        <w:r w:rsidR="0058344F" w:rsidRPr="00A70B6E">
          <w:rPr>
            <w:lang w:val="en-US"/>
          </w:rPr>
          <w:t xml:space="preserve"> that b</w:t>
        </w:r>
      </w:ins>
      <w:r w:rsidR="00DA3713" w:rsidRPr="00A70B6E">
        <w:rPr>
          <w:lang w:val="en-US"/>
        </w:rPr>
        <w:t xml:space="preserve">oth planktonic and fouling organisms have low survivorship </w:t>
      </w:r>
      <w:r w:rsidR="007909FD" w:rsidRPr="00A70B6E">
        <w:rPr>
          <w:lang w:val="en-US"/>
        </w:rPr>
        <w:t xml:space="preserve">during the transport stage </w:t>
      </w:r>
      <w:r w:rsidR="007909FD" w:rsidRPr="00A70B6E">
        <w:rPr>
          <w:lang w:val="en-US"/>
        </w:rPr>
        <w:fldChar w:fldCharType="begin" w:fldLock="1"/>
      </w:r>
      <w:r w:rsidR="007909FD"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rsidRPr="00A70B6E">
        <w:rPr>
          <w:lang w:val="en-US"/>
        </w:rPr>
        <w:fldChar w:fldCharType="separate"/>
      </w:r>
      <w:r w:rsidR="007909FD" w:rsidRPr="00A70B6E">
        <w:rPr>
          <w:noProof/>
          <w:lang w:val="en-US"/>
        </w:rPr>
        <w:t>(Chan et al. 2014, 2016)</w:t>
      </w:r>
      <w:r w:rsidR="007909FD" w:rsidRPr="00A70B6E">
        <w:rPr>
          <w:lang w:val="en-US"/>
        </w:rPr>
        <w:fldChar w:fldCharType="end"/>
      </w:r>
      <w:r w:rsidR="007909FD" w:rsidRPr="00A70B6E">
        <w:rPr>
          <w:lang w:val="en-US"/>
        </w:rPr>
        <w:t>.</w:t>
      </w:r>
      <w:ins w:id="108" w:author="Amanda Droghini" w:date="2018-03-20T11:32:00Z">
        <w:r w:rsidR="0058344F" w:rsidRPr="00A70B6E">
          <w:rPr>
            <w:lang w:val="en-US"/>
          </w:rPr>
          <w:t xml:space="preserve"> Chan et al. </w:t>
        </w:r>
      </w:ins>
      <w:ins w:id="109" w:author="Amanda Droghini" w:date="2018-03-20T11:34:00Z">
        <w:r w:rsidR="0058344F" w:rsidRPr="00A70B6E">
          <w:rPr>
            <w:lang w:val="en-US"/>
          </w:rPr>
          <w:fldChar w:fldCharType="begin" w:fldLock="1"/>
        </w:r>
      </w:ins>
      <w:r w:rsidR="0058344F"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rsidRPr="00A70B6E">
        <w:rPr>
          <w:lang w:val="en-US"/>
        </w:rPr>
        <w:fldChar w:fldCharType="separate"/>
      </w:r>
      <w:r w:rsidR="0058344F" w:rsidRPr="00A70B6E">
        <w:rPr>
          <w:noProof/>
          <w:lang w:val="en-US"/>
        </w:rPr>
        <w:t>(2014)</w:t>
      </w:r>
      <w:ins w:id="110" w:author="Amanda Droghini" w:date="2018-03-20T11:34:00Z">
        <w:r w:rsidR="0058344F" w:rsidRPr="00A70B6E">
          <w:rPr>
            <w:lang w:val="en-US"/>
          </w:rPr>
          <w:fldChar w:fldCharType="end"/>
        </w:r>
        <w:r w:rsidR="0058344F" w:rsidRPr="00A70B6E">
          <w:rPr>
            <w:lang w:val="en-US"/>
          </w:rPr>
          <w:t xml:space="preserve"> found that ballast water age</w:t>
        </w:r>
      </w:ins>
      <w:ins w:id="111" w:author="Amanda Droghini" w:date="2018-03-20T11:35:00Z">
        <w:r w:rsidR="0058344F" w:rsidRPr="00A70B6E">
          <w:rPr>
            <w:lang w:val="en-US"/>
          </w:rPr>
          <w:t xml:space="preserve"> (related to the length of the voyage) was a more important predictor of survivorship than water temperature, and suggested that voyages longer than 15 days may significantly reduce </w:t>
        </w:r>
        <w:r w:rsidR="0058344F" w:rsidRPr="00A70B6E">
          <w:rPr>
            <w:lang w:val="en-US"/>
          </w:rPr>
          <w:lastRenderedPageBreak/>
          <w:t>survival probability.</w:t>
        </w:r>
      </w:ins>
      <w:r w:rsidR="00DA3713" w:rsidRPr="00A70B6E">
        <w:rPr>
          <w:lang w:val="en-US"/>
        </w:rPr>
        <w:t xml:space="preserve"> </w:t>
      </w:r>
      <w:r w:rsidR="00733F1B" w:rsidRPr="00A70B6E">
        <w:rPr>
          <w:lang w:val="en-US"/>
        </w:rPr>
        <w:t xml:space="preserve">Verna et al. </w:t>
      </w:r>
      <w:r w:rsidR="00733F1B" w:rsidRPr="00A70B6E">
        <w:rPr>
          <w:lang w:val="en-US"/>
        </w:rPr>
        <w:fldChar w:fldCharType="begin" w:fldLock="1"/>
      </w:r>
      <w:r w:rsidR="00733F1B" w:rsidRPr="00A70B6E">
        <w:rPr>
          <w:lang w:val="en-US"/>
        </w:rPr>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A70B6E">
        <w:rPr>
          <w:lang w:val="en-US"/>
        </w:rPr>
        <w:fldChar w:fldCharType="separate"/>
      </w:r>
      <w:r w:rsidR="00733F1B" w:rsidRPr="00A70B6E">
        <w:rPr>
          <w:noProof/>
          <w:lang w:val="en-US"/>
        </w:rPr>
        <w:t>(2016)</w:t>
      </w:r>
      <w:r w:rsidR="00733F1B" w:rsidRPr="00A70B6E">
        <w:rPr>
          <w:lang w:val="en-US"/>
        </w:rPr>
        <w:fldChar w:fldCharType="end"/>
      </w:r>
      <w:r w:rsidR="00733F1B" w:rsidRPr="00A70B6E">
        <w:rPr>
          <w:lang w:val="en-US"/>
        </w:rPr>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12" w:author="Amanda Droghini" w:date="2018-03-12T08:06:00Z">
        <w:r w:rsidRPr="00A70B6E">
          <w:rPr>
            <w:lang w:val="en-US"/>
          </w:rPr>
          <w:t xml:space="preserve"> </w:t>
        </w:r>
      </w:ins>
    </w:p>
    <w:p w14:paraId="36347131" w14:textId="27B8A295" w:rsidR="00475A9D" w:rsidRPr="00A70B6E" w:rsidDel="00EF5CA5" w:rsidRDefault="00B31FD6" w:rsidP="00B31FD6">
      <w:pPr>
        <w:pStyle w:val="Heading2"/>
        <w:rPr>
          <w:del w:id="113" w:author="Amanda Droghini" w:date="2018-03-12T08:06:00Z"/>
        </w:rPr>
      </w:pPr>
      <w:r w:rsidRPr="00A70B6E">
        <w:t>Effects of climate change on invasion risk</w:t>
      </w:r>
      <w:del w:id="114" w:author="Amanda Droghini" w:date="2018-03-12T08:06:00Z">
        <w:r w:rsidR="003F73D7" w:rsidRPr="00A70B6E"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A70B6E"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Pr="00A70B6E" w:rsidRDefault="004D5A7F" w:rsidP="00B31FD6">
      <w:pPr>
        <w:pStyle w:val="Heading2"/>
      </w:pPr>
    </w:p>
    <w:p w14:paraId="1FAC28D1" w14:textId="426F5B66" w:rsidR="002E3D84" w:rsidRPr="00A70B6E" w:rsidRDefault="00EF5CA5" w:rsidP="00EF5CA5">
      <w:pPr>
        <w:spacing w:before="200" w:line="360" w:lineRule="auto"/>
        <w:contextualSpacing/>
        <w:rPr>
          <w:lang w:val="en-US"/>
        </w:rPr>
      </w:pPr>
      <w:r w:rsidRPr="00A70B6E">
        <w:rPr>
          <w:lang w:val="en-US"/>
        </w:rPr>
        <w:t xml:space="preserve">The Bering Sea is experiencing significant oceanographic changes as a result of climate change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rsidRPr="00A70B6E">
        <w:rPr>
          <w:lang w:val="en-US"/>
        </w:rPr>
        <w:fldChar w:fldCharType="separate"/>
      </w:r>
      <w:r w:rsidRPr="00A70B6E">
        <w:rPr>
          <w:noProof/>
          <w:lang w:val="en-US"/>
        </w:rPr>
        <w:t>(e.g. Grebmeier et al. 2006b, Stabeno et al. 2007, Mueter and Litzow 2008)</w:t>
      </w:r>
      <w:r w:rsidRPr="00A70B6E">
        <w:rPr>
          <w:lang w:val="en-US"/>
        </w:rPr>
        <w:fldChar w:fldCharType="end"/>
      </w:r>
      <w:r w:rsidRPr="00A70B6E">
        <w:rPr>
          <w:lang w:val="en-US"/>
        </w:rPr>
        <w:t xml:space="preserve">. Sea ice cover has decreased substantially since the 1950s, with a concomitant increase in surface water temperatures of 0.23°C per decade </w:t>
      </w:r>
      <w:r w:rsidRPr="00A70B6E">
        <w:rPr>
          <w:lang w:val="en-US"/>
        </w:rPr>
        <w:fldChar w:fldCharType="begin" w:fldLock="1"/>
      </w:r>
      <w:r w:rsidRPr="00A70B6E">
        <w:rPr>
          <w:lang w:val="en-US"/>
        </w:rP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rsidRPr="00A70B6E">
        <w:rPr>
          <w:lang w:val="en-US"/>
        </w:rPr>
        <w:fldChar w:fldCharType="separate"/>
      </w:r>
      <w:r w:rsidRPr="00A70B6E">
        <w:rPr>
          <w:noProof/>
          <w:lang w:val="en-US"/>
        </w:rPr>
        <w:t>(Mueter and Litzow 2008)</w:t>
      </w:r>
      <w:r w:rsidRPr="00A70B6E">
        <w:rPr>
          <w:lang w:val="en-US"/>
        </w:rPr>
        <w:fldChar w:fldCharType="end"/>
      </w:r>
      <w:r w:rsidRPr="00A70B6E">
        <w:rPr>
          <w:lang w:val="en-US"/>
        </w:rPr>
        <w:t xml:space="preserve">. These changes are projected to continue </w:t>
      </w:r>
      <w:r w:rsidRPr="00A70B6E">
        <w:rPr>
          <w:lang w:val="en-US"/>
        </w:rPr>
        <w:fldChar w:fldCharType="begin" w:fldLock="1"/>
      </w:r>
      <w:r w:rsidRPr="00A70B6E">
        <w:rPr>
          <w:lang w:val="en-US"/>
        </w:rP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rsidRPr="00A70B6E">
        <w:rPr>
          <w:lang w:val="en-US"/>
        </w:rPr>
        <w:fldChar w:fldCharType="separate"/>
      </w:r>
      <w:r w:rsidRPr="00A70B6E">
        <w:rPr>
          <w:noProof/>
          <w:lang w:val="en-US"/>
        </w:rPr>
        <w:t>(Wang et al. 2012, Hermann et al. 2016)</w:t>
      </w:r>
      <w:r w:rsidRPr="00A70B6E">
        <w:rPr>
          <w:lang w:val="en-US"/>
        </w:rPr>
        <w:fldChar w:fldCharType="end"/>
      </w:r>
      <w:r w:rsidRPr="00A70B6E">
        <w:rPr>
          <w:lang w:val="en-US"/>
        </w:rPr>
        <w:t xml:space="preserve">. In the next twenty years, our models predict a </w:t>
      </w:r>
      <w:r w:rsidRPr="00A70B6E">
        <w:rPr>
          <w:highlight w:val="yellow"/>
          <w:lang w:val="en-US"/>
        </w:rPr>
        <w:t>major</w:t>
      </w:r>
      <w:r w:rsidRPr="00A70B6E">
        <w:rPr>
          <w:lang w:val="en-US"/>
        </w:rPr>
        <w:t xml:space="preserve"> northward expansion in</w:t>
      </w:r>
      <w:r w:rsidR="00B31FD6" w:rsidRPr="00A70B6E">
        <w:rPr>
          <w:lang w:val="en-US"/>
        </w:rPr>
        <w:t xml:space="preserve"> suitable habitat </w:t>
      </w:r>
      <w:r w:rsidR="00A037D0" w:rsidRPr="00A70B6E">
        <w:rPr>
          <w:highlight w:val="yellow"/>
          <w:lang w:val="en-US"/>
        </w:rPr>
        <w:t>(Figure</w:t>
      </w:r>
      <w:r w:rsidR="00B31FD6" w:rsidRPr="00A70B6E">
        <w:rPr>
          <w:highlight w:val="yellow"/>
          <w:lang w:val="en-US"/>
        </w:rPr>
        <w:t xml:space="preserve"> </w:t>
      </w:r>
      <w:r w:rsidR="00A037D0" w:rsidRPr="00A70B6E">
        <w:rPr>
          <w:highlight w:val="yellow"/>
          <w:lang w:val="en-US"/>
        </w:rPr>
        <w:t>2</w:t>
      </w:r>
      <w:r w:rsidR="00B31FD6" w:rsidRPr="00A70B6E">
        <w:rPr>
          <w:highlight w:val="yellow"/>
          <w:lang w:val="en-US"/>
        </w:rPr>
        <w:t>)</w:t>
      </w:r>
      <w:r w:rsidRPr="00A70B6E">
        <w:rPr>
          <w:lang w:val="en-US"/>
        </w:rPr>
        <w:t xml:space="preserve"> that would largely </w:t>
      </w:r>
      <w:proofErr w:type="spellStart"/>
      <w:r w:rsidRPr="00A70B6E">
        <w:rPr>
          <w:lang w:val="en-US"/>
        </w:rPr>
        <w:t>favour</w:t>
      </w:r>
      <w:proofErr w:type="spellEnd"/>
      <w:r w:rsidRPr="00A70B6E">
        <w:rPr>
          <w:lang w:val="en-US"/>
        </w:rPr>
        <w:t xml:space="preserve"> taxa that already have the capacity to survive in the southern Bering Sea</w:t>
      </w:r>
      <w:r w:rsidR="002E3D84" w:rsidRPr="00A70B6E">
        <w:rPr>
          <w:lang w:val="en-US"/>
        </w:rPr>
        <w:t xml:space="preserve">. </w:t>
      </w:r>
      <w:r w:rsidR="00A96D50" w:rsidRPr="00A70B6E">
        <w:rPr>
          <w:highlight w:val="yellow"/>
          <w:lang w:val="en-US"/>
        </w:rPr>
        <w:t>Contextualize degree change in temp. with % change in suitable habitat.</w:t>
      </w:r>
      <w:r w:rsidR="00A96D50" w:rsidRPr="00A70B6E">
        <w:rPr>
          <w:lang w:val="en-US"/>
        </w:rPr>
        <w:t xml:space="preserve"> </w:t>
      </w:r>
      <w:r w:rsidR="00B31FD6" w:rsidRPr="00A70B6E">
        <w:rPr>
          <w:lang w:val="en-US"/>
        </w:rPr>
        <w:t xml:space="preserve">Northward range shifts in the Pacific Arctic have already been documented for native fish, zooplankton, and benthic invertebrates </w:t>
      </w:r>
      <w:r w:rsidR="00B31FD6" w:rsidRPr="00A70B6E">
        <w:rPr>
          <w:lang w:val="en-US"/>
        </w:rPr>
        <w:fldChar w:fldCharType="begin" w:fldLock="1"/>
      </w:r>
      <w:r w:rsidR="009F7627"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rsidRPr="00A70B6E">
        <w:rPr>
          <w:lang w:val="en-US"/>
        </w:rPr>
        <w:fldChar w:fldCharType="separate"/>
      </w:r>
      <w:r w:rsidR="00DB339D" w:rsidRPr="00A70B6E">
        <w:rPr>
          <w:noProof/>
          <w:lang w:val="en-US"/>
        </w:rPr>
        <w:t>(e.g. Grebmeier et al. 2006b, Matsuno et al. 2011, Stabeno et al. 2012, Kotwicki and Lauth 2013)</w:t>
      </w:r>
      <w:r w:rsidR="00B31FD6" w:rsidRPr="00A70B6E">
        <w:rPr>
          <w:lang w:val="en-US"/>
        </w:rPr>
        <w:fldChar w:fldCharType="end"/>
      </w:r>
      <w:r w:rsidR="00A44B6F" w:rsidRPr="00A70B6E">
        <w:rPr>
          <w:lang w:val="en-US"/>
        </w:rPr>
        <w:t>, and the few studies modeling Arctic invasions have also documented a poleward expansion of suitable habitat in the future (</w:t>
      </w:r>
      <w:proofErr w:type="spellStart"/>
      <w:r w:rsidR="00A44B6F" w:rsidRPr="00A70B6E">
        <w:rPr>
          <w:lang w:val="en-US"/>
        </w:rPr>
        <w:t>Goldsmit</w:t>
      </w:r>
      <w:proofErr w:type="spellEnd"/>
      <w:r w:rsidR="00A44B6F" w:rsidRPr="00A70B6E">
        <w:rPr>
          <w:lang w:val="en-US"/>
        </w:rPr>
        <w:t>, Ware)</w:t>
      </w:r>
      <w:r w:rsidR="00B31FD6" w:rsidRPr="00A70B6E">
        <w:rPr>
          <w:lang w:val="en-US"/>
        </w:rPr>
        <w:t xml:space="preserve">. </w:t>
      </w:r>
      <w:commentRangeStart w:id="115"/>
      <w:r w:rsidR="00B31FD6" w:rsidRPr="00A70B6E">
        <w:rPr>
          <w:highlight w:val="yellow"/>
          <w:lang w:val="en-US"/>
        </w:rPr>
        <w:t xml:space="preserve">The role of temperature as a limiting factor in northern Europe was shown for </w:t>
      </w:r>
      <w:proofErr w:type="spellStart"/>
      <w:r w:rsidR="00B31FD6" w:rsidRPr="00A70B6E">
        <w:rPr>
          <w:highlight w:val="yellow"/>
          <w:lang w:val="en-US"/>
        </w:rPr>
        <w:t>Crepidula</w:t>
      </w:r>
      <w:proofErr w:type="spellEnd"/>
      <w:r w:rsidR="00B31FD6" w:rsidRPr="00A70B6E">
        <w:rPr>
          <w:highlight w:val="yellow"/>
          <w:lang w:val="en-US"/>
        </w:rPr>
        <w:t xml:space="preserve"> </w:t>
      </w:r>
      <w:proofErr w:type="spellStart"/>
      <w:r w:rsidR="00B31FD6" w:rsidRPr="00A70B6E">
        <w:rPr>
          <w:highlight w:val="yellow"/>
          <w:lang w:val="en-US"/>
        </w:rPr>
        <w:t>fornicata</w:t>
      </w:r>
      <w:commentRangeEnd w:id="115"/>
      <w:proofErr w:type="spellEnd"/>
      <w:r w:rsidR="00B31FD6" w:rsidRPr="00A70B6E">
        <w:rPr>
          <w:rStyle w:val="CommentReference"/>
          <w:lang w:val="en-US"/>
        </w:rPr>
        <w:commentReference w:id="115"/>
      </w:r>
      <w:r w:rsidR="00B31FD6" w:rsidRPr="00A70B6E">
        <w:rPr>
          <w:lang w:val="en-US"/>
        </w:rPr>
        <w:t xml:space="preserve"> </w:t>
      </w:r>
    </w:p>
    <w:p w14:paraId="39BDA107" w14:textId="7C003AD1" w:rsidR="005D39C3" w:rsidRPr="00A70B6E" w:rsidRDefault="002674FC" w:rsidP="00EF5CA5">
      <w:pPr>
        <w:spacing w:before="200" w:line="360" w:lineRule="auto"/>
        <w:contextualSpacing/>
        <w:rPr>
          <w:lang w:val="en-US"/>
        </w:rPr>
      </w:pPr>
      <w:r w:rsidRPr="00A70B6E">
        <w:rPr>
          <w:highlight w:val="yellow"/>
          <w:lang w:val="en-US"/>
        </w:rPr>
        <w:t xml:space="preserve">Several studies have suggested that </w:t>
      </w:r>
      <w:r w:rsidR="008E0ACC" w:rsidRPr="00A70B6E">
        <w:rPr>
          <w:highlight w:val="yellow"/>
          <w:lang w:val="en-US"/>
        </w:rPr>
        <w:t>NIS</w:t>
      </w:r>
      <w:r w:rsidRPr="00A70B6E">
        <w:rPr>
          <w:highlight w:val="yellow"/>
          <w:lang w:val="en-US"/>
        </w:rPr>
        <w:t xml:space="preserve"> can persist at a low population size for years and suddenly undergo a boom when conditions become </w:t>
      </w:r>
      <w:proofErr w:type="spellStart"/>
      <w:r w:rsidRPr="00A70B6E">
        <w:rPr>
          <w:highlight w:val="yellow"/>
          <w:lang w:val="en-US"/>
        </w:rPr>
        <w:t>favourable</w:t>
      </w:r>
      <w:proofErr w:type="spellEnd"/>
      <w:r w:rsidRPr="00A70B6E">
        <w:rPr>
          <w:highlight w:val="yellow"/>
          <w:lang w:val="en-US"/>
        </w:rPr>
        <w:t xml:space="preserve"> </w:t>
      </w:r>
      <w:r w:rsidRPr="00A70B6E">
        <w:rPr>
          <w:highlight w:val="yellow"/>
          <w:lang w:val="en-US"/>
        </w:rPr>
        <w:fldChar w:fldCharType="begin" w:fldLock="1"/>
      </w:r>
      <w:r w:rsidRPr="00A70B6E">
        <w:rPr>
          <w:highlight w:val="yellow"/>
          <w:lang w:val="en-US"/>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A70B6E">
        <w:rPr>
          <w:highlight w:val="yellow"/>
          <w:lang w:val="en-US"/>
        </w:rPr>
        <w:fldChar w:fldCharType="separate"/>
      </w:r>
      <w:r w:rsidRPr="00A70B6E">
        <w:rPr>
          <w:noProof/>
          <w:highlight w:val="yellow"/>
          <w:lang w:val="en-US"/>
        </w:rPr>
        <w:t>(Witte et al. 2010)</w:t>
      </w:r>
      <w:r w:rsidRPr="00A70B6E">
        <w:rPr>
          <w:highlight w:val="yellow"/>
          <w:lang w:val="en-US"/>
        </w:rPr>
        <w:fldChar w:fldCharType="end"/>
      </w:r>
      <w:r w:rsidRPr="00A70B6E">
        <w:rPr>
          <w:highlight w:val="yellow"/>
          <w:lang w:val="en-US"/>
        </w:rPr>
        <w:t>. In</w:t>
      </w:r>
      <w:r w:rsidRPr="00A70B6E">
        <w:rPr>
          <w:lang w:val="en-US"/>
        </w:rPr>
        <w:t xml:space="preserve"> temperate systems, </w:t>
      </w:r>
      <w:r w:rsidRPr="00A70B6E">
        <w:rPr>
          <w:highlight w:val="yellow"/>
          <w:lang w:val="en-US"/>
        </w:rPr>
        <w:t>warming ocean temperatures affect the survival (</w:t>
      </w:r>
      <w:proofErr w:type="spellStart"/>
      <w:r w:rsidRPr="00A70B6E">
        <w:rPr>
          <w:highlight w:val="yellow"/>
          <w:lang w:val="en-US"/>
        </w:rPr>
        <w:t>Groner</w:t>
      </w:r>
      <w:proofErr w:type="spellEnd"/>
      <w:r w:rsidRPr="00A70B6E">
        <w:rPr>
          <w:highlight w:val="yellow"/>
          <w:lang w:val="en-US"/>
        </w:rPr>
        <w:t xml:space="preserve">?), growth rates, reproductive output, and phenology of </w:t>
      </w:r>
      <w:r w:rsidR="008E0ACC" w:rsidRPr="00A70B6E">
        <w:rPr>
          <w:highlight w:val="yellow"/>
          <w:lang w:val="en-US"/>
        </w:rPr>
        <w:t>NIS</w:t>
      </w:r>
      <w:r w:rsidRPr="00A70B6E">
        <w:rPr>
          <w:highlight w:val="yellow"/>
          <w:lang w:val="en-US"/>
        </w:rPr>
        <w:t xml:space="preserve"> </w:t>
      </w:r>
      <w:r w:rsidRPr="00A70B6E">
        <w:rPr>
          <w:highlight w:val="yellow"/>
          <w:lang w:val="en-US"/>
        </w:rPr>
        <w:fldChar w:fldCharType="begin" w:fldLock="1"/>
      </w:r>
      <w:r w:rsidRPr="00A70B6E">
        <w:rPr>
          <w:highlight w:val="yellow"/>
          <w:lang w:val="en-US"/>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A70B6E">
        <w:rPr>
          <w:highlight w:val="yellow"/>
          <w:lang w:val="en-US"/>
        </w:rPr>
        <w:fldChar w:fldCharType="separate"/>
      </w:r>
      <w:r w:rsidRPr="00A70B6E">
        <w:rPr>
          <w:noProof/>
          <w:highlight w:val="yellow"/>
          <w:lang w:val="en-US"/>
        </w:rPr>
        <w:t>(Stachowicz et al. 2002, Saunders and Metaxas 2007, Valdizan et al. 2011, Lord 2017)</w:t>
      </w:r>
      <w:r w:rsidRPr="00A70B6E">
        <w:rPr>
          <w:highlight w:val="yellow"/>
          <w:lang w:val="en-US"/>
        </w:rPr>
        <w:fldChar w:fldCharType="end"/>
      </w:r>
      <w:r w:rsidRPr="00A70B6E">
        <w:rPr>
          <w:highlight w:val="yellow"/>
          <w:lang w:val="en-US"/>
        </w:rPr>
        <w:t>.</w:t>
      </w:r>
      <w:r w:rsidR="005D39C3" w:rsidRPr="00A70B6E">
        <w:rPr>
          <w:lang w:val="en-US"/>
        </w:rPr>
        <w:t xml:space="preserve"> </w:t>
      </w:r>
      <w:ins w:id="116" w:author="Amanda Droghini" w:date="2018-03-03T19:08:00Z">
        <w:r w:rsidR="005D39C3" w:rsidRPr="00A70B6E">
          <w:rPr>
            <w:lang w:val="en-US"/>
          </w:rPr>
          <w:t xml:space="preserve">((future climate change)) </w:t>
        </w:r>
      </w:ins>
      <w:del w:id="117" w:author="Amanda Droghini" w:date="2018-03-03T19:08:00Z">
        <w:r w:rsidR="005D39C3" w:rsidRPr="00A70B6E" w:rsidDel="00C4144A">
          <w:rPr>
            <w:lang w:val="en-US"/>
          </w:rPr>
          <w:delText xml:space="preserve">In this analysis, we did not include the time required for taxa to undergo full development, although this is an idea for future work. However, such data are not only time-consuming to collect, but they may not be applicable to cold-water systems, given the common interplay between temperature and larval development </w:delText>
        </w:r>
        <w:r w:rsidR="005D39C3" w:rsidRPr="00A70B6E" w:rsidDel="00C4144A">
          <w:rPr>
            <w:lang w:val="en-US"/>
          </w:rPr>
          <w:fldChar w:fldCharType="begin" w:fldLock="1"/>
        </w:r>
        <w:r w:rsidR="005D39C3" w:rsidRPr="00A70B6E" w:rsidDel="00C4144A">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RPr="00A70B6E" w:rsidDel="00C4144A">
          <w:rPr>
            <w:lang w:val="en-US"/>
          </w:rPr>
          <w:fldChar w:fldCharType="separate"/>
        </w:r>
        <w:r w:rsidR="005D39C3" w:rsidRPr="00A70B6E" w:rsidDel="00C4144A">
          <w:rPr>
            <w:lang w:val="en-US"/>
          </w:rPr>
          <w:delText>(de Rivera et al. 2007)</w:delText>
        </w:r>
        <w:r w:rsidR="005D39C3" w:rsidRPr="00A70B6E" w:rsidDel="00C4144A">
          <w:rPr>
            <w:lang w:val="en-US"/>
          </w:rPr>
          <w:fldChar w:fldCharType="end"/>
        </w:r>
        <w:r w:rsidR="005D39C3" w:rsidRPr="00A70B6E" w:rsidDel="00C4144A">
          <w:rPr>
            <w:lang w:val="en-US"/>
          </w:rPr>
          <w:delText xml:space="preserve">. </w:delText>
        </w:r>
      </w:del>
      <w:r w:rsidR="005D39C3" w:rsidRPr="00A70B6E">
        <w:rPr>
          <w:highlight w:val="yellow"/>
          <w:lang w:val="en-US"/>
        </w:rPr>
        <w:t xml:space="preserve">Warmer winter water temperatures have been linked to the earlier onset of recruitment and increased recruitment of </w:t>
      </w:r>
      <w:r w:rsidR="008E0ACC" w:rsidRPr="00A70B6E">
        <w:rPr>
          <w:lang w:val="en-US"/>
        </w:rPr>
        <w:t>NIS</w:t>
      </w:r>
      <w:r w:rsidR="00114E82" w:rsidRPr="00A70B6E">
        <w:rPr>
          <w:lang w:val="en-US"/>
        </w:rPr>
        <w:t xml:space="preserve"> We did not consider possible </w:t>
      </w:r>
      <w:del w:id="118" w:author="Amanda Droghini" w:date="2018-02-28T21:48:00Z">
        <w:r w:rsidR="00114E82" w:rsidRPr="00A70B6E" w:rsidDel="00216F05">
          <w:rPr>
            <w:lang w:val="en-US"/>
          </w:rPr>
          <w:delText>Although the ROMS we used have been shown to correctly estimate measured values of the Bering Sea (</w:delText>
        </w:r>
        <w:r w:rsidR="00114E82" w:rsidRPr="00A70B6E" w:rsidDel="00216F05">
          <w:rPr>
            <w:highlight w:val="yellow"/>
            <w:lang w:val="en-US"/>
          </w:rPr>
          <w:delText>XXX</w:delText>
        </w:r>
        <w:r w:rsidR="00114E82" w:rsidRPr="00A70B6E" w:rsidDel="00216F05">
          <w:rPr>
            <w:lang w:val="en-US"/>
          </w:rPr>
          <w:delText xml:space="preserve">), the complexity of modeling dynamic oceanographic processes inevitably requires using simplifying assumptions when building these models. </w:delText>
        </w:r>
      </w:del>
      <w:r w:rsidR="00114E82" w:rsidRPr="00A70B6E">
        <w:rPr>
          <w:lang w:val="en-US"/>
        </w:rPr>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Pr="00A70B6E" w:rsidRDefault="00B31FD6" w:rsidP="00B31FD6">
      <w:pPr>
        <w:spacing w:line="360" w:lineRule="auto"/>
        <w:contextualSpacing/>
        <w:rPr>
          <w:lang w:val="en-US"/>
        </w:rPr>
      </w:pPr>
    </w:p>
    <w:p w14:paraId="1847D05C" w14:textId="14C4810F" w:rsidR="00B31FD6" w:rsidRPr="00A70B6E" w:rsidDel="004D36DB" w:rsidRDefault="00B31FD6" w:rsidP="00CE457C">
      <w:pPr>
        <w:pStyle w:val="NoSpacing"/>
        <w:spacing w:line="480" w:lineRule="auto"/>
        <w:rPr>
          <w:del w:id="119" w:author="Amanda Droghini" w:date="2018-03-21T22:32:00Z"/>
        </w:rPr>
      </w:pPr>
      <w:r w:rsidRPr="00A70B6E">
        <w:lastRenderedPageBreak/>
        <w:t xml:space="preserve">The suitable temperature conditions of the southern Bering Sea are especially concerning considering the high vessel traffic in the region. The Bering Sea </w:t>
      </w:r>
      <w:r w:rsidR="005810E2" w:rsidRPr="00A70B6E">
        <w:rPr>
          <w:highlight w:val="yellow"/>
        </w:rPr>
        <w:t>is the only waterbody that is included in both NSR and northwest passage</w:t>
      </w:r>
      <w:r w:rsidR="005810E2" w:rsidRPr="00A70B6E">
        <w:t xml:space="preserve">. It </w:t>
      </w:r>
      <w:r w:rsidRPr="00A70B6E">
        <w:t>receives nearly 50% of all traffic in the Arctic region, and an additional 600 to 900 vessels are expected to navigate the Bering Sea by 2025 (Ellis and Brigham 2009).</w:t>
      </w:r>
      <w:ins w:id="120" w:author="Amanda Droghini" w:date="2018-03-21T22:32:00Z">
        <w:r w:rsidR="004D36DB" w:rsidRPr="00A70B6E">
          <w:rPr>
            <w:rFonts w:ascii="Times New Roman" w:hAnsi="Times New Roman" w:cs="Times New Roman"/>
            <w:sz w:val="24"/>
          </w:rPr>
          <w:t xml:space="preserve"> </w:t>
        </w:r>
      </w:ins>
    </w:p>
    <w:p w14:paraId="416CE0E2" w14:textId="77777777" w:rsidR="00B31FD6" w:rsidRPr="00A70B6E" w:rsidDel="004D36DB" w:rsidRDefault="00B31FD6" w:rsidP="00CE457C">
      <w:pPr>
        <w:pStyle w:val="NoSpacing"/>
        <w:spacing w:line="480" w:lineRule="auto"/>
        <w:rPr>
          <w:del w:id="121" w:author="Amanda Droghini" w:date="2018-03-21T22:32:00Z"/>
          <w:rFonts w:ascii="Times New Roman" w:hAnsi="Times New Roman" w:cs="Times New Roman"/>
          <w:sz w:val="24"/>
        </w:rPr>
      </w:pPr>
    </w:p>
    <w:p w14:paraId="709CCDD5" w14:textId="625DCF5A" w:rsidR="00CE457C" w:rsidRPr="00A70B6E" w:rsidRDefault="00CE457C">
      <w:pPr>
        <w:pStyle w:val="NoSpacing"/>
        <w:spacing w:line="480" w:lineRule="auto"/>
        <w:rPr>
          <w:rFonts w:ascii="Times New Roman" w:hAnsi="Times New Roman" w:cs="Times New Roman"/>
          <w:sz w:val="24"/>
          <w:szCs w:val="24"/>
        </w:rPr>
      </w:pPr>
      <w:del w:id="122" w:author="Amanda Droghini" w:date="2018-03-21T22:32:00Z">
        <w:r w:rsidRPr="00A70B6E"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RPr="00A70B6E" w:rsidDel="004D36DB">
          <w:rPr>
            <w:rFonts w:ascii="Times New Roman" w:hAnsi="Times New Roman" w:cs="Times New Roman"/>
            <w:sz w:val="24"/>
          </w:rPr>
          <w:delText xml:space="preserve">Sea </w:delText>
        </w:r>
        <w:r w:rsidRPr="00A70B6E" w:rsidDel="004D36DB">
          <w:rPr>
            <w:rFonts w:ascii="Times New Roman" w:hAnsi="Times New Roman" w:cs="Times New Roman"/>
            <w:sz w:val="24"/>
          </w:rPr>
          <w:delText xml:space="preserve">will likely increase. </w:delText>
        </w:r>
      </w:del>
      <w:r w:rsidRPr="00A70B6E">
        <w:rPr>
          <w:rFonts w:ascii="Times New Roman" w:hAnsi="Times New Roman" w:cs="Times New Roman"/>
          <w:sz w:val="24"/>
        </w:rPr>
        <w:t>Future expansions of the Arctic for shipping and oil and gas exploration may le</w:t>
      </w:r>
      <w:r w:rsidR="00D31C66" w:rsidRPr="00A70B6E">
        <w:rPr>
          <w:rFonts w:ascii="Times New Roman" w:hAnsi="Times New Roman" w:cs="Times New Roman"/>
          <w:sz w:val="24"/>
        </w:rPr>
        <w:t xml:space="preserve">ad to continued development of </w:t>
      </w:r>
      <w:r w:rsidRPr="00A70B6E">
        <w:rPr>
          <w:rFonts w:ascii="Times New Roman" w:hAnsi="Times New Roman" w:cs="Times New Roman"/>
          <w:sz w:val="24"/>
        </w:rPr>
        <w:t xml:space="preserve">plans for establishing industrial scale port facilities in northern ports such as Nome, which currently receives little traffic. Our current models emphasize southeastern </w:t>
      </w:r>
      <w:r w:rsidR="001817D4" w:rsidRPr="00A70B6E">
        <w:rPr>
          <w:rFonts w:ascii="Times New Roman" w:hAnsi="Times New Roman" w:cs="Times New Roman"/>
          <w:sz w:val="24"/>
        </w:rPr>
        <w:t>Bering Sea</w:t>
      </w:r>
      <w:r w:rsidRPr="00A70B6E">
        <w:rPr>
          <w:rFonts w:ascii="Times New Roman" w:hAnsi="Times New Roman" w:cs="Times New Roman"/>
          <w:sz w:val="24"/>
        </w:rPr>
        <w:t xml:space="preserve">… </w:t>
      </w:r>
      <w:r w:rsidR="001817D4" w:rsidRPr="00A70B6E">
        <w:rPr>
          <w:rFonts w:ascii="Times New Roman" w:hAnsi="Times New Roman" w:cs="Times New Roman"/>
          <w:sz w:val="24"/>
        </w:rPr>
        <w:t xml:space="preserve">highly suitable temperatures across a large number of taxa.. </w:t>
      </w:r>
      <w:r w:rsidRPr="00A70B6E">
        <w:rPr>
          <w:rFonts w:ascii="Times New Roman" w:hAnsi="Times New Roman" w:cs="Times New Roman"/>
          <w:sz w:val="24"/>
        </w:rPr>
        <w:t>home to largest U.S. fishery port….. and economic driver of Alaska…</w:t>
      </w:r>
      <w:r w:rsidR="00733F1B" w:rsidRPr="00A70B6E">
        <w:rPr>
          <w:rFonts w:ascii="Times New Roman" w:hAnsi="Times New Roman" w:cs="Times New Roman"/>
          <w:sz w:val="24"/>
        </w:rPr>
        <w:t xml:space="preserve"> </w:t>
      </w:r>
      <w:r w:rsidR="00733F1B" w:rsidRPr="00A70B6E">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sidRPr="00A70B6E">
        <w:rPr>
          <w:rFonts w:ascii="Times New Roman" w:hAnsi="Times New Roman" w:cs="Times New Roman"/>
          <w:sz w:val="24"/>
          <w:szCs w:val="24"/>
        </w:rPr>
        <w:t xml:space="preserve"> </w:t>
      </w:r>
      <w:r w:rsidR="00F90DE0" w:rsidRPr="00A70B6E">
        <w:t xml:space="preserve">The oceanographic and socioeconomic realities of Arctic marine ecosystems are rapidly changing. At the same time, because these systems are still </w:t>
      </w:r>
      <w:r w:rsidR="00F90DE0" w:rsidRPr="00A70B6E">
        <w:rPr>
          <w:highlight w:val="cyan"/>
        </w:rPr>
        <w:t>uninvaded</w:t>
      </w:r>
      <w:r w:rsidR="00F90DE0" w:rsidRPr="00A70B6E">
        <w:t xml:space="preserve">, they are also excellent candidates for prevention and early detection. </w:t>
      </w:r>
      <w:r w:rsidR="001817D4" w:rsidRPr="00A70B6E">
        <w:rPr>
          <w:rFonts w:ascii="Times New Roman" w:hAnsi="Times New Roman" w:cs="Times New Roman"/>
          <w:sz w:val="24"/>
          <w:szCs w:val="24"/>
          <w:highlight w:val="yellow"/>
        </w:rPr>
        <w:t>Broader implication = monitoring program.</w:t>
      </w:r>
    </w:p>
    <w:p w14:paraId="6F93826D" w14:textId="77777777" w:rsidR="00DB3FD2" w:rsidRPr="00A70B6E" w:rsidRDefault="00DB3FD2" w:rsidP="00DB3FD2">
      <w:pPr>
        <w:spacing w:before="200" w:line="360" w:lineRule="auto"/>
        <w:contextualSpacing/>
        <w:rPr>
          <w:color w:val="FF0000"/>
          <w:highlight w:val="white"/>
          <w:lang w:val="en-US"/>
        </w:rPr>
      </w:pPr>
      <w:bookmarkStart w:id="123" w:name="_j7rjor86myf4" w:colFirst="0" w:colLast="0"/>
      <w:bookmarkStart w:id="124" w:name="_wlyl2isgh4pt" w:colFirst="0" w:colLast="0"/>
      <w:bookmarkStart w:id="125" w:name="_9nos1ewn3on8" w:colFirst="0" w:colLast="0"/>
      <w:bookmarkStart w:id="126" w:name="_6eg1um4qsxm4" w:colFirst="0" w:colLast="0"/>
      <w:bookmarkEnd w:id="123"/>
      <w:bookmarkEnd w:id="124"/>
      <w:bookmarkEnd w:id="125"/>
      <w:bookmarkEnd w:id="126"/>
      <w:r w:rsidRPr="00A70B6E">
        <w:rPr>
          <w:color w:val="FF0000"/>
          <w:highlight w:val="white"/>
          <w:lang w:val="en-US"/>
        </w:rPr>
        <w:t>potential papers to cite:</w:t>
      </w:r>
    </w:p>
    <w:p w14:paraId="08FF7D72" w14:textId="77777777" w:rsidR="00DB3FD2" w:rsidRPr="00A70B6E" w:rsidRDefault="00DB3FD2" w:rsidP="00DB3FD2">
      <w:pPr>
        <w:spacing w:before="200" w:line="360" w:lineRule="auto"/>
        <w:contextualSpacing/>
        <w:rPr>
          <w:lang w:val="en-US"/>
        </w:rPr>
      </w:pPr>
      <w:r w:rsidRPr="00A70B6E">
        <w:rPr>
          <w:color w:val="222222"/>
          <w:shd w:val="clear" w:color="auto" w:fill="F9CB9C"/>
          <w:lang w:val="en-US"/>
        </w:rPr>
        <w:t xml:space="preserve">The risk of nonindigenous species invasion in Prince William Sound associated with oil tanker traffic and ballast water management : pilot study / presented to Regional </w:t>
      </w:r>
      <w:proofErr w:type="spellStart"/>
      <w:r w:rsidRPr="00A70B6E">
        <w:rPr>
          <w:color w:val="222222"/>
          <w:shd w:val="clear" w:color="auto" w:fill="F9CB9C"/>
          <w:lang w:val="en-US"/>
        </w:rPr>
        <w:t>Citzens</w:t>
      </w:r>
      <w:proofErr w:type="spellEnd"/>
      <w:r w:rsidRPr="00A70B6E">
        <w:rPr>
          <w:color w:val="222222"/>
          <w:shd w:val="clear" w:color="auto" w:fill="F9CB9C"/>
          <w:lang w:val="en-US"/>
        </w:rPr>
        <w:t>' Advisory Council of Prince William Sound ; presented by Gregory M. Ruiz and Anson H. Hines.</w:t>
      </w:r>
    </w:p>
    <w:p w14:paraId="750D3C8C" w14:textId="77777777" w:rsidR="00DB3FD2" w:rsidRPr="00A70B6E" w:rsidRDefault="00DB3FD2" w:rsidP="00CE457C">
      <w:pPr>
        <w:pStyle w:val="NoSpacing"/>
        <w:spacing w:line="480" w:lineRule="auto"/>
        <w:rPr>
          <w:rFonts w:ascii="Times New Roman" w:hAnsi="Times New Roman" w:cs="Times New Roman"/>
          <w:sz w:val="24"/>
        </w:rPr>
      </w:pPr>
    </w:p>
    <w:p w14:paraId="01895C1B" w14:textId="361577AC" w:rsidR="004D5A7F" w:rsidRPr="00A70B6E" w:rsidRDefault="004D5A7F" w:rsidP="00BB5655">
      <w:pPr>
        <w:pStyle w:val="Heading1"/>
      </w:pPr>
      <w:r w:rsidRPr="00A70B6E">
        <w:t>Acknowledgements</w:t>
      </w:r>
    </w:p>
    <w:p w14:paraId="0D9F2AEA" w14:textId="27F14CA7" w:rsidR="004D5A7F" w:rsidRPr="00A70B6E" w:rsidRDefault="004D5A7F" w:rsidP="004D5A7F">
      <w:pPr>
        <w:spacing w:line="360" w:lineRule="auto"/>
        <w:contextualSpacing/>
        <w:rPr>
          <w:lang w:val="en-US"/>
        </w:rPr>
      </w:pPr>
      <w:r w:rsidRPr="00A70B6E">
        <w:rPr>
          <w:lang w:val="en-US"/>
        </w:rPr>
        <w:t xml:space="preserve">Funding for this project was made available by the North Pacific Research Board (project #1532) and the Aleutian and Bering Sea Islands Landscape Conservation Cooperative. Tracey </w:t>
      </w:r>
      <w:proofErr w:type="spellStart"/>
      <w:r w:rsidRPr="00A70B6E">
        <w:rPr>
          <w:lang w:val="en-US"/>
        </w:rPr>
        <w:t>Gotthardt</w:t>
      </w:r>
      <w:proofErr w:type="spellEnd"/>
      <w:r w:rsidRPr="00A70B6E">
        <w:rPr>
          <w:lang w:val="en-US"/>
        </w:rPr>
        <w:t xml:space="preserve"> </w:t>
      </w:r>
      <w:r w:rsidR="00F109AA" w:rsidRPr="00A70B6E">
        <w:rPr>
          <w:highlight w:val="yellow"/>
          <w:lang w:val="en-US"/>
        </w:rPr>
        <w:t>and Aaron Poe</w:t>
      </w:r>
      <w:r w:rsidR="00F109AA" w:rsidRPr="00A70B6E">
        <w:rPr>
          <w:lang w:val="en-US"/>
        </w:rPr>
        <w:t xml:space="preserve"> were</w:t>
      </w:r>
      <w:r w:rsidRPr="00A70B6E">
        <w:rPr>
          <w:lang w:val="en-US"/>
        </w:rPr>
        <w:t xml:space="preserve"> involved with spearheading the project</w:t>
      </w:r>
      <w:r w:rsidR="00304FD5" w:rsidRPr="00A70B6E">
        <w:rPr>
          <w:lang w:val="en-US"/>
        </w:rPr>
        <w:t>.</w:t>
      </w:r>
      <w:r w:rsidRPr="00A70B6E">
        <w:rPr>
          <w:lang w:val="en-US"/>
        </w:rPr>
        <w:t xml:space="preserve"> </w:t>
      </w:r>
      <w:commentRangeStart w:id="127"/>
      <w:r w:rsidRPr="00A70B6E">
        <w:rPr>
          <w:lang w:val="en-US"/>
        </w:rPr>
        <w:t xml:space="preserve">Casey Greenstein, Lindsey Flagstad, </w:t>
      </w:r>
      <w:r w:rsidR="00A41DF2" w:rsidRPr="00A70B6E">
        <w:rPr>
          <w:lang w:val="en-US"/>
        </w:rPr>
        <w:t xml:space="preserve">Bonnie Bernard, </w:t>
      </w:r>
      <w:r w:rsidRPr="00A70B6E">
        <w:rPr>
          <w:lang w:val="en-US"/>
        </w:rPr>
        <w:t xml:space="preserve">Jaime </w:t>
      </w:r>
      <w:proofErr w:type="spellStart"/>
      <w:r w:rsidRPr="00A70B6E">
        <w:rPr>
          <w:lang w:val="en-US"/>
        </w:rPr>
        <w:t>Weltfelt</w:t>
      </w:r>
      <w:proofErr w:type="spellEnd"/>
      <w:r w:rsidRPr="00A70B6E">
        <w:rPr>
          <w:lang w:val="en-US"/>
        </w:rPr>
        <w:t xml:space="preserve">, and Curtis </w:t>
      </w:r>
      <w:proofErr w:type="spellStart"/>
      <w:r w:rsidRPr="00A70B6E">
        <w:rPr>
          <w:lang w:val="en-US"/>
        </w:rPr>
        <w:t>Whisman</w:t>
      </w:r>
      <w:proofErr w:type="spellEnd"/>
      <w:r w:rsidRPr="00A70B6E">
        <w:rPr>
          <w:lang w:val="en-US"/>
        </w:rPr>
        <w:t xml:space="preserve"> </w:t>
      </w:r>
      <w:r w:rsidR="00304FD5" w:rsidRPr="00A70B6E">
        <w:rPr>
          <w:lang w:val="en-US"/>
        </w:rPr>
        <w:t>contributed</w:t>
      </w:r>
      <w:r w:rsidRPr="00A70B6E">
        <w:rPr>
          <w:lang w:val="en-US"/>
        </w:rPr>
        <w:t xml:space="preserve"> to the development of the ranking system and the species status reports. </w:t>
      </w:r>
      <w:commentRangeEnd w:id="127"/>
      <w:r w:rsidR="00304FD5" w:rsidRPr="00A70B6E">
        <w:rPr>
          <w:rStyle w:val="CommentReference"/>
          <w:rFonts w:ascii="Arial" w:eastAsia="Arial" w:hAnsi="Arial" w:cs="Arial"/>
          <w:color w:val="000000"/>
          <w:lang w:val="en-US" w:eastAsia="en-US"/>
        </w:rPr>
        <w:commentReference w:id="127"/>
      </w:r>
      <w:r w:rsidR="00F109AA" w:rsidRPr="00A70B6E">
        <w:rPr>
          <w:lang w:val="en-US"/>
        </w:rPr>
        <w:t xml:space="preserve">Additional thanks goes to Matt </w:t>
      </w:r>
      <w:r w:rsidR="00F109AA" w:rsidRPr="00A70B6E">
        <w:rPr>
          <w:lang w:val="en-US"/>
        </w:rPr>
        <w:lastRenderedPageBreak/>
        <w:t>Carlson for initial feedback on this manuscript. J.W. thanks</w:t>
      </w:r>
      <w:r w:rsidRPr="00A70B6E">
        <w:rPr>
          <w:lang w:val="en-US"/>
        </w:rPr>
        <w:t xml:space="preserve"> Jen Karnak of Marine Exchange of Alaska, who assis</w:t>
      </w:r>
      <w:r w:rsidR="00F109AA" w:rsidRPr="00A70B6E">
        <w:rPr>
          <w:lang w:val="en-US"/>
        </w:rPr>
        <w:t>ted with vessel identification.</w:t>
      </w:r>
      <w:r w:rsidRPr="00A70B6E">
        <w:rPr>
          <w:lang w:val="en-US"/>
        </w:rPr>
        <w:t xml:space="preserve"> </w:t>
      </w:r>
      <w:r w:rsidR="00F109AA" w:rsidRPr="00A70B6E">
        <w:rPr>
          <w:lang w:val="en-US"/>
        </w:rPr>
        <w:t xml:space="preserve">A.F. thanks </w:t>
      </w:r>
      <w:r w:rsidR="00F109AA" w:rsidRPr="00A70B6E">
        <w:rPr>
          <w:rFonts w:eastAsia="Trebuchet MS"/>
          <w:color w:val="222222"/>
          <w:highlight w:val="white"/>
          <w:lang w:val="en-US"/>
        </w:rPr>
        <w:t xml:space="preserve">Rob </w:t>
      </w:r>
      <w:proofErr w:type="spellStart"/>
      <w:r w:rsidR="00F109AA" w:rsidRPr="00A70B6E">
        <w:rPr>
          <w:rFonts w:eastAsia="Trebuchet MS"/>
          <w:color w:val="222222"/>
          <w:highlight w:val="white"/>
          <w:lang w:val="en-US"/>
        </w:rPr>
        <w:t>Bochenek</w:t>
      </w:r>
      <w:proofErr w:type="spellEnd"/>
      <w:r w:rsidR="00F109AA" w:rsidRPr="00A70B6E">
        <w:rPr>
          <w:rFonts w:eastAsia="Trebuchet MS"/>
          <w:color w:val="222222"/>
          <w:highlight w:val="white"/>
          <w:lang w:val="en-US"/>
        </w:rPr>
        <w:t xml:space="preserve"> and Dr. William </w:t>
      </w:r>
      <w:proofErr w:type="spellStart"/>
      <w:r w:rsidR="00F109AA" w:rsidRPr="00A70B6E">
        <w:rPr>
          <w:rFonts w:eastAsia="Trebuchet MS"/>
          <w:color w:val="222222"/>
          <w:highlight w:val="white"/>
          <w:lang w:val="en-US"/>
        </w:rPr>
        <w:t>Koeppen</w:t>
      </w:r>
      <w:proofErr w:type="spellEnd"/>
      <w:r w:rsidR="00F109AA" w:rsidRPr="00A70B6E">
        <w:rPr>
          <w:rFonts w:eastAsia="Trebuchet MS"/>
          <w:color w:val="222222"/>
          <w:highlight w:val="white"/>
          <w:lang w:val="en-US"/>
        </w:rPr>
        <w:t xml:space="preserve"> of Axiom Data Science for assistance extracting the ROMS data. </w:t>
      </w:r>
      <w:r w:rsidR="00F109AA" w:rsidRPr="00A70B6E">
        <w:rPr>
          <w:rFonts w:eastAsia="Trebuchet MS"/>
          <w:color w:val="222222"/>
          <w:lang w:val="en-US"/>
        </w:rPr>
        <w:t>A.D. thank</w:t>
      </w:r>
      <w:r w:rsidR="00A364C3" w:rsidRPr="00A70B6E">
        <w:rPr>
          <w:rFonts w:eastAsia="Trebuchet MS"/>
          <w:color w:val="222222"/>
          <w:lang w:val="en-US"/>
        </w:rPr>
        <w:t>s</w:t>
      </w:r>
      <w:r w:rsidR="00F109AA" w:rsidRPr="00A70B6E">
        <w:rPr>
          <w:rFonts w:eastAsia="Trebuchet MS"/>
          <w:color w:val="222222"/>
          <w:lang w:val="en-US"/>
        </w:rPr>
        <w:t xml:space="preserve"> </w:t>
      </w:r>
      <w:r w:rsidR="00A41DF2" w:rsidRPr="00A70B6E">
        <w:rPr>
          <w:lang w:val="en-US"/>
        </w:rPr>
        <w:t xml:space="preserve">Marcus Geist for </w:t>
      </w:r>
      <w:r w:rsidR="00F109AA" w:rsidRPr="00A70B6E">
        <w:rPr>
          <w:lang w:val="en-US"/>
        </w:rPr>
        <w:t>his GIS wizarding, and Al Hermann for insightful conversations about the ROMS.</w:t>
      </w:r>
      <w:r w:rsidRPr="00A70B6E">
        <w:rPr>
          <w:lang w:val="en-US"/>
        </w:rPr>
        <w:t xml:space="preserve"> </w:t>
      </w:r>
    </w:p>
    <w:p w14:paraId="198C9B51" w14:textId="1A9A7850" w:rsidR="00723773" w:rsidRPr="00A70B6E" w:rsidRDefault="00723773" w:rsidP="00DB3FD2">
      <w:pPr>
        <w:spacing w:line="360" w:lineRule="auto"/>
        <w:ind w:firstLine="0"/>
        <w:contextualSpacing/>
        <w:rPr>
          <w:lang w:val="en-US"/>
        </w:rPr>
      </w:pPr>
    </w:p>
    <w:p w14:paraId="01FE44B6" w14:textId="77777777" w:rsidR="00DB3FD2" w:rsidRPr="00A70B6E" w:rsidRDefault="00DB3FD2">
      <w:pPr>
        <w:pBdr>
          <w:top w:val="nil"/>
          <w:left w:val="nil"/>
          <w:bottom w:val="nil"/>
          <w:right w:val="nil"/>
          <w:between w:val="nil"/>
        </w:pBdr>
        <w:spacing w:line="276" w:lineRule="auto"/>
        <w:ind w:firstLine="0"/>
        <w:rPr>
          <w:b/>
          <w:lang w:val="en-US"/>
        </w:rPr>
      </w:pPr>
      <w:bookmarkStart w:id="128" w:name="_6u0eeeycv0oa" w:colFirst="0" w:colLast="0"/>
      <w:bookmarkEnd w:id="128"/>
      <w:r w:rsidRPr="00A70B6E">
        <w:rPr>
          <w:b/>
          <w:lang w:val="en-US"/>
        </w:rPr>
        <w:br w:type="page"/>
      </w:r>
    </w:p>
    <w:p w14:paraId="53B13595" w14:textId="553C365C" w:rsidR="00E719FD" w:rsidRPr="00A70B6E" w:rsidRDefault="00E719FD" w:rsidP="006466BF">
      <w:pPr>
        <w:widowControl w:val="0"/>
        <w:autoSpaceDE w:val="0"/>
        <w:autoSpaceDN w:val="0"/>
        <w:adjustRightInd w:val="0"/>
        <w:ind w:firstLine="0"/>
        <w:rPr>
          <w:b/>
          <w:lang w:val="en-US"/>
        </w:rPr>
      </w:pPr>
      <w:r w:rsidRPr="00A70B6E">
        <w:rPr>
          <w:b/>
          <w:lang w:val="en-US"/>
        </w:rPr>
        <w:lastRenderedPageBreak/>
        <w:t>References</w:t>
      </w:r>
    </w:p>
    <w:p w14:paraId="09035DF5" w14:textId="7AE19B23" w:rsidR="00524D75" w:rsidRPr="00524D75" w:rsidRDefault="004D5A7F" w:rsidP="00524D75">
      <w:pPr>
        <w:widowControl w:val="0"/>
        <w:autoSpaceDE w:val="0"/>
        <w:autoSpaceDN w:val="0"/>
        <w:adjustRightInd w:val="0"/>
        <w:ind w:left="480" w:hanging="480"/>
        <w:rPr>
          <w:noProof/>
          <w:lang w:val="en-US"/>
        </w:rPr>
      </w:pPr>
      <w:r w:rsidRPr="00A70B6E">
        <w:rPr>
          <w:lang w:val="en-US"/>
        </w:rPr>
        <w:fldChar w:fldCharType="begin" w:fldLock="1"/>
      </w:r>
      <w:r w:rsidRPr="00A70B6E">
        <w:rPr>
          <w:lang w:val="en-US"/>
        </w:rPr>
        <w:instrText xml:space="preserve">ADDIN Mendeley Bibliography CSL_BIBLIOGRAPHY </w:instrText>
      </w:r>
      <w:r w:rsidRPr="00A70B6E">
        <w:rPr>
          <w:lang w:val="en-US"/>
        </w:rPr>
        <w:fldChar w:fldCharType="separate"/>
      </w:r>
      <w:r w:rsidR="00524D75" w:rsidRPr="00524D75">
        <w:rPr>
          <w:noProof/>
          <w:lang w:val="en-US"/>
        </w:rPr>
        <w:t>Ashton, G. V., E. I. Riedlecker, and G. M. Ruiz. 2008. First non-native crustacean established in coastal waters of Alaska. Aquatic Biology 3:133–137.</w:t>
      </w:r>
    </w:p>
    <w:p w14:paraId="61383E6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Blackburn, T. M., P. Pyšek, S. Bacher, J. T. Carlton, R. P. Duncan, V. Jarošík, J. R. U. Wilson, and D. M. Richardson. 2011. A proposed unified framework for biological invasions. Trends in Ecology and Evolution 26:333–339.</w:t>
      </w:r>
    </w:p>
    <w:p w14:paraId="45BF747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Carlton, J. T. 1996. Pattern, process, and prediction in marine invasion ecology. Biological Conservation 78:97–106.</w:t>
      </w:r>
    </w:p>
    <w:p w14:paraId="5CE42B7C"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E. Briski, S. A. Bailey, and H. J. MacIsaac. 2014. Richness–abundance relationships for zooplankton in ballast water: temperate versus Arctic comparisons. ICES Journal of Marine Science 71:1876–1884.</w:t>
      </w:r>
    </w:p>
    <w:p w14:paraId="3865129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H. J. MacIsaac, and S. A. Bailey. 2016. Survival of ship biofouling assemblages during and after voyages to the Canadian Arctic. Marine Biology 163:250.</w:t>
      </w:r>
    </w:p>
    <w:p w14:paraId="1887A6F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271E1A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Colautti, R. I., I. A. Grigorovich, and H. J. MacIsaac. 2006. Propagule pressure: A null model for biological invasions. Biological Invasions 8:1023–1037.</w:t>
      </w:r>
    </w:p>
    <w:p w14:paraId="48E095C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Eguíluz, V. M., J. Fernández-Gracia, X. Irigoien, and C. M. Duarte. 2016. A quantitative assessment of Arctic shipping in 2010-2014. Scientific Reports 6:3–8.</w:t>
      </w:r>
    </w:p>
    <w:p w14:paraId="6ADFFA4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Fetzer, I., and W. Arntz. 2008. Reproductive strategies of benthic invertebrates in the Kara Sea (Russian Arctic): adaptation of reproduction modes to cold water. Marine Ecology Progress Series 356:189–202.</w:t>
      </w:r>
    </w:p>
    <w:p w14:paraId="2D90FB4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Goldsmit, J., P. Archambault, G. Chust, E. Villarino, G. Liu, J. V. Lukovich, D. G. Barber, and K. L. Howland. 2018. Projecting present and future habitat suitability of ship-mediated aquatic invasive species in the Canadian Arctic. Biological Invasions 20:501–517.</w:t>
      </w:r>
    </w:p>
    <w:p w14:paraId="2E041D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Grebmeier, J. M., L. W. Cooper, H. M. Feder, and B. I. Sirenko. 2006a. Ecosystem dynamics of the Pacific-influenced Northern Bering and Chukchi Seas in the Amerasian Arctic. Progress in Oceanography 71:331–361.</w:t>
      </w:r>
    </w:p>
    <w:p w14:paraId="6EE1CC0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Grebmeier, J. M., J. E. Overland, S. E. Moore, E. V Farley, E. C. Carmack, L. W. Cooper, K. E. Frey, J. H. Helle, F. A. McLaughlin, and S. L. McNutt. 2006b. A major ecosystem shift in the Northern Bering Sea. Science 311:1461–1464.</w:t>
      </w:r>
    </w:p>
    <w:p w14:paraId="675DFF56"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1C1986B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1A53149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Huang, X., S. Li, P. Ni, Y. Gao, J. Bei, Z. Zhou, and A. Zhan. 2017. Rapid response to changing environments during biological invasions: DNA methylation perspectives. Molecular Ecology 12:3218–3221.</w:t>
      </w:r>
    </w:p>
    <w:p w14:paraId="0048EDF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Kassahn, K. S., R. H. Crozier, H. O. Pörtner, and M. J. Caley. 2009. Animal performance and stress: Responses and tolerance limits at different levels of biological organisation. Biological Reviews 84:277–292.</w:t>
      </w:r>
    </w:p>
    <w:p w14:paraId="08DD2CA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Kotwicki, S., and R. R. Lauth. 2013. Detecting temporal trends and environmentally-driven changes in the spatial distribution of bottom fishes and crabs on the eastern Bering Sea shelf. Deep-Sea Research Part II: Topical Studies in Oceanography 94:231–243.</w:t>
      </w:r>
    </w:p>
    <w:p w14:paraId="28064D3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Ladd, C., and J. E. Overland. 2009. Retrospective analysis of sea surface temperature in the northern Bering and Chukchi seas. NOAA Technical Memorandum OAR PMEL-145. Seattle, WA.</w:t>
      </w:r>
    </w:p>
    <w:p w14:paraId="14CE3E8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Lemke, P., J. Ren, R. B. Alley, I. Allison, J. Carrasco, G. Flato, Y. Fujii, G. Kaser, P. Mote, R. H. Thomas, and T. Zhang. 2007. Observations: Changes in snow, ice and frozen ground. Pages 337–383</w:t>
      </w:r>
      <w:r w:rsidRPr="00524D75">
        <w:rPr>
          <w:i/>
          <w:iCs/>
          <w:noProof/>
          <w:lang w:val="en-US"/>
        </w:rPr>
        <w:t>in</w:t>
      </w:r>
      <w:r w:rsidRPr="00524D75">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742553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Lord, J. P. 2017. Impact of seawater temperature on growth and recruitment of invasive fouling species at the global scale. Marine Ecology 38:1–10.</w:t>
      </w:r>
    </w:p>
    <w:p w14:paraId="56CB103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Mandrak, N. E., and B. Cudmore. 2015. Risk assessment: Cornerstone of an aquatic invasive species program. Aquatic Ecosystem Health and Management 18:312–320.</w:t>
      </w:r>
    </w:p>
    <w:p w14:paraId="4739837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Matsuno, K., A. Yamaguchi, T. Hirawake, and I. Imai. 2011. Year-to-year changes of the mesozooplankton community in the Chukchi Sea during summers of 1991, 1992 and 2007, 2008. Polar Biology 34:1349–1360.</w:t>
      </w:r>
    </w:p>
    <w:p w14:paraId="0476422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McGee, S., R. Piorkowski, and G. Ruiz. 2006. Analysis of recent vessel arrivals and ballast water discharge in Alaska: Toward assessing ship-mediated invasion risk. Marine Pollution Bulletin 52:1634–1645.</w:t>
      </w:r>
    </w:p>
    <w:p w14:paraId="47D3BF2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Miller, A. W., and G. M. Ruiz. 2014. Arctic shipping and marine invaders. Nature Climate </w:t>
      </w:r>
      <w:r w:rsidRPr="00524D75">
        <w:rPr>
          <w:noProof/>
          <w:lang w:val="en-US"/>
        </w:rPr>
        <w:lastRenderedPageBreak/>
        <w:t>Change 4:413–416.</w:t>
      </w:r>
    </w:p>
    <w:p w14:paraId="2159533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Miller, K. B. 2016. Forecasting at the edge of the niche: Didemnum vexillum in Southeast Alaska. Marine Biology 163:1–12.</w:t>
      </w:r>
    </w:p>
    <w:p w14:paraId="7AD9940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Molnar, J. L., R. L. Gamboa, C. Revenga, and M. D. Spalding. 2008. Assessing the global threat of invasive species to marine biodiversity. Frontiers in Ecology and the Environment 6:485–492.</w:t>
      </w:r>
    </w:p>
    <w:p w14:paraId="0811D6B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Monaco, C. J., and B. Helmuth. 2011. Tipping points, thresholds and the keystone role of physiology in marine climate change research. Page Advances in Marine Biology.</w:t>
      </w:r>
    </w:p>
    <w:p w14:paraId="2F663D0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Mueter, F. J., and M. A. Litzow. 2008. Sea ice retreat alters the biogeography of the Bering Sea continental shelf. Ecological Applications 18:309–320.</w:t>
      </w:r>
    </w:p>
    <w:p w14:paraId="003F677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1B71361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Pörtner, H. O. 2001. Climate change and temperature-dependent biogeography: Oxygen limitation of thermal tolerance in animals. Naturwissenschaften 88:137–146.</w:t>
      </w:r>
    </w:p>
    <w:p w14:paraId="613505D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Powers, S. P., M. A. Bishop, J. H. Grabowski, and C. H. Peterson. 2006. Distribution of the invasive bivalve Mya arenaria L. on intertidal flats of southcentral Alaska. Journal of Sea Research 55:207–216.</w:t>
      </w:r>
    </w:p>
    <w:p w14:paraId="4A2E108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643BE0F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Renaud, P. E., M. K. Sejr, B. A. Bluhm, B. Sirenko, and I. H. Ellingsen. 2015. The future of Arctic benthos: Expansion, invasion, and biodiversity. Progress in Oceanography 139:244–257.</w:t>
      </w:r>
    </w:p>
    <w:p w14:paraId="6831E467"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de Rivera, C. E., N. G. Hitchcock, S. J. Teck, B. P. Steves, A. H. Hines, and G. M. Ruiz. 2007. Larval development rate predicts range expansion of an introduced crab. Marine Biology 150:1275–1288.</w:t>
      </w:r>
    </w:p>
    <w:p w14:paraId="5D14359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de Rivera, C. E., B. P. Steves, P. W. Fofonoff, A. H. Hines, and G. M. Ruiz. 2011. Potential for high-latitude marine invasions along western North America. Diversity and Distributions 17:1198–1209.</w:t>
      </w:r>
    </w:p>
    <w:p w14:paraId="6B59749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J. T. Carlton, E. D. Grosholz, and A. H. Hines. 1997. Global invasions of marine and estuarine habitats by non-indigenous species: Mechanisms, extent, and consequences. American Zoologist 37:621–632.</w:t>
      </w:r>
    </w:p>
    <w:p w14:paraId="61DBAE2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P. W. Fofonoff, and J. T. Carlton. 2015. Invasion history and vector dynamics in coastal marine ecosystems: a North American perspective. Aquatic Ecosystem Health &amp; Management 18:299–311.</w:t>
      </w:r>
    </w:p>
    <w:p w14:paraId="43B52FF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P. W. Fofonoff, J. T. Carlton, M. J. Wonham, and A. H. Hines. 2000. Invasion of coastal marine communities in North America: apparent patterns, processes, and biases. Annual Review of Ecology and Systematics 31:481–531.</w:t>
      </w:r>
    </w:p>
    <w:p w14:paraId="18FCEA4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and C. L. Hewitt. 2009. Latitudinal patterns of biological invasions in marine ecosystems: a polar perspective. Pages 347–358</w:t>
      </w:r>
      <w:r w:rsidRPr="00524D75">
        <w:rPr>
          <w:i/>
          <w:iCs/>
          <w:noProof/>
          <w:lang w:val="en-US"/>
        </w:rPr>
        <w:t>in</w:t>
      </w:r>
      <w:r w:rsidRPr="00524D75">
        <w:rPr>
          <w:noProof/>
          <w:lang w:val="en-US"/>
        </w:rPr>
        <w:t xml:space="preserve"> I. Krupnik, M. A. Lang, and S. E. Miller, editors.Smithsonian at the Poles: Contributions to International Polar Year Science. Smithsonian Institution Scholarly Press, Washington, DC.</w:t>
      </w:r>
    </w:p>
    <w:p w14:paraId="39B3477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Saunders, M., and A. Metaxas. 2007. Temperature explains settlement patterns of the introduced </w:t>
      </w:r>
      <w:r w:rsidRPr="00524D75">
        <w:rPr>
          <w:noProof/>
          <w:lang w:val="en-US"/>
        </w:rPr>
        <w:lastRenderedPageBreak/>
        <w:t>bryozoan Membranipora membranacea in Nova Scotia, Canada. Marine Ecology Progress Series 344:95–106.</w:t>
      </w:r>
    </w:p>
    <w:p w14:paraId="2DCA164C"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3CC6289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Sorte, C. J. B. 2014. Synergies between climate change and species invasions: Evidence from marine systems. Invasive Species and Global Climate Change:101–116.</w:t>
      </w:r>
    </w:p>
    <w:p w14:paraId="190F1D0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Sorte, C. J. B., S. J. Jones, and L. P. Miller. 2011. Geographic variation in temperature tolerance as an indicator of potential population responses to climate change. Journal of Experimental Marine Biology and Ecology 400:209–217.</w:t>
      </w:r>
    </w:p>
    <w:p w14:paraId="73D9E4B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Stabeno, P. J., N. A. Bond, and S. A. Salo. 2007. On the recent warming of the southeastern Bering Sea shelf. Deep-Sea Research Part II: Topical Studies in Oceanography 54:2599–2618.</w:t>
      </w:r>
    </w:p>
    <w:p w14:paraId="092849C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69A21B9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Stabeno, P. J., J. D. Schumacher, and K. Ohtani. 1999. The physical oceanography of the Bering </w:t>
      </w:r>
      <w:r w:rsidRPr="00524D75">
        <w:rPr>
          <w:noProof/>
          <w:lang w:val="en-US"/>
        </w:rPr>
        <w:lastRenderedPageBreak/>
        <w:t>Sea. Pages 1–28</w:t>
      </w:r>
      <w:r w:rsidRPr="00524D75">
        <w:rPr>
          <w:i/>
          <w:iCs/>
          <w:noProof/>
          <w:lang w:val="en-US"/>
        </w:rPr>
        <w:t>in</w:t>
      </w:r>
      <w:r w:rsidRPr="00524D75">
        <w:rPr>
          <w:noProof/>
          <w:lang w:val="en-US"/>
        </w:rPr>
        <w:t xml:space="preserve"> T. R. Loughlin and K. Ohtani, editors.Dynamics of the Bering Sea. University of Alaska Sea Grant, Fairbanks, AK.</w:t>
      </w:r>
    </w:p>
    <w:p w14:paraId="0B09960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09CE1F8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Stroeve, J. C., M. C. Serreze, M. M. Holland, J. E. Kay, J. Malanik, and A. P. Barrett. 2012. The Arctic’s rapidly shrinking sea ice cover: A research synthesis. Climatic Change 110:1005–1027.</w:t>
      </w:r>
    </w:p>
    <w:p w14:paraId="439D52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0567FAB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Verling, E., G. M. Ruiz, L. D. Smith, B. Galil, A. W. Miller, and K. R. Murphy. 2005. Supply-side invasion ecology: characterizing propagule pressure in coastal ecosystems. Proceedings of the Royal Society B: Biological Sciences 272:1249–1257.</w:t>
      </w:r>
    </w:p>
    <w:p w14:paraId="01095C07"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Verna, D. E., and B. P. Harris. 2016. Review of ballast water management policy and associated implications for Alaska. Marine Policy 70:13–21.</w:t>
      </w:r>
    </w:p>
    <w:p w14:paraId="5F1C3875"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Verna, D., B. Harris, K. Holzer, and M. Minton. 2016. Ballast-borne marine invasive species: exploring the risk to coastal Alaska, USA. Management of Biological Invasions 7:199–211.</w:t>
      </w:r>
    </w:p>
    <w:p w14:paraId="58AEB805"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Wang, M., J. E. Overland, and N. A. Bond. 2010. Climate projections for selected large marine ecosystems. Journal of Marine Systems 79:258–266.</w:t>
      </w:r>
    </w:p>
    <w:p w14:paraId="41D6831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Wang, M., J. E. Overland, and P. Stabeno. 2012. Future climate of the Bering and Chukchi Seas projected by global climate models. Deep-Sea Research Part II: Topical Studies in </w:t>
      </w:r>
      <w:r w:rsidRPr="00524D75">
        <w:rPr>
          <w:noProof/>
          <w:lang w:val="en-US"/>
        </w:rPr>
        <w:lastRenderedPageBreak/>
        <w:t>Oceanography 65–70:46–57.</w:t>
      </w:r>
    </w:p>
    <w:p w14:paraId="5D70CD9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Ware, C., J. Berge, A. Jelmert, S. M. Olsen, L. Pellissier, M. Wisz, D. Kriticos, G. Semenov, S. Kwaśniewski, and I. G. Alsos. 2016. Biological introduction risks from shipping in a warming Arctic. Journal of Applied Ecology 53:340–349.</w:t>
      </w:r>
    </w:p>
    <w:p w14:paraId="4B8B324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3615B32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Watson, J. T., and A. C. Haynie. 2016. Using vessel monitoring system data to identify and characterize trips made by fishing vessels in the United States North Pacific. PLoS ONE 11:1–20.</w:t>
      </w:r>
    </w:p>
    <w:p w14:paraId="7985B5D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Westerman, E. L., R. Whitlatch, J. A. Dijkstra, and L. G. Harris. 2009. Variation in brooding period masks similarities in response to changing temperatures. Marine Ecology Progress Series 391:13–19.</w:t>
      </w:r>
    </w:p>
    <w:p w14:paraId="199D72B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Witte, S., C. Buschbaum, J. E. E. van Beusekom, and K. Reise. 2010. Does climatic warming explain why an introduced barnacle finally takes over after a lag of more than 50 years? Biological Invasions 12:3579–3589.</w:t>
      </w:r>
    </w:p>
    <w:p w14:paraId="484785B7" w14:textId="77777777" w:rsidR="00524D75" w:rsidRPr="00524D75" w:rsidRDefault="00524D75" w:rsidP="00524D75">
      <w:pPr>
        <w:widowControl w:val="0"/>
        <w:autoSpaceDE w:val="0"/>
        <w:autoSpaceDN w:val="0"/>
        <w:adjustRightInd w:val="0"/>
        <w:ind w:left="480" w:hanging="480"/>
        <w:rPr>
          <w:noProof/>
        </w:rPr>
      </w:pPr>
      <w:r w:rsidRPr="00524D75">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0A77591B" w:rsidR="004D5A7F" w:rsidRPr="00A70B6E" w:rsidRDefault="004D5A7F" w:rsidP="00524D75">
      <w:pPr>
        <w:widowControl w:val="0"/>
        <w:autoSpaceDE w:val="0"/>
        <w:autoSpaceDN w:val="0"/>
        <w:adjustRightInd w:val="0"/>
        <w:ind w:left="480" w:hanging="480"/>
        <w:rPr>
          <w:lang w:val="en-US"/>
        </w:rPr>
      </w:pPr>
      <w:r w:rsidRPr="00A70B6E">
        <w:rPr>
          <w:lang w:val="en-US"/>
        </w:rPr>
        <w:fldChar w:fldCharType="end"/>
      </w:r>
      <w:r w:rsidRPr="00A70B6E">
        <w:rPr>
          <w:lang w:val="en-US"/>
        </w:rPr>
        <w:br w:type="page"/>
      </w:r>
    </w:p>
    <w:p w14:paraId="24E27AF6" w14:textId="77777777" w:rsidR="004D5A7F" w:rsidRPr="00A70B6E" w:rsidRDefault="004D5A7F">
      <w:pPr>
        <w:rPr>
          <w:b/>
          <w:lang w:val="en-US"/>
        </w:rPr>
      </w:pPr>
    </w:p>
    <w:p w14:paraId="48D8997E" w14:textId="599DD0FC" w:rsidR="00723773" w:rsidRPr="00A70B6E" w:rsidRDefault="004D5A7F" w:rsidP="00BB5655">
      <w:pPr>
        <w:pStyle w:val="Heading1"/>
      </w:pPr>
      <w:r w:rsidRPr="00A70B6E">
        <w:t xml:space="preserve">extra </w:t>
      </w:r>
      <w:r w:rsidR="00874591" w:rsidRPr="00A70B6E">
        <w:t>References</w:t>
      </w:r>
    </w:p>
    <w:p w14:paraId="38855988" w14:textId="77777777" w:rsidR="00723773" w:rsidRPr="00A70B6E" w:rsidRDefault="00874591" w:rsidP="00CA4945">
      <w:pPr>
        <w:spacing w:line="360" w:lineRule="auto"/>
        <w:ind w:left="255" w:hanging="285"/>
        <w:contextualSpacing/>
        <w:rPr>
          <w:lang w:val="en-US"/>
        </w:rPr>
      </w:pPr>
      <w:r w:rsidRPr="00A70B6E">
        <w:rPr>
          <w:lang w:val="en-US"/>
        </w:rPr>
        <w:t>Ashton, G., Davidson, I., and Ruiz, G. [2014]. Transient small boats as a long-distance coastal vector for dispersal of biofouling organisms. Estuaries and Coasts 37(6): 1572–1581. https://doi.org/10.1007/s12237-014-9782-9</w:t>
      </w:r>
    </w:p>
    <w:p w14:paraId="6739FC5E" w14:textId="77777777" w:rsidR="00723773" w:rsidRPr="00A70B6E" w:rsidRDefault="00874591" w:rsidP="00CA4945">
      <w:pPr>
        <w:spacing w:line="360" w:lineRule="auto"/>
        <w:ind w:left="255" w:hanging="285"/>
        <w:contextualSpacing/>
        <w:rPr>
          <w:lang w:val="en-US"/>
        </w:rPr>
      </w:pPr>
      <w:proofErr w:type="spellStart"/>
      <w:r w:rsidRPr="00A70B6E">
        <w:rPr>
          <w:lang w:val="en-US"/>
        </w:rPr>
        <w:t>Floerl</w:t>
      </w:r>
      <w:proofErr w:type="spellEnd"/>
      <w:r w:rsidRPr="00A70B6E">
        <w:rPr>
          <w:lang w:val="en-US"/>
        </w:rPr>
        <w:t xml:space="preserve">, O., </w:t>
      </w:r>
      <w:proofErr w:type="spellStart"/>
      <w:r w:rsidRPr="00A70B6E">
        <w:rPr>
          <w:lang w:val="en-US"/>
        </w:rPr>
        <w:t>Inglis</w:t>
      </w:r>
      <w:proofErr w:type="spellEnd"/>
      <w:r w:rsidRPr="00A70B6E">
        <w:rPr>
          <w:lang w:val="en-US"/>
        </w:rPr>
        <w:t xml:space="preserve">, G.J., </w:t>
      </w:r>
      <w:proofErr w:type="spellStart"/>
      <w:r w:rsidRPr="00A70B6E">
        <w:rPr>
          <w:lang w:val="en-US"/>
        </w:rPr>
        <w:t>Dey</w:t>
      </w:r>
      <w:proofErr w:type="spellEnd"/>
      <w:r w:rsidRPr="00A70B6E">
        <w:rPr>
          <w:lang w:val="en-US"/>
        </w:rPr>
        <w:t>, K., and Smith, A. [2009]. The importance of transport hubs in stepping-stone invasions. Journal of Applied Ecology 46(1): 37–45. https://doi.org/10.1111/j.1365-2664.2008.01540.x</w:t>
      </w:r>
    </w:p>
    <w:p w14:paraId="12519983" w14:textId="2B3AADA1" w:rsidR="00C60A54" w:rsidRPr="00A70B6E" w:rsidRDefault="00C60A54" w:rsidP="00CA4945">
      <w:pPr>
        <w:spacing w:line="360" w:lineRule="auto"/>
        <w:ind w:left="360" w:hanging="360"/>
        <w:contextualSpacing/>
        <w:rPr>
          <w:lang w:val="en-US"/>
        </w:rPr>
      </w:pPr>
      <w:proofErr w:type="spellStart"/>
      <w:r w:rsidRPr="00A70B6E">
        <w:rPr>
          <w:lang w:val="en-US"/>
        </w:rPr>
        <w:t>Fofonoff</w:t>
      </w:r>
      <w:proofErr w:type="spellEnd"/>
      <w:r w:rsidRPr="00A70B6E">
        <w:rPr>
          <w:lang w:val="en-US"/>
        </w:rPr>
        <w:t xml:space="preserve">, P.W., G.M. Ruiz, B. </w:t>
      </w:r>
      <w:proofErr w:type="spellStart"/>
      <w:r w:rsidRPr="00A70B6E">
        <w:rPr>
          <w:lang w:val="en-US"/>
        </w:rPr>
        <w:t>Steves</w:t>
      </w:r>
      <w:proofErr w:type="spellEnd"/>
      <w:r w:rsidRPr="00A70B6E">
        <w:rPr>
          <w:lang w:val="en-US"/>
        </w:rPr>
        <w:t xml:space="preserve">, C. </w:t>
      </w:r>
      <w:proofErr w:type="spellStart"/>
      <w:r w:rsidRPr="00A70B6E">
        <w:rPr>
          <w:lang w:val="en-US"/>
        </w:rPr>
        <w:t>Simkanin</w:t>
      </w:r>
      <w:proofErr w:type="spellEnd"/>
      <w:r w:rsidRPr="00A70B6E">
        <w:rPr>
          <w:lang w:val="en-US"/>
        </w:rPr>
        <w:t>, and J.T. Carlton. 2003. National Exotic Marine and Estuarine Species Information System (NEMESIS). Available online: http://invasions.si.edu/nemesis/</w:t>
      </w:r>
    </w:p>
    <w:p w14:paraId="00657043" w14:textId="12CF5F43" w:rsidR="00C60A54" w:rsidRPr="00A70B6E" w:rsidRDefault="00C60A54" w:rsidP="00CA4945">
      <w:pPr>
        <w:spacing w:line="360" w:lineRule="auto"/>
        <w:ind w:left="360" w:hanging="360"/>
        <w:contextualSpacing/>
        <w:rPr>
          <w:lang w:val="en-US"/>
        </w:rPr>
      </w:pPr>
      <w:r w:rsidRPr="00A70B6E">
        <w:rPr>
          <w:lang w:val="en-US"/>
        </w:rPr>
        <w:t>Fuller, P.F., and A.J. Benson. 2013. Nonindigenous Aquatic Species Database (NAS). Available online:  https://nas.er.usgs.gov/</w:t>
      </w:r>
    </w:p>
    <w:p w14:paraId="59436182" w14:textId="77777777" w:rsidR="00723773" w:rsidRPr="00A70B6E" w:rsidRDefault="00874591" w:rsidP="00CA4945">
      <w:pPr>
        <w:spacing w:line="360" w:lineRule="auto"/>
        <w:ind w:left="255" w:hanging="285"/>
        <w:contextualSpacing/>
        <w:rPr>
          <w:lang w:val="en-US"/>
        </w:rPr>
      </w:pPr>
      <w:r w:rsidRPr="00A70B6E">
        <w:rPr>
          <w:color w:val="333333"/>
          <w:highlight w:val="white"/>
          <w:lang w:val="en-US"/>
        </w:rPr>
        <w:t xml:space="preserve">Gu, Z. (2014) </w:t>
      </w:r>
      <w:proofErr w:type="spellStart"/>
      <w:r w:rsidRPr="00A70B6E">
        <w:rPr>
          <w:color w:val="333333"/>
          <w:highlight w:val="white"/>
          <w:lang w:val="en-US"/>
        </w:rPr>
        <w:t>circlize</w:t>
      </w:r>
      <w:proofErr w:type="spellEnd"/>
      <w:r w:rsidRPr="00A70B6E">
        <w:rPr>
          <w:color w:val="333333"/>
          <w:highlight w:val="white"/>
          <w:lang w:val="en-US"/>
        </w:rPr>
        <w:t xml:space="preserve"> implements and enhances circular visualization in R. Bioinformatics. DOI: </w:t>
      </w:r>
      <w:hyperlink r:id="rId11">
        <w:r w:rsidRPr="00A70B6E">
          <w:rPr>
            <w:color w:val="4183C4"/>
            <w:highlight w:val="white"/>
            <w:u w:val="single"/>
            <w:lang w:val="en-US"/>
          </w:rPr>
          <w:t>10.1093/bioinformatics/btu393</w:t>
        </w:r>
      </w:hyperlink>
    </w:p>
    <w:p w14:paraId="480FC54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A70B6E" w:rsidRDefault="00874591" w:rsidP="00CA4945">
      <w:pPr>
        <w:spacing w:line="360" w:lineRule="auto"/>
        <w:ind w:left="255" w:hanging="285"/>
        <w:contextualSpacing/>
        <w:rPr>
          <w:color w:val="222222"/>
          <w:highlight w:val="white"/>
          <w:lang w:val="en-US"/>
        </w:rPr>
      </w:pPr>
      <w:r w:rsidRPr="00A70B6E">
        <w:rPr>
          <w:highlight w:val="white"/>
          <w:lang w:val="en-US"/>
        </w:rPr>
        <w:t>Pinsky, M. L., and Fogarty, M. (2012) Lagged social-ecological responses to climate and range shifts in fisheries. Climatic Change 115: 883–891.</w:t>
      </w:r>
    </w:p>
    <w:p w14:paraId="5606298C"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R Core Team (2016). R: A language and environment for statistical computing. R Foundation for Statistical Computing, Vienna, Austria. URL https://www.R-project.org/.</w:t>
      </w:r>
    </w:p>
    <w:p w14:paraId="3BAA5E7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 xml:space="preserve">Wasson, K., </w:t>
      </w:r>
      <w:proofErr w:type="spellStart"/>
      <w:r w:rsidRPr="00A70B6E">
        <w:rPr>
          <w:color w:val="222222"/>
          <w:highlight w:val="white"/>
          <w:lang w:val="en-US"/>
        </w:rPr>
        <w:t>Zabin</w:t>
      </w:r>
      <w:proofErr w:type="spellEnd"/>
      <w:r w:rsidRPr="00A70B6E">
        <w:rPr>
          <w:color w:val="222222"/>
          <w:highlight w:val="white"/>
          <w:lang w:val="en-US"/>
        </w:rPr>
        <w:t xml:space="preserve">, C.J., </w:t>
      </w:r>
      <w:proofErr w:type="spellStart"/>
      <w:r w:rsidRPr="00A70B6E">
        <w:rPr>
          <w:color w:val="222222"/>
          <w:highlight w:val="white"/>
          <w:lang w:val="en-US"/>
        </w:rPr>
        <w:t>Bedinger</w:t>
      </w:r>
      <w:proofErr w:type="spellEnd"/>
      <w:r w:rsidRPr="00A70B6E">
        <w:rPr>
          <w:color w:val="222222"/>
          <w:highlight w:val="white"/>
          <w:lang w:val="en-US"/>
        </w:rPr>
        <w:t xml:space="preserve">, L., Cristina Diaz, M., and </w:t>
      </w:r>
      <w:proofErr w:type="spellStart"/>
      <w:r w:rsidRPr="00A70B6E">
        <w:rPr>
          <w:color w:val="222222"/>
          <w:highlight w:val="white"/>
          <w:lang w:val="en-US"/>
        </w:rPr>
        <w:t>Pearse</w:t>
      </w:r>
      <w:proofErr w:type="spellEnd"/>
      <w:r w:rsidRPr="00A70B6E">
        <w:rPr>
          <w:color w:val="222222"/>
          <w:highlight w:val="white"/>
          <w:lang w:val="en-US"/>
        </w:rPr>
        <w:t>, J.S. [2001]. Biological invasions of estuaries without international shipping: the importance of intraregional transport. Biological Conservation 102(2): 143–153. https://doi.org/10.1016/S0006-3207(01)00098-2</w:t>
      </w:r>
    </w:p>
    <w:p w14:paraId="6664889A" w14:textId="77777777" w:rsidR="00723773" w:rsidRPr="00A70B6E" w:rsidRDefault="00874591" w:rsidP="00CA4945">
      <w:pPr>
        <w:spacing w:line="360" w:lineRule="auto"/>
        <w:ind w:left="255" w:hanging="285"/>
        <w:contextualSpacing/>
        <w:rPr>
          <w:lang w:val="en-US"/>
        </w:rPr>
      </w:pPr>
      <w:r w:rsidRPr="00A70B6E">
        <w:rPr>
          <w:lang w:val="en-US"/>
        </w:rPr>
        <w:t xml:space="preserve">Whitehouse, A., and S. </w:t>
      </w:r>
      <w:proofErr w:type="spellStart"/>
      <w:r w:rsidRPr="00A70B6E">
        <w:rPr>
          <w:lang w:val="en-US"/>
        </w:rPr>
        <w:t>Zador</w:t>
      </w:r>
      <w:proofErr w:type="spellEnd"/>
      <w:r w:rsidRPr="00A70B6E">
        <w:rPr>
          <w:lang w:val="en-US"/>
        </w:rPr>
        <w:t xml:space="preserve">. (2016). Preliminary assessment of the Alaska Arctic. In: </w:t>
      </w:r>
      <w:proofErr w:type="spellStart"/>
      <w:r w:rsidRPr="00A70B6E">
        <w:rPr>
          <w:lang w:val="en-US"/>
        </w:rPr>
        <w:t>Zador</w:t>
      </w:r>
      <w:proofErr w:type="spellEnd"/>
      <w:r w:rsidRPr="00A70B6E">
        <w:rPr>
          <w:lang w:val="en-US"/>
        </w:rPr>
        <w:t xml:space="preserve">, S., and </w:t>
      </w:r>
      <w:proofErr w:type="spellStart"/>
      <w:r w:rsidRPr="00A70B6E">
        <w:rPr>
          <w:lang w:val="en-US"/>
        </w:rPr>
        <w:t>Siddon</w:t>
      </w:r>
      <w:proofErr w:type="spellEnd"/>
      <w:r w:rsidRPr="00A70B6E">
        <w:rPr>
          <w:lang w:val="en-US"/>
        </w:rPr>
        <w:t>, E, eds.. Ecosystem Considerations 2016: Status of the Eastern Bering Sea Marine Ecosystem, Stock Assessment and Fishery Evaluation Report, North Pacific Fishery Management Council, Anchorage, AK.</w:t>
      </w:r>
    </w:p>
    <w:p w14:paraId="6BE1E175"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bookmarkStart w:id="129" w:name="_91zzxnwcm8d4" w:colFirst="0" w:colLast="0"/>
      <w:bookmarkStart w:id="130" w:name="OLE_LINK1"/>
      <w:bookmarkStart w:id="131" w:name="OLE_LINK2"/>
      <w:bookmarkEnd w:id="129"/>
      <w:r w:rsidRPr="00A70B6E">
        <w:rPr>
          <w:b/>
          <w:highlight w:val="yellow"/>
          <w:lang w:val="en-US"/>
        </w:rPr>
        <w:br w:type="page"/>
      </w:r>
    </w:p>
    <w:p w14:paraId="53932B8E" w14:textId="77777777" w:rsidR="00A85C6F" w:rsidRPr="00A70B6E" w:rsidRDefault="00A85C6F" w:rsidP="00A85C6F">
      <w:pPr>
        <w:pBdr>
          <w:top w:val="nil"/>
          <w:left w:val="nil"/>
          <w:bottom w:val="nil"/>
          <w:right w:val="nil"/>
          <w:between w:val="nil"/>
        </w:pBdr>
        <w:spacing w:line="276" w:lineRule="auto"/>
        <w:ind w:firstLine="0"/>
        <w:rPr>
          <w:lang w:val="en-US"/>
        </w:rPr>
      </w:pPr>
      <w:r w:rsidRPr="00A70B6E">
        <w:rPr>
          <w:lang w:val="en-US"/>
        </w:rPr>
        <w:lastRenderedPageBreak/>
        <w:t xml:space="preserve">Table </w:t>
      </w:r>
      <w:r w:rsidRPr="00A70B6E">
        <w:rPr>
          <w:lang w:val="en-US"/>
        </w:rPr>
        <w:fldChar w:fldCharType="begin"/>
      </w:r>
      <w:r w:rsidRPr="00A70B6E">
        <w:rPr>
          <w:lang w:val="en-US"/>
        </w:rPr>
        <w:instrText xml:space="preserve"> SEQ Table \* ARABIC </w:instrText>
      </w:r>
      <w:r w:rsidRPr="00A70B6E">
        <w:rPr>
          <w:lang w:val="en-US"/>
        </w:rPr>
        <w:fldChar w:fldCharType="separate"/>
      </w:r>
      <w:r w:rsidRPr="00A70B6E">
        <w:rPr>
          <w:lang w:val="en-US"/>
        </w:rPr>
        <w:t>2</w:t>
      </w:r>
      <w:r w:rsidRPr="00A70B6E">
        <w:rPr>
          <w:lang w:val="en-US"/>
        </w:rPr>
        <w:fldChar w:fldCharType="end"/>
      </w:r>
      <w:r w:rsidRPr="00A70B6E">
        <w:rPr>
          <w:lang w:val="en-US"/>
        </w:rPr>
        <w:t xml:space="preserve">. </w:t>
      </w:r>
      <w:r w:rsidRPr="00A70B6E">
        <w:rPr>
          <w:shd w:val="clear" w:color="auto" w:fill="FFFFFF"/>
          <w:lang w:val="en-US"/>
        </w:rPr>
        <w:t xml:space="preserve">Average number of weeks </w:t>
      </w:r>
      <w:r w:rsidRPr="00A70B6E">
        <w:rPr>
          <w:lang w:val="en-US"/>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Pr="00A70B6E" w:rsidRDefault="00A85C6F" w:rsidP="00A85C6F">
      <w:pPr>
        <w:pBdr>
          <w:top w:val="nil"/>
          <w:left w:val="nil"/>
          <w:bottom w:val="nil"/>
          <w:right w:val="nil"/>
          <w:between w:val="nil"/>
        </w:pBdr>
        <w:spacing w:line="276" w:lineRule="auto"/>
        <w:ind w:firstLine="0"/>
        <w:rPr>
          <w:lang w:val="en-US"/>
        </w:rPr>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A70B6E"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A70B6E" w:rsidRDefault="00A85C6F" w:rsidP="000B0DC8">
            <w:pPr>
              <w:pStyle w:val="NormalWeb"/>
              <w:spacing w:before="0" w:beforeAutospacing="0" w:after="0" w:afterAutospacing="0" w:line="360" w:lineRule="auto"/>
              <w:ind w:left="75" w:firstLine="0"/>
              <w:contextualSpacing/>
              <w:rPr>
                <w:b/>
                <w:color w:val="000000"/>
              </w:rPr>
            </w:pPr>
            <w:r w:rsidRPr="00A70B6E">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 xml:space="preserve">Consecutive weeks </w:t>
            </w:r>
            <w:r w:rsidRPr="00A70B6E">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Number of species</w:t>
            </w:r>
          </w:p>
        </w:tc>
        <w:tc>
          <w:tcPr>
            <w:tcW w:w="1871" w:type="dxa"/>
            <w:tcBorders>
              <w:top w:val="single" w:sz="4" w:space="0" w:color="auto"/>
              <w:bottom w:val="single" w:sz="4" w:space="0" w:color="auto"/>
            </w:tcBorders>
          </w:tcPr>
          <w:p w14:paraId="366376D4" w14:textId="77777777" w:rsidR="00A85C6F" w:rsidRPr="00A70B6E" w:rsidRDefault="00A85C6F" w:rsidP="000B0DC8">
            <w:pPr>
              <w:pStyle w:val="NormalWeb"/>
              <w:spacing w:before="0" w:beforeAutospacing="0" w:after="0" w:afterAutospacing="0" w:line="360" w:lineRule="auto"/>
              <w:ind w:firstLine="0"/>
              <w:contextualSpacing/>
              <w:rPr>
                <w:b/>
                <w:color w:val="000000"/>
              </w:rPr>
            </w:pPr>
            <w:r w:rsidRPr="00A70B6E">
              <w:rPr>
                <w:b/>
                <w:color w:val="000000"/>
              </w:rPr>
              <w:t xml:space="preserve">Maximum temperature </w:t>
            </w:r>
            <w:r w:rsidRPr="00A70B6E">
              <w:rPr>
                <w:color w:val="000000"/>
              </w:rPr>
              <w:t>(°C)</w:t>
            </w:r>
          </w:p>
        </w:tc>
      </w:tr>
      <w:tr w:rsidR="00A85C6F" w:rsidRPr="00A70B6E"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Current</w:t>
            </w:r>
          </w:p>
          <w:p w14:paraId="5005DFBB"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16.26</w:t>
            </w:r>
          </w:p>
        </w:tc>
      </w:tr>
      <w:tr w:rsidR="00A85C6F" w:rsidRPr="00A70B6E" w14:paraId="50F6005E" w14:textId="77777777" w:rsidTr="000B0DC8">
        <w:trPr>
          <w:trHeight w:val="233"/>
        </w:trPr>
        <w:tc>
          <w:tcPr>
            <w:tcW w:w="1871" w:type="dxa"/>
            <w:vMerge/>
            <w:tcBorders>
              <w:top w:val="nil"/>
              <w:bottom w:val="nil"/>
            </w:tcBorders>
            <w:shd w:val="clear" w:color="auto" w:fill="auto"/>
          </w:tcPr>
          <w:p w14:paraId="23C17F32"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tcPr>
          <w:p w14:paraId="28A15992"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16.95</w:t>
            </w:r>
          </w:p>
        </w:tc>
      </w:tr>
      <w:tr w:rsidR="00A85C6F" w:rsidRPr="00A70B6E"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16.28</w:t>
            </w:r>
          </w:p>
        </w:tc>
      </w:tr>
      <w:tr w:rsidR="00A85C6F" w:rsidRPr="00A70B6E"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Future</w:t>
            </w:r>
          </w:p>
          <w:p w14:paraId="074BC8C8"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23</w:t>
            </w:r>
          </w:p>
        </w:tc>
        <w:tc>
          <w:tcPr>
            <w:tcW w:w="1871" w:type="dxa"/>
            <w:tcBorders>
              <w:top w:val="single" w:sz="4" w:space="0" w:color="auto"/>
              <w:bottom w:val="nil"/>
            </w:tcBorders>
          </w:tcPr>
          <w:p w14:paraId="22C603E1"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16.64</w:t>
            </w:r>
          </w:p>
        </w:tc>
      </w:tr>
      <w:tr w:rsidR="00A85C6F" w:rsidRPr="00A70B6E" w14:paraId="1F135FAC" w14:textId="77777777" w:rsidTr="000B0DC8">
        <w:trPr>
          <w:trHeight w:val="242"/>
        </w:trPr>
        <w:tc>
          <w:tcPr>
            <w:tcW w:w="1871" w:type="dxa"/>
            <w:vMerge/>
            <w:tcBorders>
              <w:top w:val="nil"/>
              <w:bottom w:val="nil"/>
            </w:tcBorders>
          </w:tcPr>
          <w:p w14:paraId="1B7BC2F5"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shd w:val="clear" w:color="auto" w:fill="F2F2F2" w:themeFill="background1" w:themeFillShade="F2"/>
          </w:tcPr>
          <w:p w14:paraId="6D5633F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17.15</w:t>
            </w:r>
          </w:p>
        </w:tc>
      </w:tr>
      <w:tr w:rsidR="00A85C6F" w:rsidRPr="00A70B6E" w14:paraId="0E8A2398" w14:textId="77777777" w:rsidTr="000B0DC8">
        <w:trPr>
          <w:trHeight w:val="143"/>
        </w:trPr>
        <w:tc>
          <w:tcPr>
            <w:tcW w:w="1871" w:type="dxa"/>
            <w:vMerge/>
            <w:tcBorders>
              <w:top w:val="nil"/>
              <w:bottom w:val="single" w:sz="4" w:space="0" w:color="auto"/>
            </w:tcBorders>
          </w:tcPr>
          <w:p w14:paraId="454A0919"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24</w:t>
            </w:r>
          </w:p>
        </w:tc>
        <w:tc>
          <w:tcPr>
            <w:tcW w:w="1871" w:type="dxa"/>
            <w:tcBorders>
              <w:top w:val="nil"/>
              <w:bottom w:val="single" w:sz="4" w:space="0" w:color="auto"/>
            </w:tcBorders>
          </w:tcPr>
          <w:p w14:paraId="520B174F"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18.62</w:t>
            </w:r>
          </w:p>
        </w:tc>
      </w:tr>
    </w:tbl>
    <w:p w14:paraId="6484354A"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r w:rsidRPr="00A70B6E">
        <w:rPr>
          <w:b/>
          <w:highlight w:val="yellow"/>
          <w:lang w:val="en-US"/>
        </w:rPr>
        <w:br w:type="page"/>
      </w:r>
    </w:p>
    <w:p w14:paraId="3EFD4521" w14:textId="77777777" w:rsidR="00A85C6F" w:rsidRPr="00A70B6E" w:rsidRDefault="00A85C6F" w:rsidP="00A85C6F">
      <w:pPr>
        <w:spacing w:before="200" w:line="360" w:lineRule="auto"/>
        <w:ind w:firstLine="0"/>
        <w:contextualSpacing/>
        <w:rPr>
          <w:b/>
          <w:lang w:val="en-US"/>
        </w:rPr>
      </w:pPr>
      <w:r w:rsidRPr="00A70B6E">
        <w:rPr>
          <w:b/>
          <w:lang w:val="en-US"/>
        </w:rPr>
        <w:lastRenderedPageBreak/>
        <w:t>Figures</w:t>
      </w:r>
    </w:p>
    <w:p w14:paraId="1551D663" w14:textId="77777777" w:rsidR="00A85C6F" w:rsidRPr="00A70B6E" w:rsidRDefault="00A85C6F" w:rsidP="00A85C6F">
      <w:pPr>
        <w:spacing w:line="360" w:lineRule="auto"/>
        <w:contextualSpacing/>
        <w:rPr>
          <w:color w:val="38761D"/>
          <w:highlight w:val="white"/>
          <w:lang w:val="en-US"/>
        </w:rPr>
      </w:pPr>
      <w:r w:rsidRPr="00A70B6E">
        <w:rPr>
          <w:lang w:val="en-US"/>
        </w:rPr>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Pr="00A70B6E" w:rsidRDefault="00A85C6F" w:rsidP="00A85C6F">
      <w:pPr>
        <w:spacing w:before="200" w:line="360" w:lineRule="auto"/>
        <w:contextualSpacing/>
        <w:rPr>
          <w:color w:val="222222"/>
          <w:highlight w:val="white"/>
          <w:lang w:val="en-US"/>
        </w:rPr>
      </w:pPr>
    </w:p>
    <w:p w14:paraId="5DA7E0BA" w14:textId="77777777"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1: Study area map with all place names and U.S. ports. </w:t>
      </w:r>
    </w:p>
    <w:p w14:paraId="0C653A62" w14:textId="77777777" w:rsidR="00A85C6F" w:rsidRPr="00A70B6E" w:rsidRDefault="00A85C6F" w:rsidP="00A85C6F">
      <w:pPr>
        <w:spacing w:before="200" w:line="360" w:lineRule="auto"/>
        <w:contextualSpacing/>
        <w:rPr>
          <w:color w:val="222222"/>
          <w:highlight w:val="white"/>
          <w:lang w:val="en-US"/>
        </w:rPr>
      </w:pPr>
    </w:p>
    <w:p w14:paraId="227D69EA" w14:textId="101FE71E"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2. </w:t>
      </w:r>
      <w:r w:rsidRPr="00A70B6E">
        <w:rPr>
          <w:b/>
          <w:color w:val="222222"/>
          <w:highlight w:val="white"/>
          <w:lang w:val="en-US"/>
        </w:rPr>
        <w:t xml:space="preserve">Ensemble mean for year-round survival. </w:t>
      </w:r>
      <w:r w:rsidRPr="00A70B6E">
        <w:rPr>
          <w:color w:val="222222"/>
          <w:highlight w:val="white"/>
          <w:lang w:val="en-US"/>
        </w:rPr>
        <w:t xml:space="preserve">Number of species with year-round habitat suitability under </w:t>
      </w:r>
      <w:r w:rsidR="00DB3FD2" w:rsidRPr="00A70B6E">
        <w:rPr>
          <w:color w:val="222222"/>
          <w:highlight w:val="white"/>
          <w:lang w:val="en-US"/>
        </w:rPr>
        <w:t xml:space="preserve">a) current (2003-2012) and b) </w:t>
      </w:r>
      <w:r w:rsidRPr="00A70B6E">
        <w:rPr>
          <w:color w:val="222222"/>
          <w:highlight w:val="white"/>
          <w:lang w:val="en-US"/>
        </w:rPr>
        <w:t xml:space="preserve">future (2030-2039) climate conditions, </w:t>
      </w:r>
      <w:r w:rsidR="00DB3FD2" w:rsidRPr="00A70B6E">
        <w:rPr>
          <w:color w:val="222222"/>
          <w:highlight w:val="white"/>
          <w:lang w:val="en-US"/>
        </w:rPr>
        <w:t>averaged across the</w:t>
      </w:r>
      <w:r w:rsidRPr="00A70B6E">
        <w:rPr>
          <w:color w:val="222222"/>
          <w:highlight w:val="white"/>
          <w:lang w:val="en-US"/>
        </w:rPr>
        <w:t xml:space="preserve"> 3 ROMS we </w:t>
      </w:r>
      <w:proofErr w:type="spellStart"/>
      <w:r w:rsidRPr="00A70B6E">
        <w:rPr>
          <w:color w:val="222222"/>
          <w:highlight w:val="white"/>
          <w:lang w:val="en-US"/>
        </w:rPr>
        <w:t>analysed</w:t>
      </w:r>
      <w:proofErr w:type="spellEnd"/>
      <w:r w:rsidRPr="00A70B6E">
        <w:rPr>
          <w:color w:val="222222"/>
          <w:highlight w:val="white"/>
          <w:lang w:val="en-US"/>
        </w:rPr>
        <w:t xml:space="preserve"> (CGCM3-t47, ECHO-G, and MIROC 3.2). </w:t>
      </w:r>
    </w:p>
    <w:p w14:paraId="40550535" w14:textId="77777777" w:rsidR="00A85C6F" w:rsidRPr="00A70B6E" w:rsidRDefault="00A85C6F" w:rsidP="00A85C6F">
      <w:pPr>
        <w:spacing w:before="200" w:line="360" w:lineRule="auto"/>
        <w:ind w:firstLine="0"/>
        <w:contextualSpacing/>
        <w:rPr>
          <w:color w:val="222222"/>
          <w:highlight w:val="white"/>
          <w:lang w:val="en-US"/>
        </w:rPr>
      </w:pPr>
    </w:p>
    <w:p w14:paraId="18B59BDF" w14:textId="2062765F"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 xml:space="preserve">Figure 3. </w:t>
      </w:r>
      <w:r w:rsidR="00DB3FD2" w:rsidRPr="00A70B6E">
        <w:rPr>
          <w:b/>
          <w:color w:val="000000" w:themeColor="text1"/>
          <w:highlight w:val="white"/>
          <w:lang w:val="en-US"/>
        </w:rPr>
        <w:t>Number of taxa with survival</w:t>
      </w:r>
      <w:r w:rsidRPr="00A70B6E">
        <w:rPr>
          <w:b/>
          <w:color w:val="000000" w:themeColor="text1"/>
          <w:highlight w:val="white"/>
          <w:lang w:val="en-US"/>
        </w:rPr>
        <w:t xml:space="preserve"> as a function of latitude</w:t>
      </w:r>
      <w:r w:rsidR="00DB3FD2" w:rsidRPr="00A70B6E">
        <w:rPr>
          <w:b/>
          <w:color w:val="000000" w:themeColor="text1"/>
          <w:highlight w:val="white"/>
          <w:lang w:val="en-US"/>
        </w:rPr>
        <w:t xml:space="preserve"> + weeks (heat map)</w:t>
      </w:r>
      <w:r w:rsidRPr="00A70B6E">
        <w:rPr>
          <w:b/>
          <w:color w:val="000000" w:themeColor="text1"/>
          <w:highlight w:val="white"/>
          <w:lang w:val="en-US"/>
        </w:rPr>
        <w:t>.</w:t>
      </w:r>
    </w:p>
    <w:p w14:paraId="718F1775" w14:textId="7C63D627" w:rsidR="00A85C6F" w:rsidRPr="00A70B6E" w:rsidRDefault="00A85C6F" w:rsidP="00A85C6F">
      <w:pPr>
        <w:spacing w:before="200" w:line="360" w:lineRule="auto"/>
        <w:ind w:firstLine="0"/>
        <w:contextualSpacing/>
        <w:rPr>
          <w:color w:val="222222"/>
          <w:highlight w:val="white"/>
          <w:lang w:val="en-US"/>
        </w:rPr>
      </w:pPr>
    </w:p>
    <w:p w14:paraId="1983E043" w14:textId="620C9C1F" w:rsidR="00A85C6F" w:rsidRPr="00A70B6E" w:rsidRDefault="00DB3FD2" w:rsidP="00A85C6F">
      <w:pPr>
        <w:spacing w:before="200" w:line="360" w:lineRule="auto"/>
        <w:ind w:firstLine="0"/>
        <w:contextualSpacing/>
        <w:rPr>
          <w:color w:val="222222"/>
          <w:highlight w:val="white"/>
          <w:lang w:val="en-US"/>
        </w:rPr>
      </w:pPr>
      <w:r w:rsidRPr="00A70B6E">
        <w:rPr>
          <w:color w:val="222222"/>
          <w:highlight w:val="white"/>
          <w:lang w:val="en-US"/>
        </w:rPr>
        <w:t>Figure 4</w:t>
      </w:r>
      <w:r w:rsidR="00A85C6F" w:rsidRPr="00A70B6E">
        <w:rPr>
          <w:color w:val="222222"/>
          <w:highlight w:val="white"/>
          <w:lang w:val="en-US"/>
        </w:rPr>
        <w:t xml:space="preserve">. </w:t>
      </w:r>
      <w:r w:rsidR="00A85C6F" w:rsidRPr="00A70B6E">
        <w:rPr>
          <w:b/>
          <w:color w:val="222222"/>
          <w:highlight w:val="white"/>
          <w:lang w:val="en-US"/>
        </w:rPr>
        <w:t>Average number of consecutive weeks of reproduction by temperature threshold</w:t>
      </w:r>
      <w:r w:rsidR="00A85C6F" w:rsidRPr="00A70B6E">
        <w:rPr>
          <w:color w:val="222222"/>
          <w:highlight w:val="white"/>
          <w:lang w:val="en-US"/>
        </w:rPr>
        <w:t>. Based on taxa tolerances</w:t>
      </w:r>
      <w:r w:rsidRPr="00A70B6E">
        <w:rPr>
          <w:color w:val="222222"/>
          <w:highlight w:val="white"/>
          <w:lang w:val="en-US"/>
        </w:rPr>
        <w:t>,</w:t>
      </w:r>
      <w:r w:rsidR="00A85C6F" w:rsidRPr="00A70B6E">
        <w:rPr>
          <w:color w:val="222222"/>
          <w:highlight w:val="white"/>
          <w:lang w:val="en-US"/>
        </w:rPr>
        <w:t xml:space="preserve"> average</w:t>
      </w:r>
      <w:r w:rsidRPr="00A70B6E">
        <w:rPr>
          <w:color w:val="222222"/>
          <w:highlight w:val="white"/>
          <w:lang w:val="en-US"/>
        </w:rPr>
        <w:t>d</w:t>
      </w:r>
      <w:r w:rsidR="00A85C6F" w:rsidRPr="00A70B6E">
        <w:rPr>
          <w:color w:val="222222"/>
          <w:highlight w:val="white"/>
          <w:lang w:val="en-US"/>
        </w:rPr>
        <w:t xml:space="preserve"> across models or separate out? Current is probably most interesting &amp; I don’t think things change drastically?? With future but should double-check. See below for an example.</w:t>
      </w:r>
    </w:p>
    <w:p w14:paraId="733F2E72" w14:textId="77777777" w:rsidR="00A85C6F" w:rsidRPr="00A70B6E" w:rsidRDefault="00A85C6F" w:rsidP="00A85C6F">
      <w:pPr>
        <w:spacing w:before="200" w:line="360" w:lineRule="auto"/>
        <w:ind w:firstLine="0"/>
        <w:contextualSpacing/>
        <w:rPr>
          <w:color w:val="000000" w:themeColor="text1"/>
          <w:highlight w:val="white"/>
          <w:lang w:val="en-US"/>
        </w:rPr>
      </w:pPr>
    </w:p>
    <w:p w14:paraId="59E5CFE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Figure 6. Commercial + fishing vessel chord diagrams (2 figures).</w:t>
      </w:r>
    </w:p>
    <w:p w14:paraId="606516B2" w14:textId="77777777" w:rsidR="00A85C6F" w:rsidRPr="00A70B6E" w:rsidRDefault="00A85C6F" w:rsidP="00A85C6F">
      <w:pPr>
        <w:spacing w:before="200" w:line="360" w:lineRule="auto"/>
        <w:ind w:firstLine="0"/>
        <w:contextualSpacing/>
        <w:rPr>
          <w:color w:val="000000" w:themeColor="text1"/>
          <w:highlight w:val="white"/>
          <w:lang w:val="en-US"/>
        </w:rPr>
      </w:pPr>
    </w:p>
    <w:p w14:paraId="2124A5B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Supplementary:</w:t>
      </w:r>
    </w:p>
    <w:p w14:paraId="4169137B" w14:textId="33BA5E6B"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-ballast water discharge</w:t>
      </w:r>
    </w:p>
    <w:p w14:paraId="771D2421" w14:textId="61DE5FAB" w:rsidR="00A85C6F" w:rsidRPr="00A70B6E" w:rsidRDefault="00A85C6F" w:rsidP="00A85C6F">
      <w:pPr>
        <w:pBdr>
          <w:top w:val="nil"/>
          <w:left w:val="nil"/>
          <w:bottom w:val="nil"/>
          <w:right w:val="nil"/>
          <w:between w:val="nil"/>
        </w:pBdr>
        <w:spacing w:line="276" w:lineRule="auto"/>
        <w:ind w:firstLine="0"/>
        <w:rPr>
          <w:color w:val="38761D"/>
          <w:highlight w:val="white"/>
          <w:lang w:val="en-US"/>
        </w:rPr>
      </w:pPr>
      <w:r w:rsidRPr="00A70B6E">
        <w:rPr>
          <w:color w:val="222222"/>
          <w:highlight w:val="white"/>
          <w:lang w:val="en-US"/>
        </w:rPr>
        <w:br w:type="page"/>
      </w:r>
    </w:p>
    <w:p w14:paraId="0D6BFA10" w14:textId="75F4F4F5" w:rsidR="00AB1A7E" w:rsidRPr="00A70B6E" w:rsidRDefault="00AB1A7E" w:rsidP="00A85C6F">
      <w:pPr>
        <w:ind w:firstLine="0"/>
        <w:rPr>
          <w:color w:val="222222"/>
          <w:highlight w:val="white"/>
          <w:lang w:val="en-US"/>
        </w:rPr>
      </w:pPr>
      <w:r w:rsidRPr="00A70B6E">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Pr="00A70B6E" w:rsidRDefault="00A85C6F" w:rsidP="00A85C6F">
      <w:pPr>
        <w:ind w:firstLine="0"/>
        <w:rPr>
          <w:color w:val="222222"/>
          <w:highlight w:val="white"/>
          <w:lang w:val="en-US"/>
        </w:rPr>
      </w:pPr>
      <w:r w:rsidRPr="00A70B6E">
        <w:rPr>
          <w:color w:val="222222"/>
          <w:highlight w:val="white"/>
          <w:lang w:val="en-US"/>
        </w:rPr>
        <w:t xml:space="preserve">Figure 5. </w:t>
      </w:r>
      <w:r w:rsidRPr="00A70B6E">
        <w:rPr>
          <w:b/>
          <w:color w:val="222222"/>
          <w:highlight w:val="white"/>
          <w:lang w:val="en-US"/>
        </w:rPr>
        <w:t>Average number of consecutive weeks of reproduction by temperature threshold</w:t>
      </w:r>
      <w:r w:rsidRPr="00A70B6E">
        <w:rPr>
          <w:color w:val="222222"/>
          <w:highlight w:val="white"/>
          <w:lang w:val="en-US"/>
        </w:rPr>
        <w:t>.</w:t>
      </w:r>
    </w:p>
    <w:p w14:paraId="7563C6A2" w14:textId="77777777" w:rsidR="00AB1A7E" w:rsidRPr="00A70B6E" w:rsidRDefault="00AB1A7E">
      <w:pPr>
        <w:pBdr>
          <w:top w:val="nil"/>
          <w:left w:val="nil"/>
          <w:bottom w:val="nil"/>
          <w:right w:val="nil"/>
          <w:between w:val="nil"/>
        </w:pBdr>
        <w:spacing w:line="276" w:lineRule="auto"/>
        <w:ind w:firstLine="0"/>
        <w:rPr>
          <w:color w:val="222222"/>
          <w:highlight w:val="white"/>
          <w:lang w:val="en-US"/>
        </w:rPr>
      </w:pPr>
      <w:r w:rsidRPr="00A70B6E">
        <w:rPr>
          <w:color w:val="222222"/>
          <w:highlight w:val="white"/>
          <w:lang w:val="en-US"/>
        </w:rPr>
        <w:br w:type="page"/>
      </w:r>
    </w:p>
    <w:p w14:paraId="17DC617E" w14:textId="77777777" w:rsidR="00A85C6F" w:rsidRPr="00A70B6E" w:rsidRDefault="00A85C6F" w:rsidP="00A85C6F">
      <w:pPr>
        <w:ind w:firstLine="0"/>
        <w:rPr>
          <w:color w:val="222222"/>
          <w:highlight w:val="white"/>
          <w:lang w:val="en-US"/>
        </w:rPr>
      </w:pPr>
    </w:p>
    <w:p w14:paraId="00FFEBDC" w14:textId="77777777" w:rsidR="00A85C6F" w:rsidRPr="00A70B6E" w:rsidRDefault="00A85C6F" w:rsidP="00A85C6F">
      <w:pPr>
        <w:tabs>
          <w:tab w:val="left" w:pos="1041"/>
        </w:tabs>
        <w:spacing w:before="200" w:line="360" w:lineRule="auto"/>
        <w:ind w:firstLine="0"/>
        <w:contextualSpacing/>
        <w:rPr>
          <w:color w:val="38761D"/>
          <w:highlight w:val="white"/>
          <w:lang w:val="en-US"/>
        </w:rPr>
      </w:pPr>
    </w:p>
    <w:p w14:paraId="7507FA23" w14:textId="77777777" w:rsidR="00A85C6F" w:rsidRPr="00A70B6E" w:rsidRDefault="00A85C6F" w:rsidP="00A85C6F">
      <w:pPr>
        <w:spacing w:before="200" w:line="360" w:lineRule="auto"/>
        <w:ind w:firstLine="0"/>
        <w:contextualSpacing/>
        <w:rPr>
          <w:color w:val="222222"/>
          <w:highlight w:val="white"/>
          <w:lang w:val="en-US"/>
        </w:rPr>
      </w:pPr>
    </w:p>
    <w:p w14:paraId="4E13F8CA"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A70B6E" w:rsidRDefault="00A85C6F" w:rsidP="00A85C6F">
      <w:pPr>
        <w:spacing w:before="200" w:line="360" w:lineRule="auto"/>
        <w:contextualSpacing/>
        <w:rPr>
          <w:color w:val="222222"/>
          <w:highlight w:val="white"/>
          <w:lang w:val="en-US"/>
        </w:rPr>
      </w:pPr>
      <w:r w:rsidRPr="00A70B6E">
        <w:rPr>
          <w:rFonts w:eastAsia="Arial Unicode MS"/>
          <w:color w:val="222222"/>
          <w:highlight w:val="white"/>
          <w:lang w:val="en-US"/>
        </w:rPr>
        <w:t xml:space="preserve">Figure newX2. Illustration of vessel transit origins (below dashed line) outside of the Bering Sea and their Bering Sea destination (bold text, above dashed line), 2014 - 2016. </w:t>
      </w:r>
      <w:r w:rsidRPr="00A70B6E">
        <w:rPr>
          <w:rFonts w:eastAsia="Arial Unicode MS"/>
          <w:color w:val="222222"/>
          <w:highlight w:val="white"/>
          <w:lang w:val="en-US"/>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A70B6E" w:rsidRDefault="00A85C6F" w:rsidP="00A85C6F">
      <w:pPr>
        <w:spacing w:before="200" w:line="360" w:lineRule="auto"/>
        <w:contextualSpacing/>
        <w:rPr>
          <w:color w:val="222222"/>
          <w:highlight w:val="white"/>
          <w:lang w:val="en-US"/>
        </w:rPr>
      </w:pPr>
      <w:commentRangeStart w:id="132"/>
      <w:r w:rsidRPr="00A70B6E">
        <w:rPr>
          <w:color w:val="222222"/>
          <w:highlight w:val="white"/>
          <w:lang w:val="en-US"/>
        </w:rPr>
        <w:t xml:space="preserve">Figure </w:t>
      </w:r>
      <w:proofErr w:type="spellStart"/>
      <w:r w:rsidRPr="00A70B6E">
        <w:rPr>
          <w:color w:val="222222"/>
          <w:highlight w:val="white"/>
          <w:lang w:val="en-US"/>
        </w:rPr>
        <w:t>XXBallast</w:t>
      </w:r>
      <w:proofErr w:type="spellEnd"/>
      <w:r w:rsidRPr="00A70B6E">
        <w:rPr>
          <w:color w:val="222222"/>
          <w:highlight w:val="white"/>
          <w:lang w:val="en-US"/>
        </w:rPr>
        <w:t>. Amounts of ballast water (</w:t>
      </w:r>
      <w:proofErr w:type="spellStart"/>
      <w:r w:rsidRPr="00A70B6E">
        <w:rPr>
          <w:color w:val="222222"/>
          <w:highlight w:val="white"/>
          <w:lang w:val="en-US"/>
        </w:rPr>
        <w:t>mt</w:t>
      </w:r>
      <w:proofErr w:type="spellEnd"/>
      <w:r w:rsidRPr="00A70B6E">
        <w:rPr>
          <w:color w:val="222222"/>
          <w:highlight w:val="white"/>
          <w:lang w:val="en-US"/>
        </w:rPr>
        <w:t>) transported to the Bering Sea (bolded ports, above dashed line) and their regions of origin (</w:t>
      </w:r>
      <w:proofErr w:type="spellStart"/>
      <w:r w:rsidRPr="00A70B6E">
        <w:rPr>
          <w:color w:val="222222"/>
          <w:highlight w:val="white"/>
          <w:lang w:val="en-US"/>
        </w:rPr>
        <w:t>unbolded</w:t>
      </w:r>
      <w:proofErr w:type="spellEnd"/>
      <w:r w:rsidRPr="00A70B6E">
        <w:rPr>
          <w:color w:val="222222"/>
          <w:highlight w:val="white"/>
          <w:lang w:val="en-US"/>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32"/>
      <w:r w:rsidRPr="00A70B6E">
        <w:rPr>
          <w:lang w:val="en-US"/>
        </w:rPr>
        <w:commentReference w:id="132"/>
      </w:r>
      <w:bookmarkEnd w:id="130"/>
      <w:bookmarkEnd w:id="131"/>
    </w:p>
    <w:p w14:paraId="77F37D91" w14:textId="77777777" w:rsidR="00723773" w:rsidRPr="00A70B6E" w:rsidRDefault="00723773" w:rsidP="00A85C6F">
      <w:pPr>
        <w:spacing w:before="200" w:line="360" w:lineRule="auto"/>
        <w:ind w:firstLine="0"/>
        <w:contextualSpacing/>
        <w:rPr>
          <w:b/>
          <w:color w:val="222222"/>
          <w:highlight w:val="white"/>
          <w:lang w:val="en-US"/>
        </w:rPr>
      </w:pPr>
    </w:p>
    <w:p w14:paraId="53252693" w14:textId="05A0AEFA" w:rsidR="00723773" w:rsidRPr="00A70B6E" w:rsidRDefault="00723773" w:rsidP="00CA4945">
      <w:pPr>
        <w:spacing w:before="200" w:line="360" w:lineRule="auto"/>
        <w:contextualSpacing/>
        <w:rPr>
          <w:b/>
          <w:color w:val="222222"/>
          <w:highlight w:val="white"/>
          <w:lang w:val="en-US"/>
        </w:rPr>
      </w:pPr>
    </w:p>
    <w:sectPr w:rsidR="00723773" w:rsidRPr="00A70B6E">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manda Droghini" w:date="2018-03-21T07:42:00Z" w:initials="AD">
    <w:p w14:paraId="37676222" w14:textId="3D54A7E8" w:rsidR="00E31CFA" w:rsidRDefault="00E31CFA">
      <w:pPr>
        <w:pStyle w:val="CommentText"/>
      </w:pPr>
      <w:r>
        <w:rPr>
          <w:rStyle w:val="CommentReference"/>
        </w:rPr>
        <w:annotationRef/>
      </w:r>
      <w:r>
        <w:t>Lengthy title… Across a strong latitudinal gradient?</w:t>
      </w:r>
    </w:p>
  </w:comment>
  <w:comment w:id="9" w:author="Amanda Droghini" w:date="2017-10-19T16:50:00Z" w:initials="">
    <w:p w14:paraId="4B7A938A" w14:textId="01E65100" w:rsidR="00E31CFA" w:rsidRDefault="00E31CFA">
      <w:pPr>
        <w:widowControl w:val="0"/>
      </w:pPr>
      <w:r>
        <w:t>Author order?</w:t>
      </w:r>
    </w:p>
  </w:comment>
  <w:comment w:id="10" w:author="Amanda Droghini" w:date="2018-03-16T09:17:00Z" w:initials="AD">
    <w:p w14:paraId="12C77586" w14:textId="5C8BCC2E" w:rsidR="00E31CFA" w:rsidRDefault="00E31CFA">
      <w:pPr>
        <w:pStyle w:val="CommentText"/>
      </w:pPr>
      <w:r>
        <w:rPr>
          <w:rStyle w:val="CommentReference"/>
        </w:rPr>
        <w:annotationRef/>
      </w:r>
      <w:r>
        <w:t>ASF: Can we fill out a formal contributions section as is done in JWM or PLOS?</w:t>
      </w:r>
    </w:p>
  </w:comment>
  <w:comment w:id="15" w:author="Amanda Droghini" w:date="2018-02-10T09:27:00Z" w:initials="AD">
    <w:p w14:paraId="40E74B83" w14:textId="29550941" w:rsidR="00E31CFA" w:rsidRDefault="00E31CFA">
      <w:pPr>
        <w:pStyle w:val="CommentText"/>
      </w:pPr>
      <w:r>
        <w:rPr>
          <w:rStyle w:val="CommentReference"/>
        </w:rPr>
        <w:annotationRef/>
      </w:r>
      <w:r w:rsidR="00F266D4">
        <w:t>Word count: 316</w:t>
      </w:r>
    </w:p>
  </w:comment>
  <w:comment w:id="18" w:author="Amanda Droghini" w:date="2018-03-17T18:36:00Z" w:initials="AD">
    <w:p w14:paraId="690DF08D" w14:textId="5A67B1E3" w:rsidR="00E31CFA" w:rsidRDefault="00E31CFA">
      <w:pPr>
        <w:pStyle w:val="CommentText"/>
      </w:pPr>
      <w:r>
        <w:rPr>
          <w:rStyle w:val="CommentReference"/>
        </w:rPr>
        <w:annotationRef/>
      </w:r>
      <w:r>
        <w:t>Standardize entire text to read “NIS”</w:t>
      </w:r>
    </w:p>
  </w:comment>
  <w:comment w:id="23" w:author="Amanda Droghini" w:date="2018-04-06T09:27:00Z" w:initials="AD">
    <w:p w14:paraId="731AA7ED" w14:textId="30AD33D4" w:rsidR="00E31CFA" w:rsidRDefault="00E31CFA">
      <w:pPr>
        <w:pStyle w:val="CommentText"/>
      </w:pPr>
      <w:r>
        <w:rPr>
          <w:rStyle w:val="CommentReference"/>
        </w:rPr>
        <w:annotationRef/>
      </w:r>
      <w:r>
        <w:t>Probably change to Monaco &amp; Helmuth?</w:t>
      </w:r>
    </w:p>
  </w:comment>
  <w:comment w:id="32" w:author="Amanda Droghini" w:date="2018-03-21T22:19:00Z" w:initials="AD">
    <w:p w14:paraId="2851A639" w14:textId="77777777" w:rsidR="00E31CFA" w:rsidRDefault="00E31CFA" w:rsidP="003C5649">
      <w:pPr>
        <w:pStyle w:val="CommentText"/>
      </w:pPr>
      <w:r>
        <w:rPr>
          <w:rStyle w:val="CommentReference"/>
        </w:rPr>
        <w:annotationRef/>
      </w:r>
      <w:r>
        <w:t>Create citation</w:t>
      </w:r>
    </w:p>
  </w:comment>
  <w:comment w:id="33" w:author="Amanda Droghini" w:date="2018-03-24T07:49:00Z" w:initials="AD">
    <w:p w14:paraId="6E6903C5" w14:textId="03B635CC" w:rsidR="00E31CFA" w:rsidRDefault="00E31CFA">
      <w:pPr>
        <w:pStyle w:val="CommentText"/>
      </w:pPr>
      <w:r>
        <w:rPr>
          <w:rStyle w:val="CommentReference"/>
        </w:rPr>
        <w:annotationRef/>
      </w:r>
      <w:r>
        <w:t>Need to be consistent – reproduction versus establishment</w:t>
      </w:r>
    </w:p>
  </w:comment>
  <w:comment w:id="35" w:author="Amanda Droghini" w:date="2018-01-31T07:24:00Z" w:initials="AD">
    <w:p w14:paraId="614C0580" w14:textId="4DACE629" w:rsidR="00E31CFA" w:rsidRDefault="00E31CFA" w:rsidP="001C4E41">
      <w:pPr>
        <w:pStyle w:val="CommentText"/>
      </w:pPr>
      <w:r>
        <w:rPr>
          <w:rStyle w:val="CommentReference"/>
        </w:rPr>
        <w:annotationRef/>
      </w:r>
      <w:r>
        <w:t>Tony do you prefer “mid-century”? I don't think I’ve been consistent with this either.</w:t>
      </w:r>
    </w:p>
  </w:comment>
  <w:comment w:id="38" w:author="Amanda Droghini" w:date="2018-02-17T08:32:00Z" w:initials="AD">
    <w:p w14:paraId="383BDECE" w14:textId="178ACACB" w:rsidR="00E31CFA" w:rsidRDefault="00E31CFA">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41" w:author="Amanda Droghini" w:date="2018-01-31T07:34:00Z" w:initials="AD">
    <w:p w14:paraId="7C871970" w14:textId="3D1B072D" w:rsidR="00E31CFA" w:rsidRDefault="00E31CFA">
      <w:pPr>
        <w:pStyle w:val="CommentText"/>
      </w:pPr>
      <w:r>
        <w:rPr>
          <w:rStyle w:val="CommentReference"/>
        </w:rPr>
        <w:annotationRef/>
      </w:r>
      <w:r>
        <w:t>Whether to include this sentence + the next ones depends on what figures we are included in final MS. Should we use an ensemble approach?</w:t>
      </w:r>
    </w:p>
  </w:comment>
  <w:comment w:id="42" w:author="Amanda Droghini" w:date="2018-04-01T14:32:00Z" w:initials="AD">
    <w:p w14:paraId="494BE397" w14:textId="587248B0" w:rsidR="00E31CFA" w:rsidRDefault="00E31CFA">
      <w:pPr>
        <w:pStyle w:val="CommentText"/>
      </w:pPr>
      <w:r>
        <w:rPr>
          <w:rStyle w:val="CommentReference"/>
        </w:rPr>
        <w:annotationRef/>
      </w:r>
      <w:r>
        <w:t>Need to fix how I’m explaining this….</w:t>
      </w:r>
    </w:p>
  </w:comment>
  <w:comment w:id="48" w:author="Amanda Droghini" w:date="2018-02-08T21:45:00Z" w:initials="AD">
    <w:p w14:paraId="6A6279A6" w14:textId="77777777" w:rsidR="00E31CFA" w:rsidRDefault="00E31CFA"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54" w:author="Amanda Droghini" w:date="2018-03-19T12:47:00Z" w:initials="AD">
    <w:p w14:paraId="74A39A1C" w14:textId="77777777" w:rsidR="00E31CFA" w:rsidRDefault="00E31CFA" w:rsidP="00415C24">
      <w:pPr>
        <w:pStyle w:val="CommentText"/>
      </w:pPr>
      <w:r>
        <w:rPr>
          <w:rStyle w:val="CommentReference"/>
        </w:rPr>
        <w:annotationRef/>
      </w:r>
      <w:r>
        <w:t>Need to double check this</w:t>
      </w:r>
    </w:p>
  </w:comment>
  <w:comment w:id="55" w:author="Amanda Droghini" w:date="2018-03-19T12:37:00Z" w:initials="AD">
    <w:p w14:paraId="7389DDCD" w14:textId="77777777" w:rsidR="00E31CFA" w:rsidRDefault="00E31CFA" w:rsidP="00415C24">
      <w:pPr>
        <w:pStyle w:val="CommentText"/>
      </w:pPr>
      <w:r>
        <w:rPr>
          <w:rStyle w:val="CommentReference"/>
        </w:rPr>
        <w:annotationRef/>
      </w:r>
      <w:r>
        <w:t>ASF: Where does this belong?  Do we want to state this, indicating how many of the 42 NIS considered are classified as having a low salt tolerance?</w:t>
      </w:r>
    </w:p>
  </w:comment>
  <w:comment w:id="59" w:author="Amanda Droghini" w:date="2018-02-17T09:01:00Z" w:initials="AD">
    <w:p w14:paraId="7D70480F" w14:textId="77777777" w:rsidR="00E31CFA" w:rsidRDefault="00E31CFA"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60" w:author="Amanda Droghini" w:date="2017-11-12T22:20:00Z" w:initials="">
    <w:p w14:paraId="4605BA59" w14:textId="77777777" w:rsidR="00E31CFA" w:rsidRDefault="00E31CFA" w:rsidP="0034065B">
      <w:pPr>
        <w:widowControl w:val="0"/>
      </w:pPr>
      <w:r>
        <w:t>Assuming I interpreted this right?</w:t>
      </w:r>
    </w:p>
  </w:comment>
  <w:comment w:id="70" w:author="Amanda Droghini" w:date="2018-03-23T07:54:00Z" w:initials="AD">
    <w:p w14:paraId="0352A055" w14:textId="77777777" w:rsidR="00E31CFA" w:rsidRDefault="00E31CFA" w:rsidP="00896AF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74" w:author="Amanda Droghini" w:date="2018-03-07T08:30:00Z" w:initials="AD">
    <w:p w14:paraId="13DD95D4" w14:textId="77777777" w:rsidR="00E31CFA" w:rsidRDefault="00E31CFA" w:rsidP="00896AF4">
      <w:pPr>
        <w:pStyle w:val="CommentText"/>
      </w:pPr>
      <w:r>
        <w:rPr>
          <w:rStyle w:val="CommentReference"/>
        </w:rPr>
        <w:annotationRef/>
      </w:r>
      <w:r>
        <w:t xml:space="preserve">as high as 19C on MODIS (2017) </w:t>
      </w:r>
      <w:r w:rsidRPr="009D2B00">
        <w:t>https://neo.sci.gsfc.nasa.gov/analysis/index.php</w:t>
      </w:r>
    </w:p>
  </w:comment>
  <w:comment w:id="75" w:author="Amanda Droghini" w:date="2018-03-07T08:20:00Z" w:initials="AD">
    <w:p w14:paraId="36C9B24A" w14:textId="77777777" w:rsidR="00E31CFA" w:rsidRDefault="00E31CFA" w:rsidP="00896AF4">
      <w:pPr>
        <w:pStyle w:val="CommentText"/>
      </w:pPr>
      <w:r>
        <w:rPr>
          <w:rStyle w:val="CommentReference"/>
        </w:rPr>
        <w:annotationRef/>
      </w:r>
      <w:r>
        <w:t>Need to actually read Fetzer paper</w:t>
      </w:r>
    </w:p>
  </w:comment>
  <w:comment w:id="82" w:author="Amanda Droghini" w:date="2018-03-12T08:23:00Z" w:initials="AD">
    <w:p w14:paraId="7C1DAED8" w14:textId="44CFBCF3" w:rsidR="00E31CFA" w:rsidRDefault="00E31CFA">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E31CFA" w:rsidRDefault="00E31CFA">
      <w:pPr>
        <w:pStyle w:val="CommentText"/>
      </w:pPr>
      <w:r>
        <w:t>Cite Wasson et a. 2001 Biological invasions of estuaries without international shipping: the importance of intraregional transport</w:t>
      </w:r>
    </w:p>
  </w:comment>
  <w:comment w:id="96" w:author="Amanda Droghini" w:date="2018-02-06T05:47:00Z" w:initials="AD">
    <w:p w14:paraId="1AEE5B5C" w14:textId="77777777" w:rsidR="00E31CFA" w:rsidRDefault="00E31CFA" w:rsidP="006A7E99">
      <w:pPr>
        <w:pStyle w:val="CommentText"/>
      </w:pPr>
      <w:r>
        <w:rPr>
          <w:rStyle w:val="CommentReference"/>
        </w:rPr>
        <w:annotationRef/>
      </w:r>
      <w:r>
        <w:t>More references needed + check that these say what you want them to say. L-R is for fouling species</w:t>
      </w:r>
    </w:p>
  </w:comment>
  <w:comment w:id="115" w:author="Amanda Droghini" w:date="2018-02-06T12:55:00Z" w:initials="AD">
    <w:p w14:paraId="57CE005C" w14:textId="77777777" w:rsidR="00E31CFA" w:rsidRDefault="00E31CFA"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E31CFA" w:rsidRDefault="00E31CFA" w:rsidP="00B31FD6">
      <w:pPr>
        <w:pStyle w:val="CommentText"/>
      </w:pPr>
    </w:p>
    <w:p w14:paraId="6E805556" w14:textId="77777777" w:rsidR="00E31CFA" w:rsidRDefault="00E31CFA"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E31CFA" w:rsidRDefault="00E31CFA" w:rsidP="00B31FD6">
      <w:pPr>
        <w:pStyle w:val="CommentText"/>
      </w:pPr>
    </w:p>
    <w:p w14:paraId="37482056" w14:textId="77777777" w:rsidR="00E31CFA" w:rsidRPr="00453DA1" w:rsidRDefault="00E31CFA"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E31CFA" w:rsidRDefault="00E31CFA" w:rsidP="00B31FD6">
      <w:pPr>
        <w:pStyle w:val="CommentText"/>
      </w:pPr>
    </w:p>
    <w:p w14:paraId="49A8039B" w14:textId="77777777" w:rsidR="00E31CFA" w:rsidRPr="00453DA1" w:rsidRDefault="00E31CFA"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E31CFA" w:rsidRDefault="00E31CFA" w:rsidP="00B31FD6">
      <w:pPr>
        <w:pStyle w:val="CommentText"/>
      </w:pPr>
    </w:p>
    <w:p w14:paraId="7015EDA7" w14:textId="77777777" w:rsidR="00E31CFA" w:rsidRPr="00DF1768" w:rsidRDefault="00E31CFA"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E31CFA" w:rsidRDefault="00E31CFA" w:rsidP="00B31FD6">
      <w:pPr>
        <w:pStyle w:val="CommentText"/>
      </w:pPr>
    </w:p>
    <w:p w14:paraId="1F4F3424" w14:textId="77777777" w:rsidR="00E31CFA" w:rsidRPr="00DF1768" w:rsidRDefault="00E31CFA"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E31CFA" w:rsidRDefault="00E31CFA" w:rsidP="00B31FD6">
      <w:pPr>
        <w:pStyle w:val="CommentText"/>
      </w:pPr>
    </w:p>
  </w:comment>
  <w:comment w:id="127" w:author="Amanda Droghini" w:date="2018-03-12T08:26:00Z" w:initials="AD">
    <w:p w14:paraId="326093C0" w14:textId="07DC7638" w:rsidR="00E31CFA" w:rsidRDefault="00E31CFA">
      <w:pPr>
        <w:pStyle w:val="CommentText"/>
      </w:pPr>
      <w:r>
        <w:rPr>
          <w:rStyle w:val="CommentReference"/>
        </w:rPr>
        <w:annotationRef/>
      </w:r>
      <w:r>
        <w:t>Reword to omit ranking system?</w:t>
      </w:r>
    </w:p>
  </w:comment>
  <w:comment w:id="132" w:author="Jordan Watson - NOAA Federal" w:date="2017-10-02T17:35:00Z" w:initials="">
    <w:p w14:paraId="70283FEF" w14:textId="77777777" w:rsidR="00E31CFA" w:rsidRDefault="00E31CFA"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731AA7ED" w15:done="0"/>
  <w15:commentEx w15:paraId="2851A639" w15:done="0"/>
  <w15:commentEx w15:paraId="6E6903C5" w15:done="0"/>
  <w15:commentEx w15:paraId="614C0580" w15:done="0"/>
  <w15:commentEx w15:paraId="383BDECE" w15:done="0"/>
  <w15:commentEx w15:paraId="7C871970" w15:done="0"/>
  <w15:commentEx w15:paraId="494BE397" w15:done="0"/>
  <w15:commentEx w15:paraId="6A6279A6" w15:done="0"/>
  <w15:commentEx w15:paraId="74A39A1C" w15:done="0"/>
  <w15:commentEx w15:paraId="7389DDCD" w15:done="0"/>
  <w15:commentEx w15:paraId="7D70480F" w15:done="0"/>
  <w15:commentEx w15:paraId="4605BA59" w15:done="0"/>
  <w15:commentEx w15:paraId="0352A055" w15:done="0"/>
  <w15:commentEx w15:paraId="13DD95D4" w15:done="0"/>
  <w15:commentEx w15:paraId="36C9B24A"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731AA7ED" w16cid:durableId="1E71BBE4"/>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94BE397" w16cid:durableId="1E6B6C12"/>
  <w16cid:commentId w16cid:paraId="6A6279A6" w16cid:durableId="1E364EBA"/>
  <w16cid:commentId w16cid:paraId="74A39A1C" w16cid:durableId="1E5C8864"/>
  <w16cid:commentId w16cid:paraId="7389DDCD" w16cid:durableId="1E5C8862"/>
  <w16cid:commentId w16cid:paraId="7D70480F" w16cid:durableId="1E364EC7"/>
  <w16cid:commentId w16cid:paraId="4605BA59" w16cid:durableId="1E364EC5"/>
  <w16cid:commentId w16cid:paraId="0352A055" w16cid:durableId="1E5F3156"/>
  <w16cid:commentId w16cid:paraId="13DD95D4" w16cid:durableId="1E4A21B2"/>
  <w16cid:commentId w16cid:paraId="36C9B24A"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621D2" w14:textId="77777777" w:rsidR="00D6089C" w:rsidRDefault="00D6089C">
      <w:r>
        <w:separator/>
      </w:r>
    </w:p>
  </w:endnote>
  <w:endnote w:type="continuationSeparator" w:id="0">
    <w:p w14:paraId="3EF44B27" w14:textId="77777777" w:rsidR="00D6089C" w:rsidRDefault="00D60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E31CFA" w:rsidRDefault="00E31C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E31CFA" w:rsidRDefault="00E31C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E31CFA" w:rsidRDefault="00E31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DFE61" w14:textId="77777777" w:rsidR="00D6089C" w:rsidRDefault="00D6089C">
      <w:r>
        <w:separator/>
      </w:r>
    </w:p>
  </w:footnote>
  <w:footnote w:type="continuationSeparator" w:id="0">
    <w:p w14:paraId="1EA55314" w14:textId="77777777" w:rsidR="00D6089C" w:rsidRDefault="00D6089C">
      <w:r>
        <w:continuationSeparator/>
      </w:r>
    </w:p>
  </w:footnote>
  <w:footnote w:id="1">
    <w:p w14:paraId="074BAA2A" w14:textId="27B1433F" w:rsidR="00E31CFA" w:rsidRPr="00E32670" w:rsidRDefault="00E31CFA"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E31CFA" w:rsidRDefault="00E31C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E31CFA" w:rsidRDefault="00E31C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E31CFA" w:rsidRDefault="00E31C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0FA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D9D"/>
    <w:rsid w:val="00063D00"/>
    <w:rsid w:val="00064B8D"/>
    <w:rsid w:val="00070654"/>
    <w:rsid w:val="00072121"/>
    <w:rsid w:val="00072C07"/>
    <w:rsid w:val="00073FE7"/>
    <w:rsid w:val="00085CD3"/>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46481"/>
    <w:rsid w:val="0015147A"/>
    <w:rsid w:val="001532D3"/>
    <w:rsid w:val="001564A4"/>
    <w:rsid w:val="00157A7E"/>
    <w:rsid w:val="00161A9A"/>
    <w:rsid w:val="00164C65"/>
    <w:rsid w:val="00177A13"/>
    <w:rsid w:val="001817D4"/>
    <w:rsid w:val="0018334C"/>
    <w:rsid w:val="00186DB4"/>
    <w:rsid w:val="00187CB4"/>
    <w:rsid w:val="0019053F"/>
    <w:rsid w:val="001927F5"/>
    <w:rsid w:val="0019502F"/>
    <w:rsid w:val="00195255"/>
    <w:rsid w:val="00196A25"/>
    <w:rsid w:val="001A349A"/>
    <w:rsid w:val="001A5234"/>
    <w:rsid w:val="001A77BE"/>
    <w:rsid w:val="001A7D7E"/>
    <w:rsid w:val="001B0CB7"/>
    <w:rsid w:val="001C0A2F"/>
    <w:rsid w:val="001C0CBC"/>
    <w:rsid w:val="001C4E41"/>
    <w:rsid w:val="001C6748"/>
    <w:rsid w:val="001D152E"/>
    <w:rsid w:val="001D23FF"/>
    <w:rsid w:val="001D47D2"/>
    <w:rsid w:val="001D6B6C"/>
    <w:rsid w:val="001E7EE1"/>
    <w:rsid w:val="001F21DA"/>
    <w:rsid w:val="001F21DC"/>
    <w:rsid w:val="001F394D"/>
    <w:rsid w:val="001F4B8E"/>
    <w:rsid w:val="001F50C0"/>
    <w:rsid w:val="001F7D29"/>
    <w:rsid w:val="00205792"/>
    <w:rsid w:val="00205E38"/>
    <w:rsid w:val="002066AD"/>
    <w:rsid w:val="002079A6"/>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2868"/>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0135"/>
    <w:rsid w:val="002914CD"/>
    <w:rsid w:val="00293856"/>
    <w:rsid w:val="002960CC"/>
    <w:rsid w:val="002970F2"/>
    <w:rsid w:val="002A0BDF"/>
    <w:rsid w:val="002A2406"/>
    <w:rsid w:val="002A27DE"/>
    <w:rsid w:val="002A54CF"/>
    <w:rsid w:val="002A668A"/>
    <w:rsid w:val="002A7CF1"/>
    <w:rsid w:val="002B0BC1"/>
    <w:rsid w:val="002B2B80"/>
    <w:rsid w:val="002C0847"/>
    <w:rsid w:val="002C0D16"/>
    <w:rsid w:val="002C22E2"/>
    <w:rsid w:val="002C5B97"/>
    <w:rsid w:val="002C63BF"/>
    <w:rsid w:val="002C6B2A"/>
    <w:rsid w:val="002C6F48"/>
    <w:rsid w:val="002D198B"/>
    <w:rsid w:val="002D6E7F"/>
    <w:rsid w:val="002D79CA"/>
    <w:rsid w:val="002E266D"/>
    <w:rsid w:val="002E3D84"/>
    <w:rsid w:val="002E4709"/>
    <w:rsid w:val="002F13A8"/>
    <w:rsid w:val="002F224B"/>
    <w:rsid w:val="00302228"/>
    <w:rsid w:val="00304FD5"/>
    <w:rsid w:val="003052F6"/>
    <w:rsid w:val="00312316"/>
    <w:rsid w:val="00313287"/>
    <w:rsid w:val="003152F8"/>
    <w:rsid w:val="00321C48"/>
    <w:rsid w:val="0032208A"/>
    <w:rsid w:val="00327327"/>
    <w:rsid w:val="00330E88"/>
    <w:rsid w:val="00331B0C"/>
    <w:rsid w:val="0033218A"/>
    <w:rsid w:val="00333477"/>
    <w:rsid w:val="00334627"/>
    <w:rsid w:val="003346C6"/>
    <w:rsid w:val="003359FF"/>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1BB5"/>
    <w:rsid w:val="00412EE5"/>
    <w:rsid w:val="00415C24"/>
    <w:rsid w:val="00417A0C"/>
    <w:rsid w:val="00420358"/>
    <w:rsid w:val="00421111"/>
    <w:rsid w:val="00424288"/>
    <w:rsid w:val="004261C9"/>
    <w:rsid w:val="00426251"/>
    <w:rsid w:val="00432C42"/>
    <w:rsid w:val="00433E19"/>
    <w:rsid w:val="004342F6"/>
    <w:rsid w:val="0043774D"/>
    <w:rsid w:val="004403F9"/>
    <w:rsid w:val="00453DA1"/>
    <w:rsid w:val="00453E8A"/>
    <w:rsid w:val="004550D2"/>
    <w:rsid w:val="00455296"/>
    <w:rsid w:val="004567AE"/>
    <w:rsid w:val="00463580"/>
    <w:rsid w:val="00465026"/>
    <w:rsid w:val="0046506E"/>
    <w:rsid w:val="004677DF"/>
    <w:rsid w:val="00474F40"/>
    <w:rsid w:val="00475A9D"/>
    <w:rsid w:val="00477824"/>
    <w:rsid w:val="00481725"/>
    <w:rsid w:val="00485DAF"/>
    <w:rsid w:val="00486F74"/>
    <w:rsid w:val="0049214D"/>
    <w:rsid w:val="00493AC7"/>
    <w:rsid w:val="00494297"/>
    <w:rsid w:val="004958C4"/>
    <w:rsid w:val="00497619"/>
    <w:rsid w:val="0049781C"/>
    <w:rsid w:val="004A259C"/>
    <w:rsid w:val="004A49E0"/>
    <w:rsid w:val="004A54A8"/>
    <w:rsid w:val="004A5892"/>
    <w:rsid w:val="004B1228"/>
    <w:rsid w:val="004B1A2D"/>
    <w:rsid w:val="004B585F"/>
    <w:rsid w:val="004B5D5A"/>
    <w:rsid w:val="004B7925"/>
    <w:rsid w:val="004C0817"/>
    <w:rsid w:val="004C4732"/>
    <w:rsid w:val="004C6542"/>
    <w:rsid w:val="004D0D7C"/>
    <w:rsid w:val="004D0EA5"/>
    <w:rsid w:val="004D36DB"/>
    <w:rsid w:val="004D442F"/>
    <w:rsid w:val="004D5A7F"/>
    <w:rsid w:val="004D68B2"/>
    <w:rsid w:val="004E13B4"/>
    <w:rsid w:val="004E1D0A"/>
    <w:rsid w:val="004E5AE9"/>
    <w:rsid w:val="004E6C5F"/>
    <w:rsid w:val="004F3ACF"/>
    <w:rsid w:val="004F5005"/>
    <w:rsid w:val="004F6FD9"/>
    <w:rsid w:val="00511752"/>
    <w:rsid w:val="00513CC1"/>
    <w:rsid w:val="00514A02"/>
    <w:rsid w:val="00515D8C"/>
    <w:rsid w:val="005174C1"/>
    <w:rsid w:val="005213A8"/>
    <w:rsid w:val="00523C49"/>
    <w:rsid w:val="00524D75"/>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BE"/>
    <w:rsid w:val="006754F0"/>
    <w:rsid w:val="00684C61"/>
    <w:rsid w:val="0069134C"/>
    <w:rsid w:val="006914F3"/>
    <w:rsid w:val="0069537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4A93"/>
    <w:rsid w:val="00755D12"/>
    <w:rsid w:val="00756904"/>
    <w:rsid w:val="00757DB6"/>
    <w:rsid w:val="007652B7"/>
    <w:rsid w:val="00766AB0"/>
    <w:rsid w:val="00767A1D"/>
    <w:rsid w:val="00772381"/>
    <w:rsid w:val="0077242A"/>
    <w:rsid w:val="00774480"/>
    <w:rsid w:val="00775293"/>
    <w:rsid w:val="007766F9"/>
    <w:rsid w:val="0077738C"/>
    <w:rsid w:val="007809B2"/>
    <w:rsid w:val="00781DE5"/>
    <w:rsid w:val="00782669"/>
    <w:rsid w:val="00782C85"/>
    <w:rsid w:val="0078321A"/>
    <w:rsid w:val="00784D3F"/>
    <w:rsid w:val="00786E0A"/>
    <w:rsid w:val="00787DC1"/>
    <w:rsid w:val="007909FD"/>
    <w:rsid w:val="00790F30"/>
    <w:rsid w:val="00794004"/>
    <w:rsid w:val="00794A46"/>
    <w:rsid w:val="007B1D53"/>
    <w:rsid w:val="007B2C89"/>
    <w:rsid w:val="007B3F75"/>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5811"/>
    <w:rsid w:val="00816CE9"/>
    <w:rsid w:val="00816E00"/>
    <w:rsid w:val="0082239D"/>
    <w:rsid w:val="008265CB"/>
    <w:rsid w:val="00830F64"/>
    <w:rsid w:val="00832D93"/>
    <w:rsid w:val="00833FB3"/>
    <w:rsid w:val="00834120"/>
    <w:rsid w:val="00841C8D"/>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96AF4"/>
    <w:rsid w:val="008A4770"/>
    <w:rsid w:val="008A5823"/>
    <w:rsid w:val="008A6F2B"/>
    <w:rsid w:val="008A7393"/>
    <w:rsid w:val="008B4029"/>
    <w:rsid w:val="008B55CA"/>
    <w:rsid w:val="008B7E7F"/>
    <w:rsid w:val="008C2D70"/>
    <w:rsid w:val="008C40EA"/>
    <w:rsid w:val="008C5BFA"/>
    <w:rsid w:val="008C61BC"/>
    <w:rsid w:val="008C7427"/>
    <w:rsid w:val="008D10E9"/>
    <w:rsid w:val="008D1449"/>
    <w:rsid w:val="008D29CF"/>
    <w:rsid w:val="008D41D7"/>
    <w:rsid w:val="008D7766"/>
    <w:rsid w:val="008E0ACC"/>
    <w:rsid w:val="008E48CA"/>
    <w:rsid w:val="008E791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18C9"/>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5227"/>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0B6E"/>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0665"/>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7F9"/>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B25"/>
    <w:rsid w:val="00CE13E2"/>
    <w:rsid w:val="00CE457C"/>
    <w:rsid w:val="00CE4D21"/>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089C"/>
    <w:rsid w:val="00D63B8D"/>
    <w:rsid w:val="00D63D8F"/>
    <w:rsid w:val="00D653F8"/>
    <w:rsid w:val="00D655FC"/>
    <w:rsid w:val="00D6773C"/>
    <w:rsid w:val="00D70AAA"/>
    <w:rsid w:val="00D75529"/>
    <w:rsid w:val="00D8384C"/>
    <w:rsid w:val="00D87C60"/>
    <w:rsid w:val="00D93C22"/>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23A01"/>
    <w:rsid w:val="00E24DC6"/>
    <w:rsid w:val="00E2546C"/>
    <w:rsid w:val="00E25C44"/>
    <w:rsid w:val="00E261EE"/>
    <w:rsid w:val="00E27BBF"/>
    <w:rsid w:val="00E30B47"/>
    <w:rsid w:val="00E31CFA"/>
    <w:rsid w:val="00E31E78"/>
    <w:rsid w:val="00E32670"/>
    <w:rsid w:val="00E33ADB"/>
    <w:rsid w:val="00E34CE5"/>
    <w:rsid w:val="00E35792"/>
    <w:rsid w:val="00E40410"/>
    <w:rsid w:val="00E46898"/>
    <w:rsid w:val="00E46B5D"/>
    <w:rsid w:val="00E46D10"/>
    <w:rsid w:val="00E52D10"/>
    <w:rsid w:val="00E63DC8"/>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B74B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1426D"/>
    <w:rsid w:val="00F22EC1"/>
    <w:rsid w:val="00F24EA9"/>
    <w:rsid w:val="00F25BE1"/>
    <w:rsid w:val="00F266D4"/>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0DE0"/>
    <w:rsid w:val="00F9366C"/>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0817"/>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9C3C25-A13B-974F-8752-EC361F1FE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33</Pages>
  <Words>46258</Words>
  <Characters>263677</Characters>
  <Application>Microsoft Office Word</Application>
  <DocSecurity>0</DocSecurity>
  <Lines>2197</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147</cp:revision>
  <dcterms:created xsi:type="dcterms:W3CDTF">2018-03-08T01:35:00Z</dcterms:created>
  <dcterms:modified xsi:type="dcterms:W3CDTF">2018-04-23T19:02:00Z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