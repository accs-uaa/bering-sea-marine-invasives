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r>
        <w:rPr>
          <w:color w:val="222222"/>
          <w:highlight w:val="white"/>
        </w:rPr>
        <w:t>Hydrobiologia</w:t>
      </w:r>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r w:rsidRPr="00CA4945">
        <w:rPr>
          <w:color w:val="222222"/>
          <w:highlight w:val="white"/>
        </w:rPr>
        <w:t>PLoS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5891DEC8" w:rsidR="00723773" w:rsidRPr="00CA4945" w:rsidRDefault="00874591" w:rsidP="00BB5655">
      <w:pPr>
        <w:pStyle w:val="Heading1"/>
      </w:pPr>
      <w:bookmarkStart w:id="1" w:name="_3gj8dlnf4yge" w:colFirst="0" w:colLast="0"/>
      <w:bookmarkEnd w:id="1"/>
      <w:r w:rsidRPr="00CA4945">
        <w:lastRenderedPageBreak/>
        <w:t>Title: What l</w:t>
      </w:r>
      <w:r w:rsidR="000434AA">
        <w:t>imits 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survival and reproduction</w:t>
      </w:r>
      <w:r w:rsidRPr="00CA4945">
        <w:t xml:space="preserve"> in the </w:t>
      </w:r>
      <w:commentRangeStart w:id="2"/>
      <w:r w:rsidRPr="00CA4945">
        <w:t>Bering Sea</w:t>
      </w:r>
      <w:commentRangeEnd w:id="2"/>
      <w:r w:rsidR="00A41FC7">
        <w:rPr>
          <w:rStyle w:val="CommentReference"/>
          <w:rFonts w:ascii="Arial" w:hAnsi="Arial" w:cs="Arial"/>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5435D888" w:rsidR="001F394D" w:rsidRPr="001F394D" w:rsidRDefault="00C06175" w:rsidP="001F394D">
      <w:pPr>
        <w:spacing w:line="360" w:lineRule="auto"/>
        <w:contextualSpacing/>
      </w:pPr>
      <w:r>
        <w:t xml:space="preserve">Cold </w:t>
      </w:r>
      <w:r w:rsidR="001F394D">
        <w:t>water</w:t>
      </w:r>
      <w:r>
        <w:t xml:space="preserve"> temperature</w:t>
      </w:r>
      <w:r w:rsidR="001F394D">
        <w:t xml:space="preserve">s and </w:t>
      </w:r>
      <w:del w:id="10" w:author="Amanda Droghini" w:date="2018-03-16T09:20:00Z">
        <w:r w:rsidR="001F394D" w:rsidDel="000B0DC8">
          <w:delText xml:space="preserve">low </w:delText>
        </w:r>
      </w:del>
      <w:ins w:id="11" w:author="Amanda Droghini" w:date="2018-03-16T09:20:00Z">
        <w:r w:rsidR="000B0DC8">
          <w:t xml:space="preserve">minimal </w:t>
        </w:r>
      </w:ins>
      <w:r w:rsidR="001F394D">
        <w:t>shipping traffic are expected to limit b</w:t>
      </w:r>
      <w:r w:rsidR="001F394D" w:rsidRPr="004433B3">
        <w:t>iological introductions</w:t>
      </w:r>
      <w:r w:rsidR="001F394D">
        <w:t xml:space="preserve"> in polar ecosystems, </w:t>
      </w:r>
      <w:r>
        <w:t xml:space="preserve">but </w:t>
      </w:r>
      <w:ins w:id="12" w:author="Amanda Droghini" w:date="2018-03-16T09:22:00Z">
        <w:r w:rsidR="000B0DC8">
          <w:t xml:space="preserve">evaluations of </w:t>
        </w:r>
      </w:ins>
      <w:r w:rsidR="001F394D">
        <w:t>th</w:t>
      </w:r>
      <w:ins w:id="13" w:author="Amanda Droghini" w:date="2018-03-16T09:20:00Z">
        <w:r w:rsidR="000B0DC8">
          <w:t xml:space="preserve">is expectation </w:t>
        </w:r>
      </w:ins>
      <w:ins w:id="14" w:author="Amanda Droghini" w:date="2018-03-16T09:22:00Z">
        <w:r w:rsidR="000B0DC8">
          <w:t>across multiple taxa and life stages are lacking.</w:t>
        </w:r>
      </w:ins>
      <w:del w:id="15" w:author="Amanda Droghini" w:date="2018-03-16T09:21:00Z">
        <w:r w:rsidR="001F394D" w:rsidDel="000B0DC8">
          <w:delText>have</w:delText>
        </w:r>
        <w:r w:rsidR="00816CE9" w:rsidDel="000B0DC8">
          <w:delText xml:space="preserve"> </w:delText>
        </w:r>
      </w:del>
      <w:del w:id="16" w:author="Amanda Droghini" w:date="2018-03-16T09:23:00Z">
        <w:r w:rsidR="001F394D" w:rsidDel="000B0DC8">
          <w:delText>rarely</w:delText>
        </w:r>
        <w:r w:rsidR="00816CE9" w:rsidDel="000B0DC8">
          <w:delText xml:space="preserve"> been e</w:delText>
        </w:r>
        <w:r w:rsidR="001F394D" w:rsidDel="000B0DC8">
          <w:delText>xplored</w:delText>
        </w:r>
        <w:r w:rsidDel="000B0DC8">
          <w:delText xml:space="preserve"> across several taxa and multiple stages of invasions</w:delText>
        </w:r>
        <w:r w:rsidR="002A27DE" w:rsidRPr="00AD0B6C" w:rsidDel="000B0DC8">
          <w:delText>.</w:delText>
        </w:r>
      </w:del>
      <w:r w:rsidR="002A27DE"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rsidR="002A27DE">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taxa-specific, 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t>the Bering Sea</w:t>
      </w:r>
      <w:r w:rsidR="001F394D">
        <w:t xml:space="preserve"> projected by three regional ocean models. We</w:t>
      </w:r>
      <w:r w:rsidR="002A27DE">
        <w:t xml:space="preserve"> </w:t>
      </w:r>
      <w:r w:rsidR="001F394D">
        <w:rPr>
          <w:rFonts w:eastAsia="Calibri"/>
        </w:rPr>
        <w:t xml:space="preserve">investigated </w:t>
      </w:r>
      <w:r>
        <w:rPr>
          <w:rFonts w:eastAsia="Calibri"/>
        </w:rPr>
        <w:t xml:space="preserve">climate-driven </w:t>
      </w:r>
      <w:r w:rsidR="001F394D">
        <w:rPr>
          <w:rFonts w:eastAsia="Calibri"/>
        </w:rPr>
        <w:t xml:space="preserve">changes in habitat suitability </w:t>
      </w:r>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w:t>
      </w:r>
      <w:ins w:id="17" w:author="Amanda Droghini" w:date="2018-03-16T09:24:00Z">
        <w:r w:rsidR="000B0DC8">
          <w:t xml:space="preserve">have been </w:t>
        </w:r>
      </w:ins>
      <w:del w:id="18" w:author="Amanda Droghini" w:date="2018-03-16T09:25:00Z">
        <w:r w:rsidR="001F394D" w:rsidDel="000B0DC8">
          <w:delText xml:space="preserve">are </w:delText>
        </w:r>
      </w:del>
      <w:r w:rsidR="001F394D">
        <w:t>annually covered by sea ice and have</w:t>
      </w:r>
      <w:ins w:id="19" w:author="Amanda Droghini" w:date="2018-03-16T09:25:00Z">
        <w:r w:rsidR="000B0DC8">
          <w:t xml:space="preserve"> had</w:t>
        </w:r>
      </w:ins>
      <w:r w:rsidR="001F394D">
        <w:t xml:space="preserve"> winter water temperatures below </w:t>
      </w:r>
      <w:r w:rsidR="001F394D" w:rsidRPr="001A77BE">
        <w:t>0°C</w:t>
      </w:r>
      <w:r w:rsidR="001F394D">
        <w:t xml:space="preserve">, </w:t>
      </w:r>
      <w:ins w:id="20" w:author="Amanda Droghini" w:date="2018-03-16T09:25:00Z">
        <w:r w:rsidR="000B0DC8">
          <w:t>were</w:t>
        </w:r>
      </w:ins>
      <w:del w:id="21" w:author="Amanda Droghini" w:date="2018-03-16T09:25:00Z">
        <w:r w:rsidR="001F394D" w:rsidDel="000B0DC8">
          <w:delText>are</w:delText>
        </w:r>
      </w:del>
      <w:r w:rsidR="001F394D">
        <w:t xml:space="preserv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development. </w:t>
      </w:r>
      <w:r w:rsidR="0064363B">
        <w:t xml:space="preserve">We found substantial trans-oceanic cargo and fishing vessel traffic and ballast water discharge, with the greatest amount occurring in Dutch Harbor, which serves as a hub connected to local ports throughout the Bering Sea. </w:t>
      </w:r>
      <w:r w:rsidR="001F394D">
        <w:t xml:space="preserve">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22" w:name="_pbl1j7mdidxp" w:colFirst="0" w:colLast="0"/>
      <w:bookmarkStart w:id="23" w:name="_voybw5xrckbg" w:colFirst="0" w:colLast="0"/>
      <w:bookmarkEnd w:id="22"/>
      <w:bookmarkEnd w:id="23"/>
      <w:commentRangeStart w:id="24"/>
      <w:r w:rsidRPr="00CA4945">
        <w:lastRenderedPageBreak/>
        <w:t>Introduction</w:t>
      </w:r>
      <w:commentRangeEnd w:id="24"/>
      <w:r w:rsidR="006466BF">
        <w:rPr>
          <w:rStyle w:val="CommentReference"/>
          <w:rFonts w:ascii="Arial" w:hAnsi="Arial" w:cs="Arial"/>
          <w:b w:val="0"/>
        </w:rPr>
        <w:commentReference w:id="24"/>
      </w:r>
    </w:p>
    <w:p w14:paraId="6CF7C39A" w14:textId="15DBF853" w:rsidR="000200CF" w:rsidRDefault="005D58EC" w:rsidP="000200CF">
      <w:pPr>
        <w:spacing w:line="360" w:lineRule="auto"/>
      </w:pPr>
      <w:bookmarkStart w:id="25" w:name="_bfvbetu0f9fx" w:colFirst="0" w:colLast="0"/>
      <w:bookmarkEnd w:id="25"/>
      <w:r>
        <w:rPr>
          <w:highlight w:val="cyan"/>
        </w:rPr>
        <w:t>Non-indigenous species (NIS) are a global concern, and the ability to predict the factors that limit or promote invasions is….</w:t>
      </w:r>
      <w:r w:rsidRPr="005D58EC">
        <w:rPr>
          <w:highlight w:val="cyan"/>
        </w:rPr>
        <w:t>.</w:t>
      </w:r>
      <w:r>
        <w:t xml:space="preserve"> In marine systems, vessel traffic and water</w:t>
      </w:r>
      <w:r w:rsidR="000E0809">
        <w:rPr>
          <w:rStyle w:val="CommentReference"/>
          <w:rFonts w:ascii="Arial" w:eastAsia="Arial" w:hAnsi="Arial" w:cs="Arial"/>
          <w:color w:val="000000"/>
          <w:lang w:val="en-US" w:eastAsia="en-US"/>
        </w:rPr>
        <w:commentReference w:id="26"/>
      </w:r>
      <w:r w:rsidR="009B1665" w:rsidRPr="002556C6">
        <w:t xml:space="preserve"> </w:t>
      </w:r>
      <w:r w:rsidR="00F753FC">
        <w:t>temperature</w:t>
      </w:r>
      <w:r w:rsidR="00F753FC" w:rsidRPr="00CA4945">
        <w:t xml:space="preserve"> </w:t>
      </w:r>
      <w:r w:rsidR="00F753FC" w:rsidRPr="002556C6">
        <w:t>are</w:t>
      </w:r>
      <w:r w:rsidR="00F753FC" w:rsidRPr="00CA4945">
        <w:t xml:space="preserve"> strong, predicti</w:t>
      </w:r>
      <w:r w:rsidR="00F753FC">
        <w:t>ve</w:t>
      </w:r>
      <w:r w:rsidR="00F753FC" w:rsidRPr="00CA4945">
        <w:t xml:space="preserve"> factors of </w:t>
      </w:r>
      <w:r w:rsidR="00F753FC">
        <w:t xml:space="preserve">the </w:t>
      </w:r>
      <w:r w:rsidR="00FA27FD">
        <w:t xml:space="preserve">distribution and invasion potential of </w:t>
      </w:r>
      <w:r>
        <w:t>NIS</w:t>
      </w:r>
      <w:r w:rsidR="000E0809">
        <w:t xml:space="preserve">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rsidR="00FA27FD">
        <w:t xml:space="preserve"> </w:t>
      </w:r>
      <w:r w:rsidR="00DB2412">
        <w:t xml:space="preserve">Nowadays, ships are the main vectors by which NIS are </w:t>
      </w:r>
      <w:r w:rsidR="00CD3939">
        <w:t>transported</w:t>
      </w:r>
      <w:r w:rsidR="00DB2412">
        <w:t xml:space="preserve"> to new regions</w:t>
      </w:r>
      <w:r w:rsidR="00CD3939">
        <w:t xml:space="preserve"> </w:t>
      </w:r>
      <w:r>
        <w:fldChar w:fldCharType="begin" w:fldLock="1"/>
      </w:r>
      <w:r>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fldChar w:fldCharType="separate"/>
      </w:r>
      <w:r w:rsidRPr="00E848FF">
        <w:rPr>
          <w:noProof/>
        </w:rPr>
        <w:t>(Ruiz et al. 1997, Molnar et al. 2008)</w:t>
      </w:r>
      <w:r>
        <w:fldChar w:fldCharType="end"/>
      </w:r>
      <w:r w:rsidR="00CD3939">
        <w:t xml:space="preserve">. </w:t>
      </w:r>
      <w:r w:rsidR="00DB2412">
        <w:t>A</w:t>
      </w:r>
      <w:del w:id="27" w:author="Amanda Droghini" w:date="2018-03-21T22:13:00Z">
        <w:r w:rsidR="00DB2412" w:rsidDel="00DB2412">
          <w:delText xml:space="preserve">Because higher rates of introductions increases the probability of a successful invasion </w:delText>
        </w:r>
      </w:del>
      <w:r w:rsidR="00DB2412">
        <w:t>reas with little shipping traffic are therefore predicted to be less at risk than high-traffic regions, though this relationship is not without its complexities.</w:t>
      </w:r>
      <w:r>
        <w:t xml:space="preserve"> </w:t>
      </w:r>
      <w:r w:rsidR="00DB2412">
        <w:t>P</w:t>
      </w:r>
      <w:r w:rsidR="00D55E42">
        <w:t xml:space="preserve">atterns of vessel traffic – including the port of origin, the route taken, the duration of the voyage, the type of ship, and the difference in environmental conditions between origin and recipient ports – collectively influence the diversity, number, and frequency of these introductions </w:t>
      </w:r>
      <w:r w:rsidR="00D55E42">
        <w:fldChar w:fldCharType="begin" w:fldLock="1"/>
      </w:r>
      <w:r w:rsidR="00D55E42">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fldChar w:fldCharType="separate"/>
      </w:r>
      <w:r w:rsidR="00D55E42" w:rsidRPr="00D363FA">
        <w:rPr>
          <w:noProof/>
        </w:rPr>
        <w:t>(Verling et al. 2005, Colautti et al. 2006, Miller and Ruiz 2014)</w:t>
      </w:r>
      <w:r w:rsidR="00D55E42">
        <w:fldChar w:fldCharType="end"/>
      </w:r>
      <w:r w:rsidR="00D55E42">
        <w:t xml:space="preserve">. Meanwhile,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survival and establishment</w:t>
      </w:r>
      <w:r w:rsidR="00D55E42">
        <w:t>, especially in cold water systems</w:t>
      </w:r>
      <w:r w:rsidR="00772381">
        <w:t xml:space="preserve"> </w:t>
      </w:r>
      <w:r w:rsidR="00B37649">
        <w:fldChar w:fldCharType="begin" w:fldLock="1"/>
      </w:r>
      <w:r w:rsidR="00D55E42">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Monaco and Helmuth 2011)" }, "properties" : {  }, "schema" : "https://github.com/citation-style-language/schema/raw/master/csl-citation.json" }</w:instrText>
      </w:r>
      <w:r w:rsidR="00B37649">
        <w:fldChar w:fldCharType="separate"/>
      </w:r>
      <w:r w:rsidR="00D55E42" w:rsidRPr="00D55E42">
        <w:rPr>
          <w:noProof/>
        </w:rPr>
        <w:t>(Ruiz and Hewitt 2009)</w:t>
      </w:r>
      <w:r w:rsidR="00B37649">
        <w:fldChar w:fldCharType="end"/>
      </w:r>
      <w:r w:rsidR="00B37649">
        <w:t xml:space="preserve">. </w:t>
      </w:r>
      <w:r w:rsidR="00D55E42">
        <w:t xml:space="preserve">Because most NIS originate from temperate and tropical regions, their optimal thermal ranges are several degrees warmer than the minimum water temperatures encountered in cold-temperate or polar systems </w:t>
      </w:r>
      <w:r w:rsidR="00D55E42" w:rsidRPr="00B37649">
        <w:rPr>
          <w:highlight w:val="yellow"/>
        </w:rPr>
        <w:fldChar w:fldCharType="begin" w:fldLock="1"/>
      </w:r>
      <w:r w:rsidR="00D55E4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D55E42" w:rsidRPr="00B37649">
        <w:rPr>
          <w:highlight w:val="yellow"/>
        </w:rPr>
        <w:fldChar w:fldCharType="separate"/>
      </w:r>
      <w:r w:rsidR="00D55E42" w:rsidRPr="00B37649">
        <w:rPr>
          <w:noProof/>
          <w:highlight w:val="yellow"/>
        </w:rPr>
        <w:t>(Lord et al. 2015)</w:t>
      </w:r>
      <w:r w:rsidR="00D55E42" w:rsidRPr="00B37649">
        <w:rPr>
          <w:highlight w:val="yellow"/>
        </w:rPr>
        <w:fldChar w:fldCharType="end"/>
      </w:r>
      <w:r w:rsidR="00D55E42" w:rsidRPr="00B37649">
        <w:rPr>
          <w:highlight w:val="yellow"/>
        </w:rPr>
        <w:t>.</w:t>
      </w:r>
      <w:r w:rsidR="00D55E42">
        <w:t xml:space="preserve">  Water </w:t>
      </w:r>
      <w:r w:rsidR="00D55E42" w:rsidRPr="00D55E42">
        <w:t>temperatures</w:t>
      </w:r>
      <w:r w:rsidR="00977402" w:rsidRPr="00D55E42">
        <w:t xml:space="preserve"> below optimal thresholds</w:t>
      </w:r>
      <w:r w:rsidR="00D55E42" w:rsidRPr="00D55E42">
        <w:t xml:space="preserve"> can have a negative effect on</w:t>
      </w:r>
      <w:r w:rsidR="00977402" w:rsidRPr="00D55E42">
        <w:t xml:space="preserve"> behavioural, metabolic, and cellular processes; if temperatures drop below a critical threshold, mortality ensues </w:t>
      </w:r>
      <w:r w:rsidR="00977402" w:rsidRPr="00D55E42">
        <w:fldChar w:fldCharType="begin" w:fldLock="1"/>
      </w:r>
      <w:r w:rsidR="00977402" w:rsidRPr="00D55E42">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D55E42">
        <w:fldChar w:fldCharType="separate"/>
      </w:r>
      <w:r w:rsidR="00977402" w:rsidRPr="00D55E42">
        <w:rPr>
          <w:noProof/>
        </w:rPr>
        <w:t>(Pörtner 2001, Kassahn et al. 2009)</w:t>
      </w:r>
      <w:r w:rsidR="00977402" w:rsidRPr="00D55E42">
        <w:fldChar w:fldCharType="end"/>
      </w:r>
      <w:r w:rsidR="00977402" w:rsidRPr="00D55E42">
        <w:t>.</w:t>
      </w:r>
      <w:r w:rsidR="00977402">
        <w:t xml:space="preserve"> </w:t>
      </w:r>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28"/>
      <w:commentRangeStart w:id="29"/>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28"/>
      <w:r w:rsidR="00AF591D">
        <w:rPr>
          <w:rStyle w:val="CommentReference"/>
          <w:rFonts w:ascii="Arial" w:eastAsia="Arial" w:hAnsi="Arial" w:cs="Arial"/>
          <w:color w:val="000000"/>
          <w:lang w:val="en-US" w:eastAsia="en-US"/>
        </w:rPr>
        <w:commentReference w:id="28"/>
      </w:r>
      <w:commentRangeEnd w:id="29"/>
      <w:r w:rsidR="003E257A">
        <w:rPr>
          <w:rStyle w:val="CommentReference"/>
          <w:rFonts w:ascii="Arial" w:eastAsia="Arial" w:hAnsi="Arial" w:cs="Arial"/>
          <w:color w:val="000000"/>
          <w:lang w:val="en-US" w:eastAsia="en-US"/>
        </w:rPr>
        <w:commentReference w:id="29"/>
      </w:r>
      <w:r w:rsidR="00A05012">
        <w:t xml:space="preserve">. </w:t>
      </w:r>
      <w:r w:rsidR="00B37649">
        <w:t>Some</w:t>
      </w:r>
      <w:r w:rsidR="0098675B">
        <w:t xml:space="preserve"> organisms</w:t>
      </w:r>
      <w:r w:rsidR="00B37649">
        <w:t xml:space="preserve"> may not have sufficient time to develop, especially consider</w:t>
      </w:r>
      <w:r w:rsidR="00AF567E">
        <w:t>ing</w:t>
      </w:r>
      <w:r w:rsidR="00B37649">
        <w:t xml:space="preserve"> that </w:t>
      </w:r>
      <w:r w:rsidR="0098675B">
        <w:t xml:space="preserve">there is </w:t>
      </w:r>
      <w:r w:rsidR="00B37649">
        <w:t>often a</w:t>
      </w:r>
      <w:r w:rsidR="0098675B">
        <w:t xml:space="preserve"> strong link between temperature and time to development: </w:t>
      </w:r>
      <w:r w:rsidR="003E257A">
        <w:t>in general</w:t>
      </w:r>
      <w:r w:rsidR="0098675B">
        <w:t xml:space="preserve">,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30"/>
      <w:r w:rsidR="00B76A2B">
        <w:t xml:space="preserve"> </w:t>
      </w:r>
      <w:commentRangeEnd w:id="30"/>
      <w:r w:rsidR="003D7A91">
        <w:rPr>
          <w:rStyle w:val="CommentReference"/>
        </w:rPr>
        <w:commentReference w:id="30"/>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31"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32" w:author="Amanda Droghini" w:date="2018-03-07T17:43:00Z">
        <w:r w:rsidR="003D7A91" w:rsidDel="00122499">
          <w:delText>Th</w:delText>
        </w:r>
        <w:r w:rsidR="00C90B04" w:rsidDel="00122499">
          <w:delText xml:space="preserve">e breakdown of function at cold temperatures for temperate species, </w:delText>
        </w:r>
      </w:del>
      <w:del w:id="33" w:author="Amanda Droghini" w:date="2018-03-07T16:48:00Z">
        <w:r w:rsidR="00C90B04" w:rsidDel="000200CF">
          <w:delText xml:space="preserve">and the high specialization of native Arctic species, </w:delText>
        </w:r>
      </w:del>
      <w:del w:id="34"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35"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36"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3915380A" w:rsidR="001564A4" w:rsidRDefault="00A84A54" w:rsidP="00136228">
      <w:pPr>
        <w:spacing w:line="360" w:lineRule="auto"/>
        <w:contextualSpacing/>
      </w:pPr>
      <w:r>
        <w:t xml:space="preserve">Arctic systems have </w:t>
      </w:r>
      <w:r w:rsidR="005D58EC">
        <w:t xml:space="preserve">historically </w:t>
      </w:r>
      <w:r>
        <w:t>experienced relatively low rates of invasion</w:t>
      </w:r>
      <w:r w:rsidR="00DB2412">
        <w:t>, and it is generally</w:t>
      </w:r>
      <w:r>
        <w:t xml:space="preserve"> </w:t>
      </w:r>
      <w:r w:rsidR="005D58EC">
        <w:t xml:space="preserve">assumed that </w:t>
      </w:r>
      <w:r w:rsidR="00DB2412">
        <w:t xml:space="preserve">this results from </w:t>
      </w:r>
      <w:r w:rsidR="005D58EC">
        <w:t>low vessel traffic and cold water temperatures</w:t>
      </w:r>
      <w:r w:rsidR="00DB2412">
        <w:t>. However,</w:t>
      </w:r>
      <w:r w:rsidR="005D58EC">
        <w:t xml:space="preserve"> these assertions have not often been explored. </w:t>
      </w:r>
      <w:r w:rsidR="00DB2412">
        <w:t>R</w:t>
      </w:r>
      <w:r>
        <w:t xml:space="preserve">ecent studies have shown that </w:t>
      </w:r>
      <w:r w:rsidR="00136228">
        <w:t xml:space="preserve">several </w:t>
      </w:r>
      <w:r w:rsidR="00DD3EDE" w:rsidRPr="00980720">
        <w:t>NIS</w:t>
      </w:r>
      <w:r w:rsidR="00533AAB" w:rsidRPr="00980720">
        <w:t xml:space="preserve"> are being transported </w:t>
      </w:r>
      <w:r w:rsidR="00136228">
        <w:t xml:space="preserve">from temperate regions </w:t>
      </w:r>
      <w:r w:rsidR="00F22EC1" w:rsidRPr="00980720">
        <w:t xml:space="preserve">to Arctic ports </w:t>
      </w:r>
      <w:r w:rsidR="00533AAB" w:rsidRPr="00980720">
        <w:t xml:space="preserve">in ballast water and </w:t>
      </w:r>
      <w:r w:rsidR="005D58EC">
        <w:t xml:space="preserve">on wetted </w:t>
      </w:r>
      <w:r w:rsidR="005D58EC">
        <w:lastRenderedPageBreak/>
        <w:t>surfaces</w:t>
      </w:r>
      <w:r w:rsidR="00136228">
        <w:t>, and are surviving the voyage</w:t>
      </w:r>
      <w:r w:rsidR="00F22EC1" w:rsidRPr="00980720">
        <w:t xml:space="preserve">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136228">
        <w:t>Despite the potentially large number of species that are being transported, multi-</w:t>
      </w:r>
      <w:r w:rsidR="00136228" w:rsidRPr="00136228">
        <w:rPr>
          <w:lang w:val="en-US"/>
        </w:rPr>
        <w:t xml:space="preserve">species studies of habitat suitability remain rare </w:t>
      </w:r>
      <w:r w:rsidR="00AF06DF" w:rsidRPr="00136228">
        <w:rPr>
          <w:lang w:val="en-US"/>
        </w:rPr>
        <w:fldChar w:fldCharType="begin" w:fldLock="1"/>
      </w:r>
      <w:r w:rsidR="00740874" w:rsidRPr="00136228">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740874" w:rsidRPr="00E32670">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AF06DF" w:rsidRPr="00136228">
        <w:rPr>
          <w:lang w:val="en-US"/>
        </w:rPr>
        <w:fldChar w:fldCharType="separate"/>
      </w:r>
      <w:r w:rsidR="00740874" w:rsidRPr="00E32670">
        <w:rPr>
          <w:noProof/>
          <w:lang w:val="fr-CA"/>
        </w:rPr>
        <w:t>(de Rivera et al. 2011, Ware et al. 2016, Goldsmit et al. 2018)</w:t>
      </w:r>
      <w:r w:rsidR="00AF06DF" w:rsidRPr="00136228">
        <w:rPr>
          <w:lang w:val="en-US"/>
        </w:rPr>
        <w:fldChar w:fldCharType="end"/>
      </w:r>
      <w:r w:rsidR="00136228" w:rsidRPr="00E32670">
        <w:rPr>
          <w:lang w:val="fr-CA"/>
        </w:rPr>
        <w:t xml:space="preserve">. </w:t>
      </w:r>
      <w:r w:rsidR="00136228" w:rsidRPr="00136228">
        <w:rPr>
          <w:lang w:val="en-US"/>
        </w:rPr>
        <w:t xml:space="preserve">Species distribution models </w:t>
      </w:r>
      <w:r w:rsidR="00136228">
        <w:rPr>
          <w:lang w:val="en-US"/>
        </w:rPr>
        <w:t>of NIS in the Arctic</w:t>
      </w:r>
      <w:r w:rsidR="00F40F50" w:rsidRPr="00136228">
        <w:rPr>
          <w:lang w:val="en-US"/>
        </w:rPr>
        <w:t xml:space="preserve"> </w:t>
      </w:r>
      <w:r w:rsidR="00136228">
        <w:rPr>
          <w:lang w:val="en-US"/>
        </w:rPr>
        <w:t xml:space="preserve">have considered only a handful of potential species, </w:t>
      </w:r>
      <w:r w:rsidR="00F40F50" w:rsidRPr="00136228">
        <w:rPr>
          <w:lang w:val="en-US"/>
        </w:rPr>
        <w:t>and only one of these</w:t>
      </w:r>
      <w:r w:rsidR="00136228">
        <w:rPr>
          <w:lang w:val="en-US"/>
        </w:rPr>
        <w:t xml:space="preserve"> studies (Ware et al. 2016) has</w:t>
      </w:r>
      <w:r w:rsidR="00F40F50" w:rsidRPr="00136228">
        <w:rPr>
          <w:lang w:val="en-US"/>
        </w:rPr>
        <w:t xml:space="preserve"> </w:t>
      </w:r>
      <w:r w:rsidR="00136228">
        <w:rPr>
          <w:lang w:val="en-US"/>
        </w:rPr>
        <w:t xml:space="preserve">modeled </w:t>
      </w:r>
      <w:r w:rsidR="00F40F50" w:rsidRPr="00136228">
        <w:rPr>
          <w:lang w:val="en-US"/>
        </w:rPr>
        <w:t>reproduction.</w:t>
      </w:r>
      <w:r w:rsidR="0043774D" w:rsidRPr="00136228">
        <w:rPr>
          <w:lang w:val="en-US"/>
        </w:rPr>
        <w:t xml:space="preserve"> </w:t>
      </w:r>
      <w:r w:rsidR="00136228">
        <w:rPr>
          <w:lang w:val="en-US"/>
        </w:rPr>
        <w:t xml:space="preserve">These studies have concluded that potentially suitable habitat exists for at least some NIS, but have come to different conclusions about whether this habitat is extensive (de Rivera et al. 2011) or restricted (Goldsmit et al. 2018). </w:t>
      </w:r>
      <w:commentRangeStart w:id="37"/>
      <w:r w:rsidR="00F84B86" w:rsidRPr="00F84B86">
        <w:rPr>
          <w:highlight w:val="cyan"/>
          <w:lang w:val="en-US"/>
        </w:rPr>
        <w:t>The role of cold water temperatures ….</w:t>
      </w:r>
      <w:r w:rsidR="00F84B86">
        <w:rPr>
          <w:lang w:val="en-US"/>
        </w:rPr>
        <w:t xml:space="preserve"> </w:t>
      </w:r>
      <w:commentRangeEnd w:id="37"/>
      <w:r w:rsidR="00F84B86">
        <w:rPr>
          <w:rStyle w:val="CommentReference"/>
          <w:rFonts w:ascii="Arial" w:eastAsia="Arial" w:hAnsi="Arial" w:cs="Arial"/>
          <w:color w:val="000000"/>
          <w:lang w:val="en-US" w:eastAsia="en-US"/>
        </w:rPr>
        <w:commentReference w:id="37"/>
      </w:r>
      <w:del w:id="38" w:author="Amanda Droghini" w:date="2018-03-21T21:43:00Z">
        <w:r w:rsidR="00F40F50" w:rsidRPr="00136228" w:rsidDel="00136228">
          <w:rPr>
            <w:highlight w:val="yellow"/>
            <w:lang w:val="en-US"/>
          </w:rPr>
          <w:delText xml:space="preserve">Both Ware et al. (2016) and Goldsmit et al. (2018) </w:delText>
        </w:r>
        <w:r w:rsidR="00AF06DF" w:rsidRPr="00136228" w:rsidDel="00136228">
          <w:rPr>
            <w:highlight w:val="yellow"/>
            <w:lang w:val="en-US"/>
          </w:rPr>
          <w:delText xml:space="preserve">concluded that Arctic regions </w:delText>
        </w:r>
        <w:r w:rsidR="00F40F50" w:rsidRPr="00136228" w:rsidDel="00136228">
          <w:rPr>
            <w:highlight w:val="yellow"/>
            <w:lang w:val="en-US"/>
          </w:rPr>
          <w:delText>we</w:delText>
        </w:r>
        <w:r w:rsidR="00AF06DF" w:rsidRPr="00136228" w:rsidDel="00136228">
          <w:rPr>
            <w:highlight w:val="yellow"/>
            <w:lang w:val="en-US"/>
          </w:rPr>
          <w:delText xml:space="preserve">re </w:delText>
        </w:r>
        <w:r w:rsidR="00F40F50" w:rsidRPr="00136228" w:rsidDel="00136228">
          <w:rPr>
            <w:highlight w:val="yellow"/>
            <w:lang w:val="en-US"/>
          </w:rPr>
          <w:delText>un</w:delText>
        </w:r>
        <w:r w:rsidR="00AF06DF" w:rsidRPr="00136228" w:rsidDel="00136228">
          <w:rPr>
            <w:highlight w:val="yellow"/>
            <w:lang w:val="en-US"/>
          </w:rPr>
          <w:delText xml:space="preserve">suitable for </w:delText>
        </w:r>
        <w:r w:rsidR="00F40F50" w:rsidRPr="00136228" w:rsidDel="00136228">
          <w:rPr>
            <w:highlight w:val="yellow"/>
            <w:lang w:val="en-US"/>
          </w:rPr>
          <w:delText>most of the NIS they considered. In contrast, de Rivera</w:delText>
        </w:r>
        <w:r w:rsidR="00F40F50" w:rsidRPr="00136228" w:rsidDel="00136228">
          <w:rPr>
            <w:highlight w:val="yellow"/>
          </w:rPr>
          <w:delText xml:space="preserve"> et al. (2011) found that habitat suitability for coastal Alaska extended above 65°N for three of four NIS</w:delText>
        </w:r>
        <w:r w:rsidR="00740874" w:rsidRPr="00136228" w:rsidDel="00136228">
          <w:rPr>
            <w:highlight w:val="yellow"/>
          </w:rPr>
          <w:delText xml:space="preserve">. </w:delText>
        </w:r>
        <w:r w:rsidR="00F40F50" w:rsidRPr="00136228" w:rsidDel="00136228">
          <w:rPr>
            <w:highlight w:val="yellow"/>
            <w:lang w:val="en-US"/>
          </w:rPr>
          <w:delText xml:space="preserve">It is difficult to compare these studies because they vary on the taxa that were considered, the study area, and the modeling method that was used. In addition, the small number of taxa considered n these </w:delText>
        </w:r>
        <w:r w:rsidR="00740874" w:rsidRPr="00136228" w:rsidDel="00136228">
          <w:rPr>
            <w:highlight w:val="yellow"/>
          </w:rPr>
          <w:delText>studies (from 4 to 8</w:delText>
        </w:r>
        <w:r w:rsidR="00F40F50" w:rsidRPr="00136228" w:rsidDel="00136228">
          <w:rPr>
            <w:highlight w:val="yellow"/>
          </w:rPr>
          <w:delText xml:space="preserve"> species</w:delText>
        </w:r>
        <w:r w:rsidR="00740874" w:rsidRPr="00136228" w:rsidDel="00136228">
          <w:rPr>
            <w:highlight w:val="yellow"/>
          </w:rPr>
          <w:delText>)</w:delText>
        </w:r>
        <w:r w:rsidR="00F40F50" w:rsidRPr="00136228" w:rsidDel="00136228">
          <w:rPr>
            <w:highlight w:val="yellow"/>
          </w:rPr>
          <w:delText xml:space="preserve"> </w:delText>
        </w:r>
        <w:r w:rsidR="00740874" w:rsidRPr="00136228" w:rsidDel="00136228">
          <w:rPr>
            <w:highlight w:val="yellow"/>
          </w:rPr>
          <w:delText xml:space="preserve">makes it difficult to </w:delText>
        </w:r>
        <w:r w:rsidR="00F40F50" w:rsidRPr="00136228" w:rsidDel="00136228">
          <w:rPr>
            <w:highlight w:val="yellow"/>
          </w:rPr>
          <w:delText xml:space="preserve">determine whether these findings </w:delText>
        </w:r>
        <w:r w:rsidR="00664006" w:rsidRPr="00136228" w:rsidDel="00136228">
          <w:rPr>
            <w:highlight w:val="yellow"/>
          </w:rPr>
          <w:delText xml:space="preserve">are applicable </w:delText>
        </w:r>
        <w:r w:rsidR="00F40F50" w:rsidRPr="00136228" w:rsidDel="00136228">
          <w:rPr>
            <w:highlight w:val="yellow"/>
          </w:rPr>
          <w:delText>across</w:delText>
        </w:r>
        <w:r w:rsidR="00740874" w:rsidRPr="00136228" w:rsidDel="00136228">
          <w:rPr>
            <w:highlight w:val="yellow"/>
          </w:rPr>
          <w:delText xml:space="preserve"> the entire suite of NIS that are being transported to Arctic regions. </w:delText>
        </w:r>
      </w:del>
      <w:r w:rsidR="00A42D8B" w:rsidRPr="00136228">
        <w:rPr>
          <w:highlight w:val="yellow"/>
        </w:rPr>
        <w:t xml:space="preserve">Without prior knowledge of which organisms are being transported on ships, focusing on a suite of species </w:t>
      </w:r>
      <w:r w:rsidR="003F76B3" w:rsidRPr="00136228">
        <w:rPr>
          <w:highlight w:val="yellow"/>
        </w:rPr>
        <w:t xml:space="preserve">– with consideration of both survival and reproductive suitability - </w:t>
      </w:r>
      <w:r w:rsidR="00A42D8B" w:rsidRPr="00136228">
        <w:rPr>
          <w:highlight w:val="yellow"/>
        </w:rPr>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687351E8" w:rsidR="00E670A9" w:rsidRDefault="00DA38DE" w:rsidP="002674FC">
      <w:pPr>
        <w:spacing w:line="360" w:lineRule="auto"/>
        <w:contextualSpacing/>
      </w:pPr>
      <w:r>
        <w:t>There is an increasing need to understand the role of temperature in limiting biological introductions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39" w:author="Amanda Droghini" w:date="2018-03-16T09:52:00Z">
        <w:r w:rsidR="003F4971">
          <w:t xml:space="preserve"> </w:t>
        </w:r>
        <w:commentRangeStart w:id="40"/>
        <w:commentRangeStart w:id="41"/>
        <w:r w:rsidR="003F4971">
          <w:t>elsewhere</w:t>
        </w:r>
        <w:commentRangeEnd w:id="40"/>
        <w:r w:rsidR="003F4971">
          <w:rPr>
            <w:rStyle w:val="CommentReference"/>
            <w:rFonts w:ascii="Arial" w:eastAsia="Arial" w:hAnsi="Arial" w:cs="Arial"/>
            <w:color w:val="000000"/>
            <w:lang w:val="en-US" w:eastAsia="en-US"/>
          </w:rPr>
          <w:commentReference w:id="40"/>
        </w:r>
      </w:ins>
      <w:commentRangeEnd w:id="41"/>
      <w:r w:rsidR="0064363B">
        <w:rPr>
          <w:rStyle w:val="CommentReference"/>
          <w:rFonts w:ascii="Arial" w:eastAsia="Arial" w:hAnsi="Arial" w:cs="Arial"/>
          <w:color w:val="000000"/>
          <w:lang w:val="en-US" w:eastAsia="en-US"/>
        </w:rPr>
        <w:commentReference w:id="41"/>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r w:rsidR="006244EA">
        <w:t>Since the beginning of the 21</w:t>
      </w:r>
      <w:r w:rsidR="006244EA" w:rsidRPr="00486F74">
        <w:rPr>
          <w:vertAlign w:val="superscript"/>
        </w:rPr>
        <w:t>st</w:t>
      </w:r>
      <w:r w:rsidR="006244EA">
        <w:t xml:space="preserve"> century, there has been an exponential increase in Arctic shipping, spurred in part by declining sea ice extent and lengthening of ice-free season</w:t>
      </w:r>
      <w:r w:rsidR="00D45CBB">
        <w:t xml:space="preserve"> </w:t>
      </w:r>
      <w:r w:rsidR="00D45CBB">
        <w:fldChar w:fldCharType="begin" w:fldLock="1"/>
      </w:r>
      <w:r w:rsidR="00D55E4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D45CBB">
        <w:fldChar w:fldCharType="separate"/>
      </w:r>
      <w:r w:rsidR="00664006" w:rsidRPr="00664006">
        <w:rPr>
          <w:noProof/>
        </w:rPr>
        <w:t>(Miller and Ruiz 2014, Eguíluz et al. 2016)</w:t>
      </w:r>
      <w:r w:rsidR="00D45CBB">
        <w:fldChar w:fldCharType="end"/>
      </w:r>
      <w:r w:rsidR="006244EA">
        <w:t>.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42"/>
      </w:r>
      <w:r w:rsidR="00DD1D1C">
        <w:rPr>
          <w:rStyle w:val="CommentReference"/>
          <w:rFonts w:ascii="Arial" w:eastAsia="Arial" w:hAnsi="Arial" w:cs="Arial"/>
          <w:color w:val="000000"/>
          <w:lang w:val="en-US" w:eastAsia="en-US"/>
        </w:rPr>
        <w:commentReference w:id="43"/>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44" w:author="Amanda Droghini" w:date="2018-02-14T07:41:00Z"/>
        </w:rPr>
      </w:pPr>
      <w:bookmarkStart w:id="45" w:name="_m7oo5zak2jfc" w:colFirst="0" w:colLast="0"/>
      <w:bookmarkStart w:id="46" w:name="_rq0l47zex3zr" w:colFirst="0" w:colLast="0"/>
      <w:bookmarkEnd w:id="45"/>
      <w:bookmarkEnd w:id="46"/>
    </w:p>
    <w:p w14:paraId="5ECBACE1" w14:textId="1AED0734" w:rsidR="00723773" w:rsidDel="00D655FC" w:rsidRDefault="00874591" w:rsidP="00D655FC">
      <w:pPr>
        <w:spacing w:before="200" w:line="360" w:lineRule="auto"/>
        <w:contextualSpacing/>
        <w:rPr>
          <w:del w:id="47" w:author="Amanda Droghini" w:date="2018-02-14T07:41:00Z"/>
          <w:highlight w:val="white"/>
        </w:rPr>
      </w:pPr>
      <w:del w:id="48"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49" w:name="_8ktb2c9fr4av" w:colFirst="0" w:colLast="0"/>
      <w:bookmarkEnd w:id="49"/>
    </w:p>
    <w:p w14:paraId="62CE6144" w14:textId="4BB022B9" w:rsidR="004403F9" w:rsidRDefault="00463580" w:rsidP="004403F9">
      <w:pPr>
        <w:spacing w:before="200" w:line="360" w:lineRule="auto"/>
        <w:contextualSpacing/>
      </w:pPr>
      <w:r>
        <w:t xml:space="preserve">In this paper, </w:t>
      </w:r>
      <w:del w:id="50"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w:t>
      </w:r>
      <w:r w:rsidR="009B4D52">
        <w:lastRenderedPageBreak/>
        <w:t xml:space="preserve">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51" w:author="Amanda Droghini" w:date="2018-02-21T16:41:00Z">
        <w:r w:rsidR="00F24EA9" w:rsidDel="00F24EA9">
          <w:delText xml:space="preserve">We and </w:delText>
        </w:r>
        <w:r w:rsidR="00874591" w:rsidRPr="00CA4945" w:rsidDel="00F24EA9">
          <w:delText xml:space="preserve"> </w:delText>
        </w:r>
        <w:commentRangeStart w:id="52"/>
        <w:r w:rsidR="00433E19" w:rsidRPr="00433E19" w:rsidDel="00F24EA9">
          <w:rPr>
            <w:color w:val="FF0000"/>
          </w:rPr>
          <w:delText xml:space="preserve">species-specific </w:delText>
        </w:r>
        <w:commentRangeEnd w:id="52"/>
        <w:r w:rsidR="00D9788D" w:rsidDel="00F24EA9">
          <w:rPr>
            <w:rStyle w:val="CommentReference"/>
          </w:rPr>
          <w:commentReference w:id="52"/>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53" w:author="Amanda Droghini" w:date="2018-03-17T18:34:00Z">
        <w:r w:rsidR="008A5823" w:rsidDel="006466BF">
          <w:delText>habitat requirements</w:delText>
        </w:r>
      </w:del>
      <w:ins w:id="54"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55"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56"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57"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58" w:name="_8bc9cfv03n6p" w:colFirst="0" w:colLast="0"/>
      <w:bookmarkEnd w:id="58"/>
      <w:r w:rsidRPr="00BB5655">
        <w:t>Methods</w:t>
      </w:r>
    </w:p>
    <w:p w14:paraId="36636D33" w14:textId="77777777" w:rsidR="00723773" w:rsidRPr="00BB5655" w:rsidRDefault="00874591" w:rsidP="00BB5655">
      <w:pPr>
        <w:pStyle w:val="Heading2"/>
      </w:pPr>
      <w:bookmarkStart w:id="59" w:name="_kncwpiu8qj9q" w:colFirst="0" w:colLast="0"/>
      <w:bookmarkEnd w:id="59"/>
      <w:r w:rsidRPr="00BB5655">
        <w:t>Study area</w:t>
      </w:r>
    </w:p>
    <w:p w14:paraId="5ECF60A5" w14:textId="166ACEB9" w:rsidR="00274537" w:rsidRPr="00CA4945" w:rsidRDefault="00874591" w:rsidP="00CA4945">
      <w:pPr>
        <w:spacing w:before="200" w:line="360" w:lineRule="auto"/>
        <w:contextualSpacing/>
      </w:pPr>
      <w:bookmarkStart w:id="60" w:name="_a71bbqx0je6i" w:colFirst="0" w:colLast="0"/>
      <w:bookmarkEnd w:id="60"/>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((characterize vessel – the bering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61" w:name="_hngxq6xkmksq" w:colFirst="0" w:colLast="0"/>
      <w:bookmarkStart w:id="62" w:name="_7quuthb2m275" w:colFirst="0" w:colLast="0"/>
      <w:bookmarkEnd w:id="61"/>
      <w:bookmarkEnd w:id="62"/>
      <w:r>
        <w:lastRenderedPageBreak/>
        <w:t xml:space="preserve">Defining </w:t>
      </w:r>
      <w:r w:rsidR="004D0EA5">
        <w:t xml:space="preserve">taxa-specific </w:t>
      </w:r>
      <w:r>
        <w:t>tolerances</w:t>
      </w:r>
    </w:p>
    <w:p w14:paraId="7A4308D9" w14:textId="25049737" w:rsidR="00411758" w:rsidRPr="00CA4945" w:rsidRDefault="000011D7" w:rsidP="00CA4945">
      <w:pPr>
        <w:spacing w:line="360" w:lineRule="auto"/>
        <w:contextualSpacing/>
      </w:pPr>
      <w:commentRangeStart w:id="63"/>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63"/>
      <w:r w:rsidR="004D0EA5">
        <w:rPr>
          <w:rStyle w:val="CommentReference"/>
        </w:rPr>
        <w:commentReference w:id="63"/>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 xml:space="preserve">the National Exotic Marine and Estuarine Species Information System (NEMESIS; </w:t>
      </w:r>
      <w:commentRangeStart w:id="64"/>
      <w:r w:rsidR="00652AE1" w:rsidRPr="00E32670">
        <w:rPr>
          <w:highlight w:val="yellow"/>
        </w:rPr>
        <w:t>Fofonoff et al. 2003</w:t>
      </w:r>
      <w:commentRangeEnd w:id="64"/>
      <w:r w:rsidR="00E32670">
        <w:rPr>
          <w:rStyle w:val="CommentReference"/>
          <w:rFonts w:ascii="Arial" w:eastAsia="Arial" w:hAnsi="Arial" w:cs="Arial"/>
          <w:color w:val="000000"/>
          <w:lang w:val="en-US" w:eastAsia="en-US"/>
        </w:rPr>
        <w:commentReference w:id="64"/>
      </w:r>
      <w:r w:rsidR="00652AE1" w:rsidRPr="00CA4945">
        <w:t xml:space="preserve">) and the Nonindigenous Aquatic Species Database (NAS; </w:t>
      </w:r>
      <w:r w:rsidR="00652AE1" w:rsidRPr="00E32670">
        <w:rPr>
          <w:highlight w:val="yellow"/>
        </w:rPr>
        <w:t>Fuller and Benson 2013</w:t>
      </w:r>
      <w:r w:rsidR="00652AE1" w:rsidRPr="00CA4945">
        <w:t>)</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5F155E">
        <w:t xml:space="preserve"> restricted to euhaline or eury</w:t>
      </w:r>
      <w:r w:rsidR="00411758" w:rsidRPr="00CA4945">
        <w:t xml:space="preserve">haline species </w:t>
      </w:r>
      <w:r w:rsidR="005F155E">
        <w:t>with a minimum survival salinity tolerance ≥</w:t>
      </w:r>
      <w:r w:rsidR="00411758" w:rsidRPr="00CA4945">
        <w:t>30 parts per trillion (ppt). The most common taxonomic groups were Crustacea (N=15), Mollusca (N=11), and Tunicata (N=8). Included in this list were two anadromous fish (</w:t>
      </w:r>
      <w:r w:rsidR="00411758" w:rsidRPr="00CA4945">
        <w:rPr>
          <w:i/>
        </w:rPr>
        <w:t xml:space="preserve">Alosa sapidissima </w:t>
      </w:r>
      <w:r w:rsidR="00411758" w:rsidRPr="00CA4945">
        <w:t xml:space="preserve">and </w:t>
      </w:r>
      <w:r w:rsidR="00411758" w:rsidRPr="00CA4945">
        <w:rPr>
          <w:i/>
        </w:rPr>
        <w:t>Salmo salar</w:t>
      </w:r>
      <w:r w:rsidR="00411758" w:rsidRPr="00CA4945">
        <w:t>), and one catadromous crab (</w:t>
      </w:r>
      <w:r w:rsidR="00411758" w:rsidRPr="00CA4945">
        <w:rPr>
          <w:i/>
        </w:rPr>
        <w:t>Eriocheir sinensis</w:t>
      </w:r>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w:t>
      </w:r>
      <w:r w:rsidR="00D95A52" w:rsidRPr="00E32670">
        <w:rPr>
          <w:highlight w:val="yellow"/>
        </w:rPr>
        <w:t>Reimer et al. 201</w:t>
      </w:r>
      <w:r w:rsidR="00E32670" w:rsidRPr="00E32670">
        <w:rPr>
          <w:highlight w:val="yellow"/>
        </w:rPr>
        <w:t>7</w:t>
      </w:r>
      <w:r w:rsidR="00D95A52" w:rsidRPr="00CA4945">
        <w:t>).</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lastRenderedPageBreak/>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65" w:name="_65lsst1yvtve" w:colFirst="0" w:colLast="0"/>
      <w:bookmarkEnd w:id="65"/>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r w:rsidRPr="00CA4945">
        <w:rPr>
          <w:color w:val="222222"/>
        </w:rPr>
        <w:t>Nakićenović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66"/>
      <w:r w:rsidRPr="00CA4945">
        <w:rPr>
          <w:rFonts w:eastAsia="Calibri"/>
        </w:rPr>
        <w:lastRenderedPageBreak/>
        <w:t xml:space="preserve">and </w:t>
      </w:r>
      <w:r w:rsidRPr="001D23FF">
        <w:rPr>
          <w:rFonts w:eastAsia="Calibri"/>
          <w:highlight w:val="yellow"/>
        </w:rPr>
        <w:t>to the top seven ocean layers</w:t>
      </w:r>
      <w:r w:rsidRPr="00CA4945">
        <w:rPr>
          <w:rFonts w:eastAsia="Calibri"/>
        </w:rPr>
        <w:t xml:space="preserve"> </w:t>
      </w:r>
      <w:commentRangeEnd w:id="66"/>
      <w:r w:rsidR="001D23FF">
        <w:rPr>
          <w:rStyle w:val="CommentReference"/>
          <w:rFonts w:ascii="Arial" w:eastAsia="Arial" w:hAnsi="Arial" w:cs="Arial"/>
          <w:color w:val="000000"/>
          <w:lang w:val="en-US" w:eastAsia="en-US"/>
        </w:rPr>
        <w:commentReference w:id="66"/>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67"/>
      <w:r w:rsidRPr="00CA4945">
        <w:rPr>
          <w:rFonts w:eastAsia="Calibri"/>
          <w:highlight w:val="cyan"/>
        </w:rPr>
        <w:t>future</w:t>
      </w:r>
      <w:commentRangeEnd w:id="67"/>
      <w:r w:rsidR="00C167D4" w:rsidRPr="00CA4945">
        <w:rPr>
          <w:rStyle w:val="CommentReference"/>
          <w:sz w:val="24"/>
          <w:szCs w:val="24"/>
        </w:rPr>
        <w:commentReference w:id="67"/>
      </w:r>
      <w:r w:rsidRPr="00CA4945">
        <w:rPr>
          <w:rFonts w:eastAsia="Calibri"/>
        </w:rPr>
        <w:t xml:space="preserve"> (2030-2039)</w:t>
      </w:r>
      <w:bookmarkStart w:id="68" w:name="_4v4jhbwuqx9t" w:colFirst="0" w:colLast="0"/>
      <w:bookmarkEnd w:id="68"/>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69" w:name="_go101y7lehct" w:colFirst="0" w:colLast="0"/>
      <w:bookmarkEnd w:id="69"/>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70"/>
      <w:r w:rsidRPr="00CA4945">
        <w:rPr>
          <w:rFonts w:ascii="Times New Roman" w:hAnsi="Times New Roman" w:cs="Times New Roman"/>
          <w:sz w:val="24"/>
          <w:szCs w:val="24"/>
        </w:rPr>
        <w:t xml:space="preserve">1) year-round survival, 2) weekly survival, and 3) weekly reproduction. </w:t>
      </w:r>
      <w:commentRangeEnd w:id="70"/>
      <w:r w:rsidR="004D0EA5">
        <w:rPr>
          <w:rStyle w:val="CommentReference"/>
        </w:rPr>
        <w:commentReference w:id="70"/>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71" w:name="_tsqvpqt531zu" w:colFirst="0" w:colLast="0"/>
      <w:bookmarkEnd w:id="71"/>
      <w:r w:rsidRPr="00CA4945">
        <w:t>Year-Round Survival</w:t>
      </w:r>
    </w:p>
    <w:p w14:paraId="09020B93" w14:textId="0A24E371"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Cumulative suitability was then determined for each pixel by summing the number of taxa that had suitable year-round habitat in that pixel</w:t>
      </w:r>
      <w:ins w:id="72" w:author="Amanda Droghini" w:date="2018-03-21T22:20:00Z">
        <w:r w:rsidR="00E32670">
          <w:rPr>
            <w:color w:val="000000" w:themeColor="text1"/>
          </w:rPr>
          <w:t>, and by averaging across the three ROMS</w:t>
        </w:r>
      </w:ins>
      <w:r w:rsidR="002440E1" w:rsidRPr="00CA4945">
        <w:rPr>
          <w:color w:val="000000" w:themeColor="text1"/>
        </w:rPr>
        <w:t xml:space="preserve">. </w:t>
      </w:r>
      <w:commentRangeStart w:id="73"/>
      <w:del w:id="74" w:author="Amanda Droghini" w:date="2018-03-21T22:20:00Z">
        <w:r w:rsidR="002440E1" w:rsidRPr="00CA4945" w:rsidDel="00E32670">
          <w:rPr>
            <w:color w:val="000000" w:themeColor="text1"/>
          </w:rPr>
          <w:delText xml:space="preserve">We expressed the change in number of taxa predicted to have year-round habitat by calculating the difference in number of taxa from current to </w:delText>
        </w:r>
        <w:r w:rsidR="002440E1" w:rsidRPr="00CA4945" w:rsidDel="00E32670">
          <w:rPr>
            <w:color w:val="000000" w:themeColor="text1"/>
            <w:highlight w:val="cyan"/>
          </w:rPr>
          <w:delText>mid-century</w:delText>
        </w:r>
        <w:r w:rsidR="002440E1" w:rsidRPr="00CA4945" w:rsidDel="00E32670">
          <w:rPr>
            <w:color w:val="000000" w:themeColor="text1"/>
          </w:rPr>
          <w:delText xml:space="preserve"> projections. </w:delText>
        </w:r>
        <w:commentRangeEnd w:id="73"/>
        <w:r w:rsidR="002440E1" w:rsidRPr="00CA4945" w:rsidDel="00E32670">
          <w:rPr>
            <w:rStyle w:val="CommentReference"/>
            <w:sz w:val="24"/>
            <w:szCs w:val="24"/>
          </w:rPr>
          <w:commentReference w:id="73"/>
        </w:r>
        <w:r w:rsidRPr="00CA4945" w:rsidDel="00E32670">
          <w:rPr>
            <w:color w:val="000000" w:themeColor="text1"/>
          </w:rPr>
          <w:delText xml:space="preserve">Positive change </w:delText>
        </w:r>
        <w:r w:rsidRPr="00CA4945" w:rsidDel="00E32670">
          <w:delText>values indicate that more taxa are predicted to have year-round survival in the future, compared to current predictions</w:delText>
        </w:r>
        <w:r w:rsidR="002440E1" w:rsidRPr="00CA4945" w:rsidDel="00E32670">
          <w:delText>, while</w:delText>
        </w:r>
        <w:r w:rsidRPr="00CA4945" w:rsidDel="00E32670">
          <w:delText xml:space="preserve"> the inverse is true for negative values. </w:delText>
        </w:r>
      </w:del>
      <w:del w:id="75" w:author="Amanda Droghini" w:date="2018-03-21T22:19:00Z">
        <w:r w:rsidRPr="00CA4945" w:rsidDel="00E32670">
          <w:delText xml:space="preserve">A value of zero indicates that the predicted number of taxa with year-round survival remains the same across both study periods. </w:delText>
        </w:r>
      </w:del>
      <w:r w:rsidRPr="00CA4945">
        <w:t xml:space="preserve">Lastly, we calculated the percent increase in suitable area by dividing the sum of pixels with </w:t>
      </w:r>
      <w:commentRangeStart w:id="76"/>
      <w:r w:rsidRPr="00CA4945">
        <w:t xml:space="preserve">positive change </w:t>
      </w:r>
      <w:commentRangeEnd w:id="76"/>
      <w:r w:rsidR="00E32670">
        <w:rPr>
          <w:rStyle w:val="CommentReference"/>
          <w:rFonts w:ascii="Arial" w:eastAsia="Arial" w:hAnsi="Arial" w:cs="Arial"/>
          <w:color w:val="000000"/>
          <w:lang w:val="en-US" w:eastAsia="en-US"/>
        </w:rPr>
        <w:commentReference w:id="76"/>
      </w:r>
      <w:r w:rsidRPr="00CA4945">
        <w:t xml:space="preserve">by the total number of pixels in our study area, and multiplying by 100. </w:t>
      </w:r>
      <w:commentRangeStart w:id="77"/>
      <w:r w:rsidRPr="00CA4945">
        <w:t xml:space="preserve">Percent decrease </w:t>
      </w:r>
      <w:commentRangeEnd w:id="77"/>
      <w:r w:rsidR="002440E1" w:rsidRPr="00CA4945">
        <w:rPr>
          <w:rStyle w:val="CommentReference"/>
          <w:sz w:val="24"/>
          <w:szCs w:val="24"/>
        </w:rPr>
        <w:commentReference w:id="77"/>
      </w:r>
      <w:del w:id="78" w:author="Amanda Droghini" w:date="2018-03-21T22:21:00Z">
        <w:r w:rsidRPr="00CA4945" w:rsidDel="00E32670">
          <w:delText>in suitable area</w:delText>
        </w:r>
      </w:del>
      <w:r w:rsidRPr="00CA4945">
        <w:t xml:space="preserve"> was similarly calculated</w:t>
      </w:r>
      <w:del w:id="79" w:author="Amanda Droghini" w:date="2018-03-21T22:21:00Z">
        <w:r w:rsidR="002440E1" w:rsidRPr="00CA4945" w:rsidDel="00E32670">
          <w:delText xml:space="preserve"> using the number of pixels with negative change as the numerator</w:delText>
        </w:r>
      </w:del>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w:t>
      </w:r>
      <w:r w:rsidRPr="00CA4945">
        <w:lastRenderedPageBreak/>
        <w:t xml:space="preserve">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80" w:name="_rop02eo1ktca" w:colFirst="0" w:colLast="0"/>
      <w:bookmarkEnd w:id="80"/>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81" w:name="_3wi5gvsme5f5" w:colFirst="0" w:colLast="0"/>
      <w:bookmarkEnd w:id="81"/>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2B70C0CE"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 xml:space="preserve">2016). </w:t>
      </w:r>
      <w:del w:id="82" w:author="Amanda Droghini" w:date="2018-03-21T22:22:00Z">
        <w:r w:rsidRPr="00CA4945" w:rsidDel="00E32670">
          <w:delText>For vessel landings, w</w:delText>
        </w:r>
      </w:del>
      <w:ins w:id="83" w:author="Amanda Droghini" w:date="2018-03-21T22:22:00Z">
        <w:r w:rsidR="00E32670">
          <w:t>W</w:t>
        </w:r>
      </w:ins>
      <w:r w:rsidRPr="00CA4945">
        <w:t xml:space="preserve">e queried Ship Arrival Records </w:t>
      </w:r>
      <w:ins w:id="84" w:author="Amanda Droghini" w:date="2018-03-21T22:22:00Z">
        <w:r w:rsidR="00E32670">
          <w:t xml:space="preserve">and Ballast Tank Records </w:t>
        </w:r>
      </w:ins>
      <w:r w:rsidRPr="00CA4945">
        <w:t>from the NBIC data portal for any vessel arriving in Alaska from 01 January 2014 to 31 December 2016. Records without a port name were removed (</w:t>
      </w:r>
      <w:r w:rsidRPr="00CA4945">
        <w:rPr>
          <w:i/>
        </w:rPr>
        <w:t>N</w:t>
      </w:r>
      <w:r w:rsidRPr="00CA4945">
        <w:t>=13)</w:t>
      </w:r>
      <w:del w:id="85" w:author="Amanda Droghini" w:date="2018-03-21T22:22:00Z">
        <w:r w:rsidRPr="00CA4945" w:rsidDel="00E32670">
          <w:delText>,</w:delText>
        </w:r>
      </w:del>
      <w:del w:id="86" w:author="Amanda Droghini" w:date="2018-03-21T22:21:00Z">
        <w:r w:rsidRPr="00CA4945" w:rsidDel="00E32670">
          <w:delText xml:space="preserve"> and spellings for each port were standardized</w:delText>
        </w:r>
      </w:del>
      <w:r w:rsidRPr="00CA4945">
        <w:t>.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Source ports with fewer than five trips reported were binned in a group labeled “Other”.</w:t>
      </w:r>
      <w:del w:id="87" w:author="Amanda Droghini" w:date="2018-03-21T22:22:00Z">
        <w:r w:rsidR="0069134C" w:rsidRPr="00CA4945" w:rsidDel="00E32670">
          <w:rPr>
            <w:color w:val="000000" w:themeColor="text1"/>
          </w:rPr>
          <w:delText xml:space="preserve"> </w:delText>
        </w:r>
        <w:r w:rsidRPr="00CA4945" w:rsidDel="00E32670">
          <w:rPr>
            <w:rFonts w:eastAsia="Arial Unicode MS"/>
          </w:rPr>
          <w:delText>For ballast water volumes and their sources, we queried Ballast Tank Records from the NBIC data portal with the same locale and date</w:delText>
        </w:r>
        <w:r w:rsidR="00757DB6" w:rsidDel="00E32670">
          <w:rPr>
            <w:rFonts w:eastAsia="Arial Unicode MS"/>
          </w:rPr>
          <w:delText xml:space="preserve"> parameters as described above.</w:delText>
        </w:r>
      </w:del>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88" w:name="_5gdnwtfpo87" w:colFirst="0" w:colLast="0"/>
      <w:bookmarkEnd w:id="88"/>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89"/>
      <w:ins w:id="90" w:author="Amanda Droghini" w:date="2018-02-08T21:44:00Z">
        <w:r w:rsidR="00AC39F9">
          <w:t>1/3 of the taxa we considered had minimum temperature toleranc</w:t>
        </w:r>
      </w:ins>
      <w:ins w:id="91" w:author="Amanda Droghini" w:date="2018-02-08T21:45:00Z">
        <w:r w:rsidR="00AC39F9">
          <w:t>es</w:t>
        </w:r>
      </w:ins>
      <w:ins w:id="92" w:author="Amanda Droghini" w:date="2018-02-08T21:44:00Z">
        <w:r w:rsidR="00AC39F9">
          <w:t xml:space="preserve"> </w:t>
        </w:r>
      </w:ins>
      <w:ins w:id="93" w:author="Amanda Droghini" w:date="2018-02-08T21:45:00Z">
        <w:r w:rsidR="00AC39F9">
          <w:t xml:space="preserve">of 0C </w:t>
        </w:r>
        <w:commentRangeEnd w:id="89"/>
        <w:r w:rsidR="00AC39F9">
          <w:rPr>
            <w:rStyle w:val="CommentReference"/>
          </w:rPr>
          <w:commentReference w:id="89"/>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94"/>
      <w:r>
        <w:rPr>
          <w:rFonts w:eastAsia="Calibri"/>
        </w:rPr>
        <w:t>Species with max salinity tolerances &lt;=30ppt have little survival habitat.</w:t>
      </w:r>
      <w:commentRangeEnd w:id="94"/>
      <w:r>
        <w:rPr>
          <w:rStyle w:val="CommentReference"/>
          <w:rFonts w:ascii="Arial" w:eastAsia="Arial" w:hAnsi="Arial" w:cs="Arial"/>
          <w:color w:val="000000"/>
          <w:lang w:val="en-US" w:eastAsia="en-US"/>
        </w:rPr>
        <w:commentReference w:id="94"/>
      </w:r>
      <w:r>
        <w:rPr>
          <w:rFonts w:eastAsia="Calibri"/>
        </w:rPr>
        <w:t xml:space="preserve"> </w:t>
      </w:r>
      <w:r w:rsidRPr="00CA4945">
        <w:rPr>
          <w:rFonts w:eastAsia="Calibri"/>
        </w:rPr>
        <w:t xml:space="preserve">In general, the ROMS </w:t>
      </w:r>
      <w:r w:rsidRPr="00CA4945">
        <w:rPr>
          <w:rFonts w:eastAsia="Calibri"/>
        </w:rPr>
        <w:lastRenderedPageBreak/>
        <w:t xml:space="preserve">project a northward expansion of suitable habitat in the southeastern Bering Sea, and eastward into Bristol Bay </w:t>
      </w:r>
      <w:commentRangeStart w:id="95"/>
      <w:r w:rsidRPr="00CA4945">
        <w:rPr>
          <w:rFonts w:eastAsia="Calibri"/>
        </w:rPr>
        <w:t xml:space="preserve">(Figure </w:t>
      </w:r>
      <w:r w:rsidR="00FE742F">
        <w:rPr>
          <w:rFonts w:eastAsia="Calibri"/>
        </w:rPr>
        <w:t>3</w:t>
      </w:r>
      <w:r w:rsidRPr="00CA4945">
        <w:rPr>
          <w:rFonts w:eastAsia="Calibri"/>
        </w:rPr>
        <w:t>)</w:t>
      </w:r>
      <w:commentRangeEnd w:id="95"/>
      <w:r w:rsidR="00FE742F">
        <w:rPr>
          <w:rStyle w:val="CommentReference"/>
          <w:rFonts w:ascii="Arial" w:eastAsia="Arial" w:hAnsi="Arial" w:cs="Arial"/>
          <w:color w:val="000000"/>
          <w:lang w:val="en-US" w:eastAsia="en-US"/>
        </w:rPr>
        <w:commentReference w:id="95"/>
      </w:r>
      <w:r w:rsidRPr="00CA4945">
        <w:rPr>
          <w:rFonts w:eastAsia="Calibri"/>
        </w:rPr>
        <w:t xml:space="preserve">. By 2039, </w:t>
      </w:r>
      <w:commentRangeStart w:id="96"/>
      <w:r w:rsidR="00FE742F">
        <w:rPr>
          <w:rFonts w:eastAsia="Calibri"/>
        </w:rPr>
        <w:t>76.6%</w:t>
      </w:r>
      <w:commentRangeEnd w:id="96"/>
      <w:r w:rsidR="00FE742F">
        <w:rPr>
          <w:rStyle w:val="CommentReference"/>
          <w:rFonts w:ascii="Arial" w:eastAsia="Arial" w:hAnsi="Arial" w:cs="Arial"/>
          <w:color w:val="000000"/>
          <w:lang w:val="en-US" w:eastAsia="en-US"/>
        </w:rPr>
        <w:commentReference w:id="96"/>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97"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98"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99" w:author="Amanda Droghini" w:date="2018-02-17T08:51:00Z"/>
        </w:rPr>
        <w:pPrChange w:id="100" w:author="Amanda Droghini" w:date="2018-02-17T08:51:00Z">
          <w:pPr>
            <w:spacing w:before="200" w:line="360" w:lineRule="auto"/>
            <w:contextualSpacing/>
          </w:pPr>
        </w:pPrChange>
      </w:pPr>
      <w:del w:id="101"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102"/>
      <w:r w:rsidRPr="00CA4945">
        <w:t>Figure 4</w:t>
      </w:r>
      <w:commentRangeEnd w:id="102"/>
      <w:r w:rsidRPr="00CA4945">
        <w:commentReference w:id="102"/>
      </w:r>
      <w:r w:rsidRPr="00CA4945">
        <w:t>)</w:t>
      </w:r>
      <w:r>
        <w:t xml:space="preserve">. but for the most part habitat is unsuitable </w:t>
      </w:r>
      <w:r w:rsidRPr="00CA4945">
        <w:t>from December to early May (weeks 49 to 19), when temperatures</w:t>
      </w:r>
      <w:r w:rsidR="006466BF">
        <w:t xml:space="preserve"> in the upper water column fall</w:t>
      </w:r>
      <w:r w:rsidRPr="00CA4945">
        <w:t xml:space="preserve"> </w:t>
      </w:r>
      <w:del w:id="103"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04" w:author="Amanda Droghini" w:date="2018-02-04T09:17:00Z"/>
        </w:rPr>
      </w:pPr>
      <w:commentRangeStart w:id="105"/>
      <w:del w:id="106"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05"/>
    <w:p w14:paraId="64C2349D" w14:textId="5D951227" w:rsidR="001B0CB7" w:rsidRPr="004E6C5F" w:rsidRDefault="000436EB" w:rsidP="004E6C5F">
      <w:pPr>
        <w:spacing w:line="360" w:lineRule="auto"/>
        <w:contextualSpacing/>
        <w:rPr>
          <w:lang w:val="en-US"/>
        </w:rPr>
      </w:pPr>
      <w:r>
        <w:rPr>
          <w:rStyle w:val="CommentReference"/>
        </w:rPr>
        <w:commentReference w:id="105"/>
      </w:r>
      <w:r w:rsidR="00AF4943" w:rsidRPr="00CA4945">
        <w:t>Suitable habitat for reproduction was identified for 20 to 24 species (</w:t>
      </w:r>
      <w:commentRangeStart w:id="107"/>
      <w:r w:rsidR="00AF4943" w:rsidRPr="00CA4945">
        <w:t>out of 29</w:t>
      </w:r>
      <w:commentRangeEnd w:id="107"/>
      <w:r w:rsidR="000B2DA9">
        <w:rPr>
          <w:rStyle w:val="CommentReference"/>
          <w:rFonts w:ascii="Arial" w:eastAsia="Arial" w:hAnsi="Arial" w:cs="Arial"/>
          <w:color w:val="000000"/>
          <w:lang w:val="en-US" w:eastAsia="en-US"/>
        </w:rPr>
        <w:commentReference w:id="107"/>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08"/>
      <w:r w:rsidR="004E6C5F" w:rsidRPr="004E6C5F">
        <w:rPr>
          <w:highlight w:val="yellow"/>
        </w:rPr>
        <w:t>Species that require temperatures</w:t>
      </w:r>
      <w:commentRangeEnd w:id="108"/>
      <w:r w:rsidR="004E6C5F" w:rsidRPr="004E6C5F">
        <w:rPr>
          <w:rStyle w:val="CommentReference"/>
          <w:rFonts w:ascii="Arial" w:eastAsia="Arial" w:hAnsi="Arial" w:cs="Arial"/>
          <w:color w:val="000000"/>
          <w:highlight w:val="yellow"/>
          <w:lang w:val="en-US" w:eastAsia="en-US"/>
        </w:rPr>
        <w:commentReference w:id="108"/>
      </w:r>
      <w:r w:rsidR="004E6C5F" w:rsidRPr="004E6C5F">
        <w:rPr>
          <w:highlight w:val="yellow"/>
        </w:rPr>
        <w:t xml:space="preserve"> </w:t>
      </w:r>
      <w:r w:rsidR="004E6C5F" w:rsidRPr="004E6C5F">
        <w:rPr>
          <w:highlight w:val="yellow"/>
          <w:lang w:val="en-US"/>
        </w:rPr>
        <w:t>&gt;= 15</w:t>
      </w:r>
      <w:r w:rsidR="004E6C5F" w:rsidRPr="004E6C5F">
        <w:rPr>
          <w:highlight w:val="yellow"/>
        </w:rPr>
        <w:t>°C</w:t>
      </w:r>
      <w:del w:id="109" w:author="Amanda Droghini" w:date="2018-03-16T10:29:00Z">
        <w:r w:rsidR="004E6C5F" w:rsidRPr="004E6C5F" w:rsidDel="00E52D10">
          <w:rPr>
            <w:highlight w:val="yellow"/>
          </w:rPr>
          <w:delText xml:space="preserve"> </w:delText>
        </w:r>
      </w:del>
      <w:ins w:id="110" w:author="Amanda Droghini" w:date="2018-03-16T10:29:00Z">
        <w:r w:rsidR="00E52D10">
          <w:rPr>
            <w:highlight w:val="yellow"/>
          </w:rPr>
          <w:t xml:space="preserve">, were not found to have </w:t>
        </w:r>
      </w:ins>
      <w:ins w:id="111" w:author="Amanda Droghini" w:date="2018-03-16T10:31:00Z">
        <w:r w:rsidR="009C74B1">
          <w:rPr>
            <w:highlight w:val="yellow"/>
          </w:rPr>
          <w:t xml:space="preserve">suitable </w:t>
        </w:r>
      </w:ins>
      <w:ins w:id="112" w:author="Amanda Droghini" w:date="2018-03-16T10:29:00Z">
        <w:r w:rsidR="00E52D10">
          <w:rPr>
            <w:highlight w:val="yellow"/>
          </w:rPr>
          <w:t>reproductive conditions</w:t>
        </w:r>
      </w:ins>
      <w:del w:id="113"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14" w:author="Amanda Droghini" w:date="2018-03-16T10:31:00Z">
        <w:r w:rsidR="009C74B1">
          <w:rPr>
            <w:highlight w:val="yellow"/>
          </w:rPr>
          <w:t xml:space="preserve">NIS that only required </w:t>
        </w:r>
      </w:ins>
      <w:del w:id="115" w:author="Amanda Droghini" w:date="2018-03-16T10:31:00Z">
        <w:r w:rsidR="004E6C5F" w:rsidRPr="004E6C5F" w:rsidDel="009C74B1">
          <w:rPr>
            <w:highlight w:val="yellow"/>
          </w:rPr>
          <w:delText>Species =</w:delText>
        </w:r>
      </w:del>
      <w:r w:rsidR="004E6C5F" w:rsidRPr="004E6C5F">
        <w:rPr>
          <w:highlight w:val="yellow"/>
        </w:rPr>
        <w:t xml:space="preserve"> 12C</w:t>
      </w:r>
      <w:ins w:id="116"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17" w:author="Amanda Droghini" w:date="2018-03-16T10:31:00Z">
        <w:r w:rsidR="009C74B1">
          <w:rPr>
            <w:highlight w:val="yellow"/>
          </w:rPr>
          <w:t xml:space="preserve"> of reprodutction within the study area.  </w:t>
        </w:r>
      </w:ins>
      <w:ins w:id="118" w:author="Amanda Droghini" w:date="2018-03-16T10:32:00Z">
        <w:r w:rsidR="009C74B1">
          <w:rPr>
            <w:highlight w:val="yellow"/>
          </w:rPr>
          <w:t xml:space="preserve">While NIS that required only </w:t>
        </w:r>
      </w:ins>
      <w:del w:id="119" w:author="Amanda Droghini" w:date="2018-03-16T10:32:00Z">
        <w:r w:rsidR="004E6C5F" w:rsidRPr="004E6C5F" w:rsidDel="009C74B1">
          <w:rPr>
            <w:highlight w:val="yellow"/>
          </w:rPr>
          <w:delText>, while species =</w:delText>
        </w:r>
      </w:del>
      <w:r w:rsidR="004E6C5F" w:rsidRPr="004E6C5F">
        <w:rPr>
          <w:highlight w:val="yellow"/>
        </w:rPr>
        <w:t xml:space="preserve">10C </w:t>
      </w:r>
      <w:ins w:id="120"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21"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122"/>
      <w:r w:rsidR="0034065B" w:rsidRPr="00CA4945">
        <w:t>several species had less than one week of suitable habitat</w:t>
      </w:r>
      <w:commentRangeEnd w:id="122"/>
      <w:r w:rsidR="0034065B">
        <w:rPr>
          <w:rStyle w:val="CommentReference"/>
        </w:rPr>
        <w:commentReference w:id="122"/>
      </w:r>
      <w:r w:rsidR="0034065B" w:rsidRPr="00CA4945">
        <w:t xml:space="preserve">, and </w:t>
      </w:r>
      <w:commentRangeStart w:id="123"/>
      <w:r w:rsidR="0034065B" w:rsidRPr="00CA4945">
        <w:t xml:space="preserve">an average of </w:t>
      </w:r>
      <w:commentRangeEnd w:id="123"/>
      <w:r w:rsidR="0034065B">
        <w:rPr>
          <w:rStyle w:val="CommentReference"/>
        </w:rPr>
        <w:commentReference w:id="123"/>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w:t>
      </w:r>
      <w:ins w:id="124" w:author="Amanda Droghini" w:date="2018-03-16T10:33:00Z">
        <w:r w:rsidR="009C74B1">
          <w:t xml:space="preserve">were primarily limited by salt conditions, </w:t>
        </w:r>
      </w:ins>
      <w:r w:rsidR="0034065B" w:rsidRPr="00CA4945">
        <w:t>requir</w:t>
      </w:r>
      <w:ins w:id="125" w:author="Amanda Droghini" w:date="2018-03-16T10:33:00Z">
        <w:r w:rsidR="009C74B1">
          <w:t>ing</w:t>
        </w:r>
      </w:ins>
      <w:del w:id="126"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27" w:author="Amanda Droghini" w:date="2018-03-16T10:33:00Z">
        <w:r w:rsidR="009C74B1">
          <w:t>, and were shit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28"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lastRenderedPageBreak/>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29"/>
      <w:r w:rsidR="0034065B" w:rsidRPr="00CA4945">
        <w:rPr>
          <w:rFonts w:eastAsia="Calibri"/>
          <w:highlight w:val="white"/>
        </w:rPr>
        <w:t>Alaska</w:t>
      </w:r>
      <w:commentRangeEnd w:id="129"/>
      <w:r w:rsidR="0034065B" w:rsidRPr="00CA4945">
        <w:commentReference w:id="129"/>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30"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31"/>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31"/>
      <w:r w:rsidR="00E05BC2">
        <w:rPr>
          <w:rStyle w:val="CommentReference"/>
        </w:rPr>
        <w:commentReference w:id="131"/>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32"/>
      <w:r w:rsidR="0034065B" w:rsidRPr="00CA4945">
        <w:rPr>
          <w:rFonts w:eastAsia="Calibri"/>
          <w:highlight w:val="white"/>
        </w:rPr>
        <w:t>Figure 6</w:t>
      </w:r>
      <w:commentRangeEnd w:id="132"/>
      <w:r w:rsidR="0034065B" w:rsidRPr="00CA4945">
        <w:commentReference w:id="132"/>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0BD9AD7D" w:rsidR="00530190" w:rsidRPr="00E05BC2" w:rsidRDefault="0034065B" w:rsidP="00E05BC2">
      <w:pPr>
        <w:spacing w:before="200" w:line="360" w:lineRule="auto"/>
        <w:contextualSpacing/>
        <w:rPr>
          <w:highlight w:val="white"/>
        </w:rPr>
      </w:pPr>
      <w:commentRangeStart w:id="133"/>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33"/>
      <w:r w:rsidRPr="00CA4945">
        <w:commentReference w:id="133"/>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34"/>
      <w:r w:rsidRPr="00CA4945">
        <w:rPr>
          <w:rFonts w:eastAsia="Calibri"/>
          <w:highlight w:val="white"/>
        </w:rPr>
        <w:t>Figure 5a</w:t>
      </w:r>
      <w:commentRangeEnd w:id="134"/>
      <w:r w:rsidRPr="00CA4945">
        <w:commentReference w:id="134"/>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del w:id="135" w:author="Amanda Droghini" w:date="2018-03-21T22:24:00Z">
        <w:r w:rsidRPr="00CA4945" w:rsidDel="00E32670">
          <w:rPr>
            <w:rFonts w:eastAsia="Calibri"/>
            <w:highlight w:val="white"/>
          </w:rPr>
          <w:delText>Ballast water exchange data revealed a different pattern than the ship arrival records: w</w:delText>
        </w:r>
      </w:del>
      <w:ins w:id="136" w:author="Amanda Droghini" w:date="2018-03-21T22:24:00Z">
        <w:r w:rsidR="00E32670">
          <w:rPr>
            <w:rFonts w:eastAsia="Calibri"/>
            <w:highlight w:val="white"/>
          </w:rPr>
          <w:t>W</w:t>
        </w:r>
      </w:ins>
      <w:r w:rsidRPr="00CA4945">
        <w:rPr>
          <w:rFonts w:eastAsia="Calibri"/>
          <w:highlight w:val="white"/>
        </w:rPr>
        <w:t>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37" w:name="_wsrma7mknuak" w:colFirst="0" w:colLast="0"/>
      <w:bookmarkEnd w:id="137"/>
      <w:r w:rsidRPr="00CA4945">
        <w:lastRenderedPageBreak/>
        <w:t>Discussion</w:t>
      </w:r>
    </w:p>
    <w:p w14:paraId="30FD02EC" w14:textId="6BFBD9E0"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temperature limitations on habitat and low propagule pressure.</w:t>
      </w:r>
      <w:r w:rsidR="004D442F">
        <w:t xml:space="preserve">  </w:t>
      </w:r>
      <w:commentRangeStart w:id="138"/>
      <w:r w:rsidR="004D442F">
        <w:t>[..]</w:t>
      </w:r>
      <w:commentRangeEnd w:id="138"/>
      <w:r w:rsidR="004D442F">
        <w:rPr>
          <w:rStyle w:val="CommentReference"/>
          <w:rFonts w:ascii="Arial" w:eastAsia="Arial" w:hAnsi="Arial" w:cs="Arial"/>
          <w:color w:val="000000"/>
          <w:lang w:val="en-US" w:eastAsia="en-US"/>
        </w:rPr>
        <w:commentReference w:id="138"/>
      </w:r>
    </w:p>
    <w:p w14:paraId="4F965CF2" w14:textId="5697EAA5" w:rsidR="00E85FCC" w:rsidRDefault="00E31E78" w:rsidP="00D10BCD">
      <w:pPr>
        <w:spacing w:line="360" w:lineRule="auto"/>
        <w:contextualSpacing/>
        <w:rPr>
          <w:color w:val="FF0000"/>
        </w:rPr>
      </w:pPr>
      <w:r>
        <w:rPr>
          <w:color w:val="000000" w:themeColor="text1"/>
        </w:rPr>
        <w:t>Across the 42 taxa we examined, survival suitability was predicted as high in the</w:t>
      </w:r>
      <w:r w:rsidR="0067391E">
        <w:t xml:space="preserve"> southern Bering Sea, but d</w:t>
      </w:r>
      <w:r>
        <w:t xml:space="preserve">ecreased drastically </w:t>
      </w:r>
      <w:r w:rsidR="0067391E">
        <w:t xml:space="preserve">in the north. </w:t>
      </w:r>
      <w:r>
        <w:t>Temperatures suitable for growth and reproduction</w:t>
      </w:r>
      <w:r w:rsidR="0067391E">
        <w:t xml:space="preserve"> </w:t>
      </w:r>
      <w:r>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4475BA96" w:rsidR="007909FD" w:rsidRDefault="00B75A0A" w:rsidP="00EC58C3">
      <w:pPr>
        <w:spacing w:line="360" w:lineRule="auto"/>
        <w:contextualSpacing/>
        <w:rPr>
          <w:ins w:id="139" w:author="Amanda Droghini" w:date="2018-03-21T22:30:00Z"/>
        </w:rPr>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140"/>
      <w:r w:rsidRPr="00CA4945">
        <w:t>even under projected mid-century conditions (2030-2039)</w:t>
      </w:r>
      <w:commentRangeEnd w:id="140"/>
      <w:r>
        <w:rPr>
          <w:rStyle w:val="CommentReference"/>
          <w:rFonts w:ascii="Arial" w:eastAsia="Arial" w:hAnsi="Arial" w:cs="Arial"/>
          <w:color w:val="000000"/>
          <w:lang w:val="en-US" w:eastAsia="en-US"/>
        </w:rPr>
        <w:commentReference w:id="140"/>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141"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Meanwhile, the northern Bering Sea is more similar to arctic ecosystems</w:t>
      </w:r>
      <w:ins w:id="142" w:author="Amanda Droghini" w:date="2018-03-21T22:31:00Z">
        <w:r w:rsidR="004D36DB">
          <w:t>, both in terms of hydrological conditions and species assemblage,</w:t>
        </w:r>
      </w:ins>
      <w:r w:rsidR="00F050F9">
        <w:t xml:space="preserve">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w:t>
      </w:r>
      <w:ins w:id="143" w:author="Amanda Droghini" w:date="2018-03-21T22:31:00Z">
        <w:r w:rsidR="004D36DB" w:rsidRPr="004D36DB">
          <w:t xml:space="preserve"> </w:t>
        </w:r>
        <w:r w:rsidR="004D36DB">
          <w:fldChar w:fldCharType="begin" w:fldLock="1"/>
        </w:r>
        <w:r w:rsidR="004D36DB">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4D36DB">
          <w:fldChar w:fldCharType="separate"/>
        </w:r>
        <w:r w:rsidR="004D36DB" w:rsidRPr="00A24DA3">
          <w:rPr>
            <w:noProof/>
          </w:rPr>
          <w:t>(Wyllie-Echeverria and Wooster 1998, Mueter and Litzow 2008)</w:t>
        </w:r>
        <w:r w:rsidR="004D36DB">
          <w:fldChar w:fldCharType="end"/>
        </w:r>
        <w:r w:rsidR="004D36DB">
          <w:t>.</w:t>
        </w:r>
      </w:ins>
      <w:r w:rsidR="00F050F9">
        <w:t xml:space="preserve"> </w:t>
      </w:r>
      <w:r w:rsidR="00E23A01">
        <w:t>Our findings</w:t>
      </w:r>
      <w:r w:rsidR="00F050F9">
        <w:t xml:space="preserve"> </w:t>
      </w:r>
      <w:r w:rsidR="00E23A01">
        <w:t>s</w:t>
      </w:r>
      <w:r w:rsidR="00F050F9">
        <w:t xml:space="preserve">uggests that winter water </w:t>
      </w:r>
      <w:r w:rsidR="00F050F9">
        <w:lastRenderedPageBreak/>
        <w:t xml:space="preserve">temperatures present an important obstacle to the invasion of arctic, but not subarctic systems. </w:t>
      </w:r>
      <w:del w:id="144" w:author="Amanda Droghini" w:date="2018-03-21T22:31:00Z">
        <w:r w:rsidR="00E23A01" w:rsidDel="004D36DB">
          <w:delText>There already exists ecological differences between the subarctic and ar</w:delText>
        </w:r>
        <w:r w:rsidR="00673D74" w:rsidDel="004D36DB">
          <w:delText xml:space="preserve">ctic regions of the Bering Sea, with </w:delText>
        </w:r>
        <w:r w:rsidR="00E23A01" w:rsidDel="004D36DB">
          <w:delText xml:space="preserve">native species in the northern Bering Sea </w:delText>
        </w:r>
        <w:r w:rsidR="00673D74" w:rsidDel="004D36DB">
          <w:delText>being more akin to species in the Chukchi Sea and the Arctic Ocean than in the Pacific</w:delText>
        </w:r>
        <w:r w:rsidR="00E23A01" w:rsidDel="004D36DB">
          <w:delText xml:space="preserve">; this is especially true for demersal and benthic organisms that experience a “cold pool” (water temperatures below </w:delText>
        </w:r>
        <w:r w:rsidR="00E23A01" w:rsidRPr="009F7627" w:rsidDel="004D36DB">
          <w:delText>2°C</w:delText>
        </w:r>
        <w:r w:rsidR="00E23A01" w:rsidDel="004D36DB">
          <w:delText xml:space="preserve">) in the summer, which is a direct result of melting winter sea ice </w:delText>
        </w:r>
        <w:r w:rsidR="00E23A01" w:rsidDel="004D36DB">
          <w:fldChar w:fldCharType="begin" w:fldLock="1"/>
        </w:r>
        <w:r w:rsidR="009D352C" w:rsidRPr="004D36DB" w:rsidDel="004D36DB">
          <w:del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w:delInstrText>
        </w:r>
        <w:r w:rsidR="009D352C" w:rsidRPr="004D36DB" w:rsidDel="004D36DB">
          <w:rPr>
            <w:rPrChange w:id="145" w:author="Amanda Droghini" w:date="2018-03-21T22:31:00Z">
              <w:rPr/>
            </w:rPrChange>
          </w:rPr>
          <w:delInstrText>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delInstrText>
        </w:r>
        <w:r w:rsidR="00E23A01" w:rsidDel="004D36DB">
          <w:fldChar w:fldCharType="separate"/>
        </w:r>
        <w:r w:rsidR="00E23A01" w:rsidRPr="004D36DB" w:rsidDel="004D36DB">
          <w:rPr>
            <w:noProof/>
          </w:rPr>
          <w:delText>(Wyllie-Echeverria and Wooster 1998, Mueter and Litzow 2008)</w:delText>
        </w:r>
        <w:r w:rsidR="00E23A01" w:rsidDel="004D36DB">
          <w:fldChar w:fldCharType="end"/>
        </w:r>
        <w:r w:rsidR="00E23A01" w:rsidDel="004D36DB">
          <w:delText xml:space="preserve">. </w:delText>
        </w:r>
      </w:del>
      <w:commentRangeStart w:id="146"/>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146"/>
      <w:r w:rsidR="008F5B16">
        <w:rPr>
          <w:rStyle w:val="CommentReference"/>
          <w:rFonts w:ascii="Arial" w:eastAsia="Arial" w:hAnsi="Arial" w:cs="Arial"/>
          <w:color w:val="000000"/>
          <w:lang w:val="en-US" w:eastAsia="en-US"/>
        </w:rPr>
        <w:commentReference w:id="146"/>
      </w:r>
      <w:r w:rsidR="008F5B16">
        <w:t xml:space="preserve"> </w:t>
      </w:r>
    </w:p>
    <w:p w14:paraId="13666877" w14:textId="77777777" w:rsidR="004D36DB" w:rsidRDefault="004D36DB" w:rsidP="00EC58C3">
      <w:pPr>
        <w:spacing w:line="360" w:lineRule="auto"/>
        <w:contextualSpacing/>
      </w:pPr>
    </w:p>
    <w:p w14:paraId="47CED1A5" w14:textId="667663B1" w:rsidR="004D68B2" w:rsidRPr="00EC58C3" w:rsidRDefault="00114E82" w:rsidP="00EC58C3">
      <w:pPr>
        <w:spacing w:line="360" w:lineRule="auto"/>
        <w:contextualSpacing/>
        <w:rPr>
          <w:color w:val="FF0000"/>
        </w:rPr>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w:t>
      </w:r>
      <w:del w:id="147" w:author="Amanda Droghini" w:date="2018-03-08T07:50:00Z">
        <w:r w:rsidDel="00B31FD6">
          <w:delText xml:space="preserve">Most studies are concerned with testing upper limits, or test lower limits that are well above the temperatures experienced in Arctic or sub-Arctic regions. </w:delText>
        </w:r>
      </w:del>
      <w:r>
        <w:t xml:space="preserve">Even within a taxa, different populations can exhibit different tolerances, or exhibit impressive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w:t>
      </w:r>
      <w:del w:id="148" w:author="Amanda Droghini" w:date="2018-03-21T22:26:00Z">
        <w:r w:rsidDel="00E32670">
          <w:delText xml:space="preserve">The limitations of considering only one or a few variables (e.g. temperature, salinity) in isolation have been discussed elsewhere; beyond the need to consider additional factors such as availability of food resources and substrate, </w:delText>
        </w:r>
        <w:r w:rsidR="00EC58C3" w:rsidDel="00E32670">
          <w:delText>t</w:delText>
        </w:r>
      </w:del>
      <w:ins w:id="149" w:author="Amanda Droghini" w:date="2018-03-21T22:26:00Z">
        <w:r w:rsidR="00E32670">
          <w:t>T</w:t>
        </w:r>
      </w:ins>
      <w:r>
        <w:t xml:space="preserve">here is also the potential for interactions </w:t>
      </w:r>
      <w:ins w:id="150" w:author="Amanda Droghini" w:date="2018-03-21T22:26:00Z">
        <w:r w:rsidR="00E32670">
          <w:t xml:space="preserve">with other variables which we did not consider (e.g. wind for intertidal organisms), </w:t>
        </w:r>
      </w:ins>
      <w:r>
        <w:t xml:space="preserve">and for non-linear responses, both of which may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w:t>
      </w:r>
      <w:del w:id="151" w:author="Amanda Droghini" w:date="2018-03-21T22:27:00Z">
        <w:r w:rsidDel="00E32670">
          <w:delText xml:space="preserve"> </w:delText>
        </w:r>
      </w:del>
      <w:del w:id="152" w:author="Amanda Droghini" w:date="2018-03-21T22:26:00Z">
        <w:r w:rsidDel="00E32670">
          <w:delText xml:space="preserve"> </w:delText>
        </w:r>
        <w:r w:rsidR="00EC58C3" w:rsidDel="00E32670">
          <w:rPr>
            <w:color w:val="FF0000"/>
          </w:rPr>
          <w:delText xml:space="preserve">We also recognize that sea temperatures do not tell us about the organism’s body temperature (the true limiting factor), which can also be affected by a multitude of environmental factors e.g. wind (Monaco and Helmuth 2011). </w:delText>
        </w:r>
      </w:del>
    </w:p>
    <w:p w14:paraId="57F592B7" w14:textId="637FBF41" w:rsidR="00E85FCC" w:rsidRPr="00B31FD6" w:rsidRDefault="00E85FCC" w:rsidP="00B31FD6">
      <w:pPr>
        <w:pStyle w:val="Heading2"/>
      </w:pPr>
      <w:r w:rsidRPr="00B31FD6">
        <w:t>Reproduction: Is there enough time?</w:t>
      </w:r>
    </w:p>
    <w:p w14:paraId="426FC546" w14:textId="77777777" w:rsidR="004D36DB" w:rsidRDefault="00A41DF2" w:rsidP="00114E82">
      <w:pPr>
        <w:spacing w:line="360" w:lineRule="auto"/>
        <w:contextualSpacing/>
        <w:rPr>
          <w:ins w:id="153" w:author="Amanda Droghini" w:date="2018-03-21T22:30:00Z"/>
        </w:rPr>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for reproduction; in theory, these species would have access to many estuaries and rivers. </w:t>
      </w:r>
      <w:r w:rsidR="004E6C5F">
        <w:rPr>
          <w:highlight w:val="cyan"/>
        </w:rPr>
        <w:t xml:space="preserve">For axa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r w:rsidR="004E6C5F" w:rsidRPr="004E6C5F">
        <w:rPr>
          <w:i/>
          <w:highlight w:val="cyan"/>
        </w:rPr>
        <w:t>Amphibalanus amphitrite</w:t>
      </w:r>
      <w:r w:rsidR="004E6C5F">
        <w:rPr>
          <w:highlight w:val="cyan"/>
        </w:rPr>
        <w:t xml:space="preserve">, </w:t>
      </w:r>
      <w:r w:rsidRPr="000A4DAA">
        <w:rPr>
          <w:i/>
          <w:highlight w:val="cyan"/>
        </w:rPr>
        <w:t>Botrylloides violaceus</w:t>
      </w:r>
      <w:r w:rsidRPr="000A4DAA">
        <w:rPr>
          <w:highlight w:val="cyan"/>
        </w:rPr>
        <w:t xml:space="preserve">, </w:t>
      </w:r>
      <w:r w:rsidRPr="000A4DAA">
        <w:rPr>
          <w:i/>
          <w:iCs/>
          <w:highlight w:val="cyan"/>
        </w:rPr>
        <w:t>Carcinus maenas</w:t>
      </w:r>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ins w:id="154" w:author="Amanda Droghini" w:date="2018-03-21T22:30:00Z">
        <w:r w:rsidR="004D36DB">
          <w:t xml:space="preserve">Interestingly, the two non-native species that are thought to be established in the Bering Sea, not only had year-round survival ability, but were also the two outliers in our reproductive models that had nearly year-round reproductive habitat as well (between 49 and 52 consecutive weeks of suitable repro habitats). We did not consider </w:t>
        </w:r>
        <w:r w:rsidR="004D36DB">
          <w:lastRenderedPageBreak/>
          <w:t xml:space="preserve">the potential for asexual reproduction, and there are instances of some species establishing self-sustaining populations based on asexual reproduction alone (e.g. </w:t>
        </w:r>
        <w:r w:rsidR="004D36DB">
          <w:rPr>
            <w:i/>
          </w:rPr>
          <w:t>Nematostella vectensis</w:t>
        </w:r>
        <w:r w:rsidR="004D36DB">
          <w:t>; Hand 1994—need cit).</w:t>
        </w:r>
        <w:r w:rsidR="004D36DB">
          <w:t xml:space="preserve"> </w:t>
        </w:r>
      </w:ins>
    </w:p>
    <w:p w14:paraId="5DC44D98" w14:textId="43D0F5BA" w:rsidR="004D36DB" w:rsidRDefault="00114E82" w:rsidP="00114E82">
      <w:pPr>
        <w:spacing w:line="360" w:lineRule="auto"/>
        <w:contextualSpacing/>
        <w:rPr>
          <w:ins w:id="155" w:author="Amanda Droghini" w:date="2018-03-21T22:30:00Z"/>
        </w:rPr>
      </w:pPr>
      <w:del w:id="156" w:author="Amanda Droghini" w:date="2018-03-21T22:30:00Z">
        <w:r w:rsidDel="004D36DB">
          <w:delText>However, o</w:delText>
        </w:r>
      </w:del>
    </w:p>
    <w:p w14:paraId="208BDB0F" w14:textId="4EE1B45B" w:rsidR="00FE07CC" w:rsidRPr="00114E82" w:rsidRDefault="004D36DB" w:rsidP="00114E82">
      <w:pPr>
        <w:spacing w:line="360" w:lineRule="auto"/>
        <w:contextualSpacing/>
      </w:pPr>
      <w:ins w:id="157" w:author="Amanda Droghini" w:date="2018-03-21T22:30:00Z">
        <w:r>
          <w:t>O</w:t>
        </w:r>
      </w:ins>
      <w:r w:rsidR="00114E82">
        <w:t xml:space="preserve">ur models may underestimate summer water temperatures near the coastlines, and especially near the mouth of major rivers, potentially underestimating the time and amount of suitable habitat available. </w:t>
      </w:r>
      <w:del w:id="158" w:author="Amanda Droghini" w:date="2018-03-21T22:28:00Z">
        <w:r w:rsidR="00114E82" w:rsidDel="004D36DB">
          <w:delText xml:space="preserve">The spatial resolution of the ROMS (6-nautical mile) is coarse in the context of habitat studies for marine invertebrates. Because of the resolution and numerical limitations, the </w:delText>
        </w:r>
      </w:del>
      <w:r w:rsidR="00114E82">
        <w:t xml:space="preserve">ROMS </w:t>
      </w:r>
      <w:ins w:id="159" w:author="Amanda Droghini" w:date="2018-03-21T22:28:00Z">
        <w:r>
          <w:t xml:space="preserve">are coarse (6-nautical) models which consequently do not match up perfectly with the coastline. </w:t>
        </w:r>
      </w:ins>
      <w:ins w:id="160" w:author="Amanda Droghini" w:date="2018-03-21T22:29:00Z">
        <w:r>
          <w:t xml:space="preserve">Numerically, shallow waters </w:t>
        </w:r>
      </w:ins>
      <w:del w:id="161" w:author="Amanda Droghini" w:date="2018-03-21T22:29:00Z">
        <w:r w:rsidR="00114E82" w:rsidDel="004D36DB">
          <w:delText>lack resolution in shallow waters (</w:delText>
        </w:r>
      </w:del>
      <w:r w:rsidR="00114E82">
        <w:t>&lt; 10 m deep</w:t>
      </w:r>
      <w:ins w:id="162" w:author="Amanda Droghini" w:date="2018-03-21T22:29:00Z">
        <w:r>
          <w:t xml:space="preserve"> must be set to 10 m, underestimating the role of solar radiation.</w:t>
        </w:r>
      </w:ins>
      <w:del w:id="163" w:author="Amanda Droghini" w:date="2018-03-21T22:29:00Z">
        <w:r w:rsidR="00114E82" w:rsidDel="004D36DB">
          <w:delText>), and models do not reach the shoreline, often falling several kilometers short.</w:delText>
        </w:r>
      </w:del>
      <w:r w:rsidR="00114E82">
        <w:t xml:space="preserve"> </w:t>
      </w:r>
      <w:del w:id="164" w:author="Amanda Droghini" w:date="2018-03-07T08:26:00Z">
        <w:r w:rsidR="00114E82" w:rsidDel="00FE07CC">
          <w:delText xml:space="preserve">Thus, for many areas along the coast, we simply have no predictions of water temperature and salinity. </w:delText>
        </w:r>
      </w:del>
      <w:del w:id="165"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have recorded temperatures as high as </w:t>
      </w:r>
      <w:commentRangeStart w:id="166"/>
      <w:r w:rsidR="00114E82">
        <w:t xml:space="preserve">19°C </w:t>
      </w:r>
      <w:commentRangeEnd w:id="166"/>
      <w:r w:rsidR="00114E82">
        <w:rPr>
          <w:rStyle w:val="CommentReference"/>
          <w:rFonts w:ascii="Arial" w:eastAsia="Arial" w:hAnsi="Arial" w:cs="Arial"/>
          <w:color w:val="000000"/>
          <w:lang w:val="en-US" w:eastAsia="en-US"/>
        </w:rPr>
        <w:commentReference w:id="166"/>
      </w:r>
      <w:r w:rsidR="00114E82">
        <w:t>near the Yukon River. Local dynamics such as freshwater runoff influences salinity and temperature and is likely to affect species’ distribution and persistence</w:t>
      </w:r>
      <w:commentRangeStart w:id="167"/>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167"/>
      <w:r w:rsidR="00114E82">
        <w:rPr>
          <w:rStyle w:val="CommentReference"/>
          <w:rFonts w:ascii="Arial" w:eastAsia="Arial" w:hAnsi="Arial" w:cs="Arial"/>
          <w:color w:val="000000"/>
          <w:lang w:val="en-US" w:eastAsia="en-US"/>
        </w:rPr>
        <w:commentReference w:id="167"/>
      </w:r>
      <w:r w:rsidR="00114E82">
        <w:t xml:space="preserve">. </w:t>
      </w:r>
      <w:del w:id="168" w:author="Amanda Droghini" w:date="2018-03-21T22:30:00Z">
        <w:r w:rsidR="00114E82" w:rsidDel="004D36DB">
          <w:delText xml:space="preserve">We did not consider the potential for asexual reproduction, and there are instances of some species establishing self-sustaining populations based on asexual reproduction alone (e.g. </w:delText>
        </w:r>
        <w:r w:rsidR="00114E82" w:rsidDel="004D36DB">
          <w:rPr>
            <w:i/>
          </w:rPr>
          <w:delText>Nematostella vectensis</w:delText>
        </w:r>
        <w:r w:rsidR="00114E82" w:rsidDel="004D36DB">
          <w:delText>; Hand 1994—need cit).</w:delText>
        </w:r>
      </w:del>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69" w:author="Amanda Droghini" w:date="2018-03-11T10:39:00Z"/>
        </w:rPr>
      </w:pPr>
      <w:del w:id="170"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71"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383D28C" w:rsidR="00432C42" w:rsidRDefault="00DA6BD5" w:rsidP="004C0817">
      <w:pPr>
        <w:rPr>
          <w:ins w:id="172" w:author="Amanda Droghini" w:date="2018-03-21T22:32:00Z"/>
        </w:rPr>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73"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74"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ins w:id="175" w:author="Amanda Droghini" w:date="2018-03-20T11:55:00Z">
        <w:r w:rsidR="004C0817">
          <w:t xml:space="preserve">We extend work by McGee et al. </w:t>
        </w:r>
        <w:r w:rsidR="004C0817">
          <w:fldChar w:fldCharType="begin" w:fldLock="1"/>
        </w:r>
        <w:r w:rsidR="004C0817">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4C0817">
          <w:fldChar w:fldCharType="separate"/>
        </w:r>
        <w:r w:rsidR="004C0817" w:rsidRPr="004C0817">
          <w:rPr>
            <w:noProof/>
          </w:rPr>
          <w:t>(2006)</w:t>
        </w:r>
        <w:r w:rsidR="004C0817">
          <w:fldChar w:fldCharType="end"/>
        </w:r>
        <w:r w:rsidR="004C0817">
          <w:t xml:space="preserve"> by quantifying the fishing vessel traffic in the region. While these boats do not carry ballast water, they may be important vectors of biofouling. </w:t>
        </w:r>
      </w:ins>
      <w:ins w:id="176" w:author="Amanda Droghini" w:date="2018-03-20T12:00:00Z">
        <w:r w:rsidR="004C0817">
          <w:t xml:space="preserve">Organisms </w:t>
        </w:r>
      </w:ins>
      <w:ins w:id="177" w:author="Amanda Droghini" w:date="2018-03-20T11:59:00Z">
        <w:r w:rsidR="004C0817">
          <w:t>such as barnacles</w:t>
        </w:r>
      </w:ins>
      <w:ins w:id="178" w:author="Amanda Droghini" w:date="2018-03-20T12:00:00Z">
        <w:r w:rsidR="004C0817">
          <w:t>, copepods, and algae can be transported via fouling</w:t>
        </w:r>
      </w:ins>
      <w:ins w:id="179" w:author="Amanda Droghini" w:date="2018-03-20T12:01:00Z">
        <w:r w:rsidR="004C0817">
          <w:t xml:space="preserve">; while much attention has been placed on ballast water, a study in the Canadian Arctic found </w:t>
        </w:r>
        <w:r w:rsidR="008A7393">
          <w:t xml:space="preserve">a greater abundance and richness of hull </w:t>
        </w:r>
      </w:ins>
      <w:ins w:id="180" w:author="Amanda Droghini" w:date="2018-03-20T12:02:00Z">
        <w:r w:rsidR="008A7393">
          <w:t>foulers</w:t>
        </w:r>
      </w:ins>
      <w:ins w:id="181" w:author="Amanda Droghini" w:date="2018-03-20T12:01:00Z">
        <w:r w:rsidR="008A7393">
          <w:t xml:space="preserve"> compared to ballast </w:t>
        </w:r>
        <w:r w:rsidR="008A7393">
          <w:lastRenderedPageBreak/>
          <w:t>water</w:t>
        </w:r>
      </w:ins>
      <w:ins w:id="182" w:author="Amanda Droghini" w:date="2018-03-20T12:02:00Z">
        <w:r w:rsidR="008A7393">
          <w:t xml:space="preserve"> organisms, suggesting that biofouling may be </w:t>
        </w:r>
      </w:ins>
      <w:ins w:id="183" w:author="Amanda Droghini" w:date="2018-03-20T12:03:00Z">
        <w:r w:rsidR="008A7393">
          <w:t xml:space="preserve">a greater contributor to </w:t>
        </w:r>
      </w:ins>
      <w:ins w:id="184" w:author="Amanda Droghini" w:date="2018-03-20T12:04:00Z">
        <w:r w:rsidR="008A7393">
          <w:t xml:space="preserve">introductions than ballast water </w:t>
        </w:r>
        <w:r w:rsidR="008A7393">
          <w:fldChar w:fldCharType="begin" w:fldLock="1"/>
        </w:r>
      </w:ins>
      <w:r w:rsidR="008A7393">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8A7393">
        <w:fldChar w:fldCharType="separate"/>
      </w:r>
      <w:r w:rsidR="008A7393" w:rsidRPr="008A7393">
        <w:rPr>
          <w:noProof/>
        </w:rPr>
        <w:t>(Chan et al. 2015)</w:t>
      </w:r>
      <w:ins w:id="185" w:author="Amanda Droghini" w:date="2018-03-20T12:04:00Z">
        <w:r w:rsidR="008A7393">
          <w:fldChar w:fldCharType="end"/>
        </w:r>
        <w:r w:rsidR="008A7393">
          <w:t>.</w:t>
        </w:r>
      </w:ins>
      <w:ins w:id="186" w:author="Amanda Droghini" w:date="2018-03-20T11:59:00Z">
        <w:r w:rsidR="004C0817">
          <w:t xml:space="preserve"> </w:t>
        </w:r>
      </w:ins>
      <w:del w:id="187"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188" w:author="Amanda Droghini" w:date="2018-03-20T11:59:00Z">
        <w:r w:rsidR="001220E6" w:rsidDel="004C0817">
          <w:delText xml:space="preserve">Moreover, </w:delText>
        </w:r>
        <w:r w:rsidRPr="00CA4945" w:rsidDel="004C0817">
          <w:delText>t</w:delText>
        </w:r>
      </w:del>
      <w:ins w:id="189" w:author="Amanda Droghini" w:date="2018-03-20T11:59:00Z">
        <w:r w:rsidR="004C0817">
          <w:t>T</w:t>
        </w:r>
      </w:ins>
      <w:r w:rsidRPr="00CA4945">
        <w:t>he connectivity of Dutch Harbor to other Bering Sea ports, like those of the Pribilof Islands, Bristol Bay, and Akutan</w:t>
      </w:r>
      <w:r w:rsidR="00571CAF">
        <w:t>,</w:t>
      </w:r>
      <w:r w:rsidRPr="00CA4945">
        <w:t xml:space="preserve"> </w:t>
      </w:r>
      <w:commentRangeStart w:id="190"/>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90"/>
      <w:r w:rsidR="00432C42">
        <w:rPr>
          <w:rStyle w:val="CommentReference"/>
          <w:rFonts w:ascii="Arial" w:eastAsia="Arial" w:hAnsi="Arial" w:cs="Arial"/>
          <w:color w:val="000000"/>
          <w:lang w:val="en-US" w:eastAsia="en-US"/>
        </w:rPr>
        <w:commentReference w:id="190"/>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Default="004D36DB" w:rsidP="004C0817"/>
    <w:p w14:paraId="66AE7335" w14:textId="7D81F45F" w:rsidR="00EF5CA5" w:rsidRPr="00432C42" w:rsidRDefault="00EF5CA5" w:rsidP="00432C42">
      <w:pPr>
        <w:rPr>
          <w:ins w:id="191"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192"/>
      <w:r w:rsidR="006A7E99" w:rsidRPr="00EF5CA5">
        <w:rPr>
          <w:highlight w:val="yellow"/>
        </w:rPr>
        <w:t>(e.g. Lord et al. 2015; Lacoursière-Roussel et al. 2016)</w:t>
      </w:r>
      <w:commentRangeEnd w:id="192"/>
      <w:r w:rsidR="006A7E99" w:rsidRPr="00EF5CA5">
        <w:rPr>
          <w:rStyle w:val="CommentReference"/>
          <w:b/>
          <w:highlight w:val="yellow"/>
        </w:rPr>
        <w:commentReference w:id="192"/>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193" w:author="Amanda Droghini" w:date="2018-03-20T11:27:00Z">
        <w:r w:rsidR="0058344F">
          <w:t xml:space="preserve">Propagule pressure and conditions encountered during the voyage may play a greater </w:t>
        </w:r>
      </w:ins>
      <w:ins w:id="194" w:author="Amanda Droghini" w:date="2018-03-20T11:28:00Z">
        <w:r w:rsidR="0058344F">
          <w:t xml:space="preserve">role than conditions encountered </w:t>
        </w:r>
      </w:ins>
      <w:ins w:id="195" w:author="Amanda Droghini" w:date="2018-03-20T11:29:00Z">
        <w:r w:rsidR="0058344F">
          <w:t xml:space="preserve">upon arrival. Historically low propagule pressure (pre-1970) </w:t>
        </w:r>
      </w:ins>
      <w:r w:rsidR="007909FD">
        <w:t xml:space="preserve">is </w:t>
      </w:r>
      <w:ins w:id="196" w:author="Amanda Droghini" w:date="2018-03-20T11:29:00Z">
        <w:r w:rsidR="0058344F">
          <w:t xml:space="preserve">potentially a large explanation for </w:t>
        </w:r>
        <w:r w:rsidR="0058344F">
          <w:lastRenderedPageBreak/>
          <w:t>lack of invasions in coastal Alaska</w:t>
        </w:r>
      </w:ins>
      <w:r w:rsidR="007909FD">
        <w:t xml:space="preserve">, and may be a more important component of invasion risk than environmental conditions at recipient ports </w:t>
      </w:r>
      <w:ins w:id="197" w:author="Amanda Droghini" w:date="2018-03-20T11:31:00Z">
        <w:r w:rsidR="0058344F">
          <w:t xml:space="preserve"> </w:t>
        </w:r>
      </w:ins>
      <w:ins w:id="198"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199" w:author="Amanda Droghini" w:date="2018-03-20T11:29:00Z">
        <w:r w:rsidR="0058344F">
          <w:fldChar w:fldCharType="separate"/>
        </w:r>
      </w:ins>
      <w:r w:rsidR="0058344F" w:rsidRPr="0058344F">
        <w:rPr>
          <w:noProof/>
        </w:rPr>
        <w:t>(Ruiz et al. 2000)</w:t>
      </w:r>
      <w:ins w:id="200" w:author="Amanda Droghini" w:date="2018-03-20T11:29:00Z">
        <w:r w:rsidR="0058344F">
          <w:fldChar w:fldCharType="end"/>
        </w:r>
      </w:ins>
      <w:ins w:id="201" w:author="Amanda Droghini" w:date="2018-03-20T11:31:00Z">
        <w:r w:rsidR="0058344F">
          <w:t xml:space="preserve">. </w:t>
        </w:r>
      </w:ins>
      <w:r w:rsidR="007909FD">
        <w:t>Conditions encountered during the voyage may also play a role. S</w:t>
      </w:r>
      <w:ins w:id="202" w:author="Amanda Droghini" w:date="2018-03-20T11:31:00Z">
        <w:r w:rsidR="0058344F">
          <w:t xml:space="preserve">tudies from the Canadian Arctic </w:t>
        </w:r>
      </w:ins>
      <w:r w:rsidR="007909FD">
        <w:t>suggest</w:t>
      </w:r>
      <w:ins w:id="203"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204" w:author="Amanda Droghini" w:date="2018-03-20T11:32:00Z">
        <w:r w:rsidR="0058344F">
          <w:t xml:space="preserve"> Chan et al. </w:t>
        </w:r>
      </w:ins>
      <w:ins w:id="205"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206" w:author="Amanda Droghini" w:date="2018-03-20T11:34:00Z">
        <w:r w:rsidR="0058344F">
          <w:fldChar w:fldCharType="end"/>
        </w:r>
        <w:r w:rsidR="0058344F">
          <w:t xml:space="preserve"> found that ballast water age</w:t>
        </w:r>
      </w:ins>
      <w:ins w:id="207"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208" w:author="Amanda Droghini" w:date="2018-03-12T08:06:00Z">
        <w:r w:rsidRPr="00EF5CA5">
          <w:t xml:space="preserve"> </w:t>
        </w:r>
      </w:ins>
    </w:p>
    <w:p w14:paraId="36347131" w14:textId="27B8A295" w:rsidR="00475A9D" w:rsidRPr="00EF5CA5" w:rsidDel="00EF5CA5" w:rsidRDefault="00B31FD6" w:rsidP="00B31FD6">
      <w:pPr>
        <w:pStyle w:val="Heading2"/>
        <w:rPr>
          <w:del w:id="209" w:author="Amanda Droghini" w:date="2018-03-12T08:06:00Z"/>
        </w:rPr>
      </w:pPr>
      <w:r>
        <w:t>Effects of climate change on invasion risk</w:t>
      </w:r>
      <w:del w:id="210"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80478C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211"/>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211"/>
      <w:r w:rsidR="00B31FD6">
        <w:rPr>
          <w:rStyle w:val="CommentReference"/>
        </w:rPr>
        <w:commentReference w:id="211"/>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 xml:space="preserve">(Stachowicz et al. 2002, Saunders </w:t>
      </w:r>
      <w:r w:rsidRPr="00C72753">
        <w:rPr>
          <w:noProof/>
          <w:highlight w:val="yellow"/>
        </w:rPr>
        <w:lastRenderedPageBreak/>
        <w:t>and Metaxas 2007, Valdizan et al. 2011, Lord 2017)</w:t>
      </w:r>
      <w:r w:rsidRPr="00C72753">
        <w:rPr>
          <w:highlight w:val="yellow"/>
        </w:rPr>
        <w:fldChar w:fldCharType="end"/>
      </w:r>
      <w:r w:rsidRPr="00C72753">
        <w:rPr>
          <w:highlight w:val="yellow"/>
        </w:rPr>
        <w:t>.</w:t>
      </w:r>
      <w:r w:rsidR="005D39C3">
        <w:t xml:space="preserve"> </w:t>
      </w:r>
      <w:ins w:id="212" w:author="Amanda Droghini" w:date="2018-03-03T19:08:00Z">
        <w:r w:rsidR="005D39C3">
          <w:t xml:space="preserve">((future climate change)) </w:t>
        </w:r>
      </w:ins>
      <w:del w:id="213"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214"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24DE1C82" w:rsidR="00B31FD6" w:rsidDel="004D36DB" w:rsidRDefault="00B31FD6" w:rsidP="00CE457C">
      <w:pPr>
        <w:pStyle w:val="NoSpacing"/>
        <w:spacing w:line="480" w:lineRule="auto"/>
        <w:rPr>
          <w:del w:id="215" w:author="Amanda Droghini" w:date="2018-03-21T22:32:00Z"/>
        </w:rPr>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ins w:id="216" w:author="Amanda Droghini" w:date="2018-03-21T22:32:00Z">
        <w:r w:rsidR="004D36DB">
          <w:rPr>
            <w:rFonts w:ascii="Times New Roman" w:hAnsi="Times New Roman" w:cs="Times New Roman"/>
            <w:sz w:val="24"/>
          </w:rPr>
          <w:t xml:space="preserve"> </w:t>
        </w:r>
      </w:ins>
      <w:bookmarkStart w:id="217" w:name="_GoBack"/>
      <w:bookmarkEnd w:id="217"/>
    </w:p>
    <w:p w14:paraId="416CE0E2" w14:textId="77777777" w:rsidR="00B31FD6" w:rsidDel="004D36DB" w:rsidRDefault="00B31FD6" w:rsidP="00CE457C">
      <w:pPr>
        <w:pStyle w:val="NoSpacing"/>
        <w:spacing w:line="480" w:lineRule="auto"/>
        <w:rPr>
          <w:del w:id="218" w:author="Amanda Droghini" w:date="2018-03-21T22:32:00Z"/>
          <w:rFonts w:ascii="Times New Roman" w:hAnsi="Times New Roman" w:cs="Times New Roman"/>
          <w:sz w:val="24"/>
        </w:rPr>
      </w:pPr>
    </w:p>
    <w:p w14:paraId="709CCDD5" w14:textId="2B883ECE" w:rsidR="00CE457C" w:rsidRDefault="00CE457C" w:rsidP="004D36DB">
      <w:pPr>
        <w:pStyle w:val="NoSpacing"/>
        <w:spacing w:line="480" w:lineRule="auto"/>
        <w:rPr>
          <w:rFonts w:ascii="Times New Roman" w:hAnsi="Times New Roman" w:cs="Times New Roman"/>
          <w:sz w:val="24"/>
          <w:szCs w:val="24"/>
        </w:rPr>
        <w:pPrChange w:id="219" w:author="Amanda Droghini" w:date="2018-03-21T22:32:00Z">
          <w:pPr>
            <w:pStyle w:val="NoSpacing"/>
            <w:spacing w:line="480" w:lineRule="auto"/>
          </w:pPr>
        </w:pPrChange>
      </w:pPr>
      <w:del w:id="220" w:author="Amanda Droghini" w:date="2018-03-21T22:32:00Z">
        <w:r w:rsidRPr="00CE457C"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Del="004D36DB">
          <w:rPr>
            <w:rFonts w:ascii="Times New Roman" w:hAnsi="Times New Roman" w:cs="Times New Roman"/>
            <w:sz w:val="24"/>
          </w:rPr>
          <w:delText xml:space="preserve">Sea </w:delText>
        </w:r>
        <w:r w:rsidRPr="00CE457C" w:rsidDel="004D36DB">
          <w:rPr>
            <w:rFonts w:ascii="Times New Roman" w:hAnsi="Times New Roman" w:cs="Times New Roman"/>
            <w:sz w:val="24"/>
          </w:rPr>
          <w:delText xml:space="preserve">will likely increase. </w:delText>
        </w:r>
      </w:del>
      <w:r w:rsidRPr="00CE457C">
        <w:rPr>
          <w:rFonts w:ascii="Times New Roman" w:hAnsi="Times New Roman" w:cs="Times New Roman"/>
          <w:sz w:val="24"/>
        </w:rPr>
        <w:t>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221" w:name="_j7rjor86myf4" w:colFirst="0" w:colLast="0"/>
      <w:bookmarkStart w:id="222" w:name="_wlyl2isgh4pt" w:colFirst="0" w:colLast="0"/>
      <w:bookmarkStart w:id="223" w:name="_9nos1ewn3on8" w:colFirst="0" w:colLast="0"/>
      <w:bookmarkStart w:id="224" w:name="_6eg1um4qsxm4" w:colFirst="0" w:colLast="0"/>
      <w:bookmarkEnd w:id="221"/>
      <w:bookmarkEnd w:id="222"/>
      <w:bookmarkEnd w:id="223"/>
      <w:bookmarkEnd w:id="224"/>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r w:rsidRPr="00CA4945">
        <w:lastRenderedPageBreak/>
        <w:t xml:space="preserve">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225"/>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225"/>
      <w:r w:rsidR="00304FD5">
        <w:rPr>
          <w:rStyle w:val="CommentReference"/>
          <w:rFonts w:ascii="Arial" w:eastAsia="Arial" w:hAnsi="Arial" w:cs="Arial"/>
          <w:color w:val="000000"/>
          <w:lang w:val="en-US" w:eastAsia="en-US"/>
        </w:rPr>
        <w:commentReference w:id="225"/>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226" w:name="_6u0eeeycv0oa" w:colFirst="0" w:colLast="0"/>
      <w:bookmarkEnd w:id="226"/>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5BAC5D17" w14:textId="35EDFF28" w:rsidR="00D55E42" w:rsidRPr="00D55E42" w:rsidRDefault="004D5A7F" w:rsidP="00D55E42">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D55E42" w:rsidRPr="00D55E42">
        <w:rPr>
          <w:noProof/>
          <w:lang w:val="en-US"/>
        </w:rPr>
        <w:t>Ashton, G. V., E. I. Riedlecker, and G. M. Ruiz. 2008. First non-native crustacean established in coastal waters of Alaska. Aquatic Biology 3:133–137.</w:t>
      </w:r>
    </w:p>
    <w:p w14:paraId="7E7C1497"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Barry, S. C., K. R. Hayes, C. L. Hewitt, H. L. Behrens, E. Dragsund, and S. M. Bakke. 2008. Ballast water risk assessment: principles, processes, and methods. ICES Journal of Marine Science 65:121–131.</w:t>
      </w:r>
    </w:p>
    <w:p w14:paraId="792EF1DE"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Blackburn, T. M., P. Pyšek, S. Bacher, J. T. Carlton, R. P. Duncan, V. Jarošík, J. R. U. Wilson, and D. M. Richardson. 2011. A proposed unified framework for biological invasions. Trends in Ecology and Evolution 26:333–339.</w:t>
      </w:r>
    </w:p>
    <w:p w14:paraId="1901CC29"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Byrne, M., M. Gall, K. Wolfe, and A. Agüera. 2016. From pole to pole: the potential for the Arctic seastar Asterias amurensis to invade a warming Southern Ocean. Global Change Biology 22:3874–3887.</w:t>
      </w:r>
    </w:p>
    <w:p w14:paraId="7501F3C5"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Carlton, J. T. 1996. Pattern, process, and prediction in marine invasion ecology. Biological Conservation 78:97–106.</w:t>
      </w:r>
    </w:p>
    <w:p w14:paraId="66F1B337"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Chan, F. T., E. Briski, S. A. Bailey, and H. J. MacIsaac. 2014. Richness–abundance relationships for zooplankton in ballast water: temperate versus Arctic comparisons. ICES Journal of Marine Science 71:1876–1884.</w:t>
      </w:r>
    </w:p>
    <w:p w14:paraId="61753F7D"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Chan, F. T., H. J. MacIsaac, and S. A. Bailey. 2016. Survival of ship biofouling assemblages during and after voyages to the Canadian Arctic. Marine Biology 163:250.</w:t>
      </w:r>
    </w:p>
    <w:p w14:paraId="6A117793"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3B252216"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 xml:space="preserve">Colautti, R. I., I. A. Grigorovich, and H. J. MacIsaac. 2006. Propagule pressure: A null model for </w:t>
      </w:r>
      <w:r w:rsidRPr="00D55E42">
        <w:rPr>
          <w:noProof/>
          <w:lang w:val="en-US"/>
        </w:rPr>
        <w:lastRenderedPageBreak/>
        <w:t>biological invasions. Biological Invasions 8:1023–1037.</w:t>
      </w:r>
    </w:p>
    <w:p w14:paraId="1A997E1C"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Eguíluz, V. M., J. Fernández-Gracia, X. Irigoien, and C. M. Duarte. 2016. A quantitative assessment of Arctic shipping in 2010-2014. Scientific Reports 6:3–8.</w:t>
      </w:r>
    </w:p>
    <w:p w14:paraId="0D87C307"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Fetzer, I., and W. E. Arntz. 2008. Reproductive strategies of benthic invertebrates in the Kara Sea (Russian Arctic): Adaptation of reproduction modes to cold water. Marine Ecology Progress Series 356:189–202.</w:t>
      </w:r>
    </w:p>
    <w:p w14:paraId="2C51A8A1"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53BEEE19"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Grebmeier, J. M., L. W. Cooper, H. M. Feder, and B. I. Sirenko. 2006a. Ecosystem dynamics of the Pacific-influenced Northern Bering and Chukchi Seas in the Amerasian Arctic. Progress in Oceanography 71:331–361.</w:t>
      </w:r>
    </w:p>
    <w:p w14:paraId="5EC1051B"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Grebmeier, J. M., J. E. Overland, S. E. Moore, E. V Farley, E. C. Carmack, L. W. Cooper, K. E. Frey, J. H. Helle, F. A. McLaughlin, and S. L. McNutt. 2006b. A major ecosystem shift in the Northern Bering Sea. Science 311:1461–1464.</w:t>
      </w:r>
    </w:p>
    <w:p w14:paraId="2DEDB659"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1379507F"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011DBA6"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lastRenderedPageBreak/>
        <w:t>Hewitt, C. L., and K. R. Hayes. 2002. Risk assessment of marine biological invasions. Pages 456–466</w:t>
      </w:r>
      <w:r w:rsidRPr="00D55E42">
        <w:rPr>
          <w:i/>
          <w:iCs/>
          <w:noProof/>
          <w:lang w:val="en-US"/>
        </w:rPr>
        <w:t>in</w:t>
      </w:r>
      <w:r w:rsidRPr="00D55E42">
        <w:rPr>
          <w:noProof/>
          <w:lang w:val="en-US"/>
        </w:rPr>
        <w:t xml:space="preserve"> E. Leppäkoski, S. Gollasch, and S. Olenin, editors.Invasive Aquatic Species of Europe. Distribution, Impacts and Management. Springer Netherlands.</w:t>
      </w:r>
    </w:p>
    <w:p w14:paraId="38243C08"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Hines, A. H., G. M. Ruiz, N. G. Hitchcock, and C. E. de Rivera. 2004. Projecting range expansion of invasive European green crabs (Carcinus maenas) to Alaska: temperature and salinity tolerance of larvae. Edgewater, MD.</w:t>
      </w:r>
    </w:p>
    <w:p w14:paraId="611FD8BE"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Huang, X., S. Li, P. Ni, Y. Gao, J. Bei, Z. Zhou, and A. Zhan. 2017. Rapid response to changing environments during biological invasions: DNA methylation perspectives. Molecular Ecology 12:3218–3221.</w:t>
      </w:r>
    </w:p>
    <w:p w14:paraId="1DCAE910"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Kassahn, K. S., R. H. Crozier, H. O. Pörtner, and M. J. Caley. 2009. Animal performance and stress: Responses and tolerance limits at different levels of biological organisation. Biological Reviews 84:277–292.</w:t>
      </w:r>
    </w:p>
    <w:p w14:paraId="0C5BBDD8"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368EAF55"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Lemke, P., J. Ren, R. B. Alley, I. Allison, J. Carrasco, G. Flato, Y. Fujii, G. Kaser, P. Mote, R. H. Thomas, and T. Zhang. 2007. Observations: Changes in snow, ice and frozen ground. Pages 337–383</w:t>
      </w:r>
      <w:r w:rsidRPr="00D55E42">
        <w:rPr>
          <w:i/>
          <w:iCs/>
          <w:noProof/>
          <w:lang w:val="en-US"/>
        </w:rPr>
        <w:t>in</w:t>
      </w:r>
      <w:r w:rsidRPr="00D55E42">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1AE91BA2"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Lord, J. P. 2017. Impact of seawater temperature on growth and recruitment of invasive fouling species at the global scale. Marine Ecology 38:1–10.</w:t>
      </w:r>
    </w:p>
    <w:p w14:paraId="7BD5E1D3"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lastRenderedPageBreak/>
        <w:t>Lord, J. P., J. M. Calini, and R. B. Whitlatch. 2015. Influence of seawater temperature and shipping on the spread and establishment of marine fouling species. Marine Biology 162:2481–2492.</w:t>
      </w:r>
    </w:p>
    <w:p w14:paraId="574562E6"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Matsuno, K., A. Yamaguchi, T. Hirawake, and I. Imai. 2011. Year-to-year changes of the mesozooplankton community in the Chukchi Sea during summers of 1991, 1992 and 2007, 2008. Polar Biology 34:1349–1360.</w:t>
      </w:r>
    </w:p>
    <w:p w14:paraId="1BEFE627"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McGee, S., R. Piorkowski, and G. Ruiz. 2006. Analysis of recent vessel arrivals and ballast water discharge in Alaska: Toward assessing ship-mediated invasion risk. Marine Pollution Bulletin 52:1634–1645.</w:t>
      </w:r>
    </w:p>
    <w:p w14:paraId="5D5D1C6A"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Miller, A. W., and G. M. Ruiz. 2014. Arctic shipping and marine invaders. Nature Climate Change 4:413–416.</w:t>
      </w:r>
    </w:p>
    <w:p w14:paraId="5817FBD4"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Miller, K. B. 2016. Forecasting at the edge of the niche: Didemnum vexillum in Southeast Alaska. Marine Biology 163:1–12.</w:t>
      </w:r>
    </w:p>
    <w:p w14:paraId="2B24CE61"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Molnar, J. L., R. L. Gamboa, C. Revenga, and M. D. Spalding. 2008. Assessing the global threat of invasive species to marine biodiversity. Frontiers in Ecology and the Environment 6:485–492.</w:t>
      </w:r>
    </w:p>
    <w:p w14:paraId="3E0E3B53"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Monaco, C. J., and B. Helmuth. 2011. Tipping Points, Thresholds and the Keystone Role of Physiology in Marine Climate Change Research. Page Advances in Marine Biology.</w:t>
      </w:r>
    </w:p>
    <w:p w14:paraId="4306C20F"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Mueter, F. J., and M. A. Litzow. 2008. Sea ice retreat alters the biogeography of the Bering Sea continental shelf. Ecological Applications 18:309–320.</w:t>
      </w:r>
    </w:p>
    <w:p w14:paraId="754F8A4B"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 xml:space="preserve">Nakićenović, N., J. Alcamo, G. Davis, B. de Vries, J. Fenhann, S. Gaffin, and K. Gregory. 2000. IPCC Special Report on Emissions Scenarios: A special report of Working Group III of the Intergovernmental Panel on Climate Change. Page Emissions Scenarios. Cambridge </w:t>
      </w:r>
      <w:r w:rsidRPr="00D55E42">
        <w:rPr>
          <w:noProof/>
          <w:lang w:val="en-US"/>
        </w:rPr>
        <w:lastRenderedPageBreak/>
        <w:t>University Press, Cambridge, UK.</w:t>
      </w:r>
    </w:p>
    <w:p w14:paraId="07795F14"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Pörtner, H. 2001. Climate change and temperature-dependent biogeography: Oxygen limitation of thermal tolerance in animals. Naturwissenschaften 88:137–146.</w:t>
      </w:r>
    </w:p>
    <w:p w14:paraId="5641313F"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Powers, S. P., M. A. Bishop, J. H. Grabowski, and C. H. Peterson. 2006. Distribution of the invasive bivalve Mya arenaria L. on intertidal flats of southcentral Alaska. Journal of Sea Research 55:207–216.</w:t>
      </w:r>
    </w:p>
    <w:p w14:paraId="1E0B1375"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29F6339E"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Renaud, P. E., M. K. Sejr, B. A. Bluhm, B. Sirenko, and I. H. Ellingsen. 2015. The future of Arctic benthos: Expansion, invasion, and biodiversity. Progress in Oceanography 139:244–257.</w:t>
      </w:r>
    </w:p>
    <w:p w14:paraId="6526EC25"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de Rivera, C. E., N. G. Hitchcock, S. J. Teck, B. P. Steves, A. H. Hines, and G. M. Ruiz. 2007. Larval development rate predicts range expansion of an introduced crab. Marine Biology 150:1275–1288.</w:t>
      </w:r>
    </w:p>
    <w:p w14:paraId="213E26AD"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de Rivera, C. E., B. P. Steves, P. W. Fofonoff, A. H. Hines, and G. M. Ruiz. 2011. Potential for high-latitude marine invasions along western North America. Diversity and Distributions 17:1198–1209.</w:t>
      </w:r>
    </w:p>
    <w:p w14:paraId="685E8F84"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Ruiz, G. M., J. T. Carlton, E. D. Grosholz, and A. H. Hines. 1997. Global invasions of marine and estuarine habitats by non-indigenous species: Mechanisms, extent, and consequences. American Zoologist 37:621–632.</w:t>
      </w:r>
    </w:p>
    <w:p w14:paraId="0EB49E89"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 xml:space="preserve">Ruiz, G. M., P. W. Fofonoff, and J. T. Carlton. 2015. Invasion history and vector dynamics in </w:t>
      </w:r>
      <w:r w:rsidRPr="00D55E42">
        <w:rPr>
          <w:noProof/>
          <w:lang w:val="en-US"/>
        </w:rPr>
        <w:lastRenderedPageBreak/>
        <w:t>coastal marine ecosystems: a North American perspective. Aquatic Ecosystem Health &amp; Management 18:299–311.</w:t>
      </w:r>
    </w:p>
    <w:p w14:paraId="4232B09B"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Ruiz, G. M., P. W. Fofonoff, J. T. Carlton, M. J. Wonham, and A. H. Hines. 2000. Invasion of coastal marine communities in North America: apparent patterns, processes, and biases. Annual Review of Ecology and Systematics 31:481–531.</w:t>
      </w:r>
    </w:p>
    <w:p w14:paraId="2DAE050C"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Ruiz, G. M., and C. L. Hewitt. 2009. Latitudinal patterns of biological invasions in marine ecosystems: a polar perspective. Pages 347–358</w:t>
      </w:r>
      <w:r w:rsidRPr="00D55E42">
        <w:rPr>
          <w:i/>
          <w:iCs/>
          <w:noProof/>
          <w:lang w:val="en-US"/>
        </w:rPr>
        <w:t>in</w:t>
      </w:r>
      <w:r w:rsidRPr="00D55E42">
        <w:rPr>
          <w:noProof/>
          <w:lang w:val="en-US"/>
        </w:rPr>
        <w:t xml:space="preserve"> I. Krupnik, M. A. Lang, and S. E. Miller, editors.Smithsonian at the Poles: Contributions to International Polar Year Science. Smithsonian Institution Scholarly Press, Washington, DC.</w:t>
      </w:r>
    </w:p>
    <w:p w14:paraId="080475EE"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Saunders, M., and A. Metaxas. 2007. Temperature explains settlement patterns of the introduced bryozoan Membranipora membranacea in Nova Scotia, Canada. Marine Ecology Progress Series 344:95–106.</w:t>
      </w:r>
    </w:p>
    <w:p w14:paraId="2E2CD366"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Sorte, C. J. B. 2014. Synergies between climate change and species invasions: Evidence from marine systems. Invasive Species and Global Climate Change:101–116.</w:t>
      </w:r>
    </w:p>
    <w:p w14:paraId="08B6C2C7"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Sorte, C. J. B., S. J. Jones, and L. P. Miller. 2011. Geographic variation in temperature tolerance as an indicator of potential population responses to climate change. Journal of Experimental Marine Biology and Ecology 400:209–217.</w:t>
      </w:r>
    </w:p>
    <w:p w14:paraId="665B1426"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4F20D710"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Stabeno, P. J., N. A. Bond, and S. A. Salo. 2007. On the recent warming of the southeastern Bering Sea shelf. Deep-Sea Research Part II: Topical Studies in Oceanography 54:2599–</w:t>
      </w:r>
      <w:r w:rsidRPr="00D55E42">
        <w:rPr>
          <w:noProof/>
          <w:lang w:val="en-US"/>
        </w:rPr>
        <w:lastRenderedPageBreak/>
        <w:t>2618.</w:t>
      </w:r>
    </w:p>
    <w:p w14:paraId="39E751D0"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7A3A5999"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Stabeno, P. J., J. D. Schumacher, and K. Ohtani. 1999. The physical oceanography of the Bering Sea. Pages 1–28</w:t>
      </w:r>
      <w:r w:rsidRPr="00D55E42">
        <w:rPr>
          <w:i/>
          <w:iCs/>
          <w:noProof/>
          <w:lang w:val="en-US"/>
        </w:rPr>
        <w:t>in</w:t>
      </w:r>
      <w:r w:rsidRPr="00D55E42">
        <w:rPr>
          <w:noProof/>
          <w:lang w:val="en-US"/>
        </w:rPr>
        <w:t xml:space="preserve"> T. R. Loughlin and K. Ohtani, editors.Dynamics of the Bering Sea. University of Alaska Sea Grant, Fairbanks, AK.</w:t>
      </w:r>
    </w:p>
    <w:p w14:paraId="2B8C35E6"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3CFC8103"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Stroeve, J. C., M. C. Serreze, M. M. Holland, J. E. Kay, J. Malanik, and A. P. Barrett. 2012. The Arctic’s rapidly shrinking sea ice cover: A research synthesis. Climatic Change 110:1005–1027.</w:t>
      </w:r>
    </w:p>
    <w:p w14:paraId="3DEE1C5E"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72C3188A"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Verling, E., G. M. Ruiz, L. D. Smith, B. Galil, A. W. Miller, and K. R. Murphy. 2005. Supply-side invasion ecology: characterizing propagule pressure in coastal ecosystems. Proceedings of the Royal Society B: Biological Sciences 272:1249–1257.</w:t>
      </w:r>
    </w:p>
    <w:p w14:paraId="41915088"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Verna, D., B. Harris, K. Holzer, and M. Minton. 2016. Ballast-borne marine invasive species: exploring the risk to coastal Alaska, USA. Management of Biological Invasions 7:199–211.</w:t>
      </w:r>
    </w:p>
    <w:p w14:paraId="7ECB488B"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lastRenderedPageBreak/>
        <w:t>Wang, M., J. E. Overland, and N. A. Bond. 2010. Climate projections for selected large marine ecosystems. Journal of Marine Systems 79:258–266.</w:t>
      </w:r>
    </w:p>
    <w:p w14:paraId="57AB0637"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Wang, M., J. E. Overland, and P. Stabeno. 2012. Future climate of the Bering and Chukchi Seas projected by global climate models. Deep-Sea Research Part II: Topical Studies in Oceanography 65–70:46–57.</w:t>
      </w:r>
    </w:p>
    <w:p w14:paraId="571A406C"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Ware, C., J. Berge, A. Jelmert, S. M. Olsen, L. Pellissier, M. Wisz, D. Kriticos, G. Semenov, S. Kwaśniewski, and I. G. Alsos. 2016. Biological introduction risks from shipping in a warming Arctic. Journal of Applied Ecology 53:340–349.</w:t>
      </w:r>
    </w:p>
    <w:p w14:paraId="25266446"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4CE1A0A1"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Watson, J. T., and A. C. Haynie. 2016. Using vessel monitoring system data to identify and characterize trips made by fishing vessels in the United States North Pacific. PLoS ONE 11:1–20.</w:t>
      </w:r>
    </w:p>
    <w:p w14:paraId="06DC1A1B" w14:textId="77777777" w:rsidR="00D55E42" w:rsidRPr="00D55E42" w:rsidRDefault="00D55E42" w:rsidP="00D55E42">
      <w:pPr>
        <w:widowControl w:val="0"/>
        <w:autoSpaceDE w:val="0"/>
        <w:autoSpaceDN w:val="0"/>
        <w:adjustRightInd w:val="0"/>
        <w:ind w:left="480" w:hanging="480"/>
        <w:rPr>
          <w:noProof/>
          <w:lang w:val="en-US"/>
        </w:rPr>
      </w:pPr>
      <w:r w:rsidRPr="00D55E42">
        <w:rPr>
          <w:noProof/>
          <w:lang w:val="en-US"/>
        </w:rPr>
        <w:t>Witte, S., C. Buschbaum, J. E. E. van Beusekom, and K. Reise. 2010. Does climatic warming explain why an introduced barnacle finally takes over after a lag of more than 50 years? Biological Invasions 12:3579–3589.</w:t>
      </w:r>
    </w:p>
    <w:p w14:paraId="44E23A93" w14:textId="77777777" w:rsidR="00D55E42" w:rsidRPr="00D55E42" w:rsidRDefault="00D55E42" w:rsidP="00D55E42">
      <w:pPr>
        <w:widowControl w:val="0"/>
        <w:autoSpaceDE w:val="0"/>
        <w:autoSpaceDN w:val="0"/>
        <w:adjustRightInd w:val="0"/>
        <w:ind w:left="480" w:hanging="480"/>
        <w:rPr>
          <w:noProof/>
        </w:rPr>
      </w:pPr>
      <w:r w:rsidRPr="00D55E42">
        <w:rPr>
          <w:noProof/>
          <w:lang w:val="en-US"/>
        </w:rPr>
        <w:t>Wyllie-Echeverria, T., and W. S. Wooster. 1998. Year-to-year variations in Bering Sea ice cover and some consequences for fish distributions. Fisheries Oceanography 7:159–170.</w:t>
      </w:r>
    </w:p>
    <w:p w14:paraId="54B3EFE2" w14:textId="757D2F2F" w:rsidR="004D5A7F" w:rsidRDefault="004D5A7F" w:rsidP="00D55E42">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227" w:name="_91zzxnwcm8d4" w:colFirst="0" w:colLast="0"/>
      <w:bookmarkStart w:id="228" w:name="OLE_LINK1"/>
      <w:bookmarkStart w:id="229" w:name="OLE_LINK2"/>
      <w:bookmarkEnd w:id="227"/>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230"/>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230"/>
      <w:r w:rsidRPr="00CA4945">
        <w:commentReference w:id="230"/>
      </w:r>
      <w:bookmarkEnd w:id="228"/>
      <w:bookmarkEnd w:id="229"/>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E32670" w:rsidRDefault="00E32670">
      <w:pPr>
        <w:widowControl w:val="0"/>
      </w:pPr>
      <w:r>
        <w:t>Preferences?</w:t>
      </w:r>
    </w:p>
  </w:comment>
  <w:comment w:id="2" w:author="Amanda Droghini" w:date="2018-03-21T07:42:00Z" w:initials="AD">
    <w:p w14:paraId="37676222" w14:textId="72AFBCD0" w:rsidR="00E32670" w:rsidRDefault="00E32670">
      <w:pPr>
        <w:pStyle w:val="CommentText"/>
      </w:pPr>
      <w:r>
        <w:rPr>
          <w:rStyle w:val="CommentReference"/>
        </w:rPr>
        <w:annotationRef/>
      </w:r>
      <w:r>
        <w:t>Across a strong latitudinal gradient?</w:t>
      </w:r>
    </w:p>
  </w:comment>
  <w:comment w:id="3" w:author="Amanda Droghini" w:date="2017-10-19T16:50:00Z" w:initials="">
    <w:p w14:paraId="4B7A938A" w14:textId="77777777" w:rsidR="00E32670" w:rsidRDefault="00E32670">
      <w:pPr>
        <w:widowControl w:val="0"/>
      </w:pPr>
      <w:r>
        <w:t>Other authors on this? Author order?</w:t>
      </w:r>
    </w:p>
  </w:comment>
  <w:comment w:id="4" w:author="Amanda Droghini" w:date="2018-03-16T09:17:00Z" w:initials="AD">
    <w:p w14:paraId="12C77586" w14:textId="5C8BCC2E" w:rsidR="00E32670" w:rsidRDefault="00E32670">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2E60CE69" w:rsidR="00E32670" w:rsidRDefault="00E32670">
      <w:pPr>
        <w:pStyle w:val="CommentText"/>
      </w:pPr>
      <w:r>
        <w:rPr>
          <w:rStyle w:val="CommentReference"/>
        </w:rPr>
        <w:annotationRef/>
      </w:r>
      <w:r>
        <w:t>Word count: 298</w:t>
      </w:r>
    </w:p>
  </w:comment>
  <w:comment w:id="24" w:author="Amanda Droghini" w:date="2018-03-17T18:36:00Z" w:initials="AD">
    <w:p w14:paraId="690DF08D" w14:textId="5A67B1E3" w:rsidR="00E32670" w:rsidRDefault="00E32670">
      <w:pPr>
        <w:pStyle w:val="CommentText"/>
      </w:pPr>
      <w:r>
        <w:rPr>
          <w:rStyle w:val="CommentReference"/>
        </w:rPr>
        <w:annotationRef/>
      </w:r>
      <w:r>
        <w:t>Standardize entire text to read “NIS”</w:t>
      </w:r>
    </w:p>
  </w:comment>
  <w:comment w:id="26" w:author="Amanda Droghini" w:date="2018-03-14T07:16:00Z" w:initials="AD">
    <w:p w14:paraId="62A1653D" w14:textId="119C79CC" w:rsidR="00E32670" w:rsidRDefault="00E32670">
      <w:pPr>
        <w:pStyle w:val="CommentText"/>
      </w:pPr>
      <w:r>
        <w:rPr>
          <w:rStyle w:val="CommentReference"/>
        </w:rPr>
        <w:annotationRef/>
      </w:r>
      <w:r>
        <w:t>Need to fix citations for entire paragraph</w:t>
      </w:r>
    </w:p>
  </w:comment>
  <w:comment w:id="28" w:author="Amanda Droghini" w:date="2018-03-07T07:55:00Z" w:initials="AD">
    <w:p w14:paraId="031AF4C5" w14:textId="7D007620" w:rsidR="00E32670" w:rsidRDefault="00E32670">
      <w:pPr>
        <w:pStyle w:val="CommentText"/>
      </w:pPr>
      <w:r>
        <w:rPr>
          <w:rStyle w:val="CommentReference"/>
        </w:rPr>
        <w:annotationRef/>
      </w:r>
      <w:r>
        <w:t>Need more citations</w:t>
      </w:r>
    </w:p>
  </w:comment>
  <w:comment w:id="29" w:author="Amanda Droghini" w:date="2018-03-16T09:36:00Z" w:initials="AD">
    <w:p w14:paraId="476ED5EF" w14:textId="61A8C5C4" w:rsidR="00E32670" w:rsidRDefault="00E32670">
      <w:pPr>
        <w:pStyle w:val="CommentText"/>
      </w:pPr>
      <w:r>
        <w:rPr>
          <w:rStyle w:val="CommentReference"/>
        </w:rPr>
        <w:annotationRef/>
      </w:r>
      <w:r>
        <w:t>ASF: Why, does de Rivera not generally address these statements?</w:t>
      </w:r>
    </w:p>
  </w:comment>
  <w:comment w:id="30" w:author="Amanda Droghini" w:date="2018-02-19T06:57:00Z" w:initials="AD">
    <w:p w14:paraId="0194CAA3" w14:textId="2B6FC23F" w:rsidR="00E32670" w:rsidRDefault="00E32670">
      <w:pPr>
        <w:pStyle w:val="CommentText"/>
      </w:pPr>
      <w:r>
        <w:rPr>
          <w:rStyle w:val="CommentReference"/>
        </w:rPr>
        <w:annotationRef/>
      </w:r>
      <w:r>
        <w:t>Need citations for this whole section</w:t>
      </w:r>
    </w:p>
  </w:comment>
  <w:comment w:id="37" w:author="Amanda Droghini" w:date="2018-03-21T21:48:00Z" w:initials="AD">
    <w:p w14:paraId="505DEBC7" w14:textId="3F56F213" w:rsidR="00E32670" w:rsidRDefault="00E32670">
      <w:pPr>
        <w:pStyle w:val="CommentText"/>
      </w:pPr>
      <w:r>
        <w:rPr>
          <w:rStyle w:val="CommentReference"/>
        </w:rPr>
        <w:annotationRef/>
      </w:r>
      <w:r>
        <w:t>What do these 3 papers conclude about temperature?</w:t>
      </w:r>
    </w:p>
  </w:comment>
  <w:comment w:id="40" w:author="Amanda Droghini" w:date="2018-03-16T09:52:00Z" w:initials="AD">
    <w:p w14:paraId="1A495C67" w14:textId="66AAD34B" w:rsidR="00E32670" w:rsidRDefault="00E32670">
      <w:pPr>
        <w:pStyle w:val="CommentText"/>
      </w:pPr>
      <w:r>
        <w:rPr>
          <w:rStyle w:val="CommentReference"/>
        </w:rPr>
        <w:annotationRef/>
      </w:r>
      <w:r>
        <w:t>ASF: Is this correct?</w:t>
      </w:r>
    </w:p>
    <w:p w14:paraId="5E7FC74B" w14:textId="477F555F" w:rsidR="00E32670" w:rsidRDefault="00E32670">
      <w:pPr>
        <w:pStyle w:val="CommentText"/>
      </w:pPr>
      <w:r>
        <w:t>If it is actually been found here in the Bering Sea, can we still make a strong case that we are contributing new knowledge that temperatures matters for marine invasive invasions?</w:t>
      </w:r>
    </w:p>
  </w:comment>
  <w:comment w:id="41" w:author="Amanda Droghini" w:date="2018-03-17T18:30:00Z" w:initials="AD">
    <w:p w14:paraId="7A228909" w14:textId="6306A037" w:rsidR="00E32670" w:rsidRDefault="00E32670">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42" w:author="Amanda Droghini" w:date="2018-02-05T07:29:00Z" w:initials="AD">
    <w:p w14:paraId="57EC4D09" w14:textId="77777777" w:rsidR="00E32670" w:rsidRDefault="00E32670" w:rsidP="006244EA">
      <w:pPr>
        <w:pStyle w:val="CommentText"/>
      </w:pPr>
      <w:r>
        <w:rPr>
          <w:rStyle w:val="CommentReference"/>
        </w:rPr>
        <w:annotationRef/>
      </w:r>
      <w:r>
        <w:t>Missing reference</w:t>
      </w:r>
    </w:p>
  </w:comment>
  <w:comment w:id="43" w:author="Amanda Droghini" w:date="2018-03-16T09:56:00Z" w:initials="AD">
    <w:p w14:paraId="517531A4" w14:textId="51FF788C" w:rsidR="00E32670" w:rsidRDefault="00E32670">
      <w:pPr>
        <w:pStyle w:val="CommentText"/>
      </w:pPr>
      <w:r>
        <w:rPr>
          <w:rStyle w:val="CommentReference"/>
        </w:rPr>
        <w:annotationRef/>
      </w:r>
      <w:r>
        <w:t>ASF: Ask Fischbach for references on this.</w:t>
      </w:r>
    </w:p>
  </w:comment>
  <w:comment w:id="52" w:author="Amanda Droghini" w:date="2018-02-18T10:10:00Z" w:initials="AD">
    <w:p w14:paraId="2991A3C9" w14:textId="77777777" w:rsidR="00E32670" w:rsidRDefault="00E32670">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E32670" w:rsidRDefault="00E32670">
      <w:pPr>
        <w:pStyle w:val="CommentText"/>
      </w:pPr>
      <w:r>
        <w:t>methods intro?</w:t>
      </w:r>
    </w:p>
  </w:comment>
  <w:comment w:id="63" w:author="Amanda Droghini" w:date="2018-02-17T08:31:00Z" w:initials="AD">
    <w:p w14:paraId="0935B76E" w14:textId="366C5730" w:rsidR="00E32670" w:rsidRDefault="00E32670">
      <w:pPr>
        <w:pStyle w:val="CommentText"/>
      </w:pPr>
      <w:r>
        <w:rPr>
          <w:rStyle w:val="CommentReference"/>
        </w:rPr>
        <w:annotationRef/>
      </w:r>
      <w:r>
        <w:t>Needs reworking</w:t>
      </w:r>
    </w:p>
  </w:comment>
  <w:comment w:id="64" w:author="Amanda Droghini" w:date="2018-03-21T22:19:00Z" w:initials="AD">
    <w:p w14:paraId="3C29DC91" w14:textId="41BD8F96" w:rsidR="00E32670" w:rsidRDefault="00E32670">
      <w:pPr>
        <w:pStyle w:val="CommentText"/>
      </w:pPr>
      <w:r>
        <w:rPr>
          <w:rStyle w:val="CommentReference"/>
        </w:rPr>
        <w:annotationRef/>
      </w:r>
      <w:r>
        <w:t>Create citation</w:t>
      </w:r>
    </w:p>
  </w:comment>
  <w:comment w:id="66" w:author="Amanda Droghini" w:date="2018-03-08T07:19:00Z" w:initials="AD">
    <w:p w14:paraId="728CEE87" w14:textId="49E37471" w:rsidR="00E32670" w:rsidRDefault="00E32670">
      <w:pPr>
        <w:pStyle w:val="CommentText"/>
      </w:pPr>
      <w:r>
        <w:rPr>
          <w:rStyle w:val="CommentReference"/>
        </w:rPr>
        <w:annotationRef/>
      </w:r>
      <w:r>
        <w:t>Just write up to 40…. I don’t think the model can actually predict &lt;10m</w:t>
      </w:r>
    </w:p>
  </w:comment>
  <w:comment w:id="67" w:author="Amanda Droghini" w:date="2018-01-31T07:24:00Z" w:initials="AD">
    <w:p w14:paraId="30497116" w14:textId="4A06224A" w:rsidR="00E32670" w:rsidRDefault="00E32670">
      <w:pPr>
        <w:pStyle w:val="CommentText"/>
      </w:pPr>
      <w:r>
        <w:rPr>
          <w:rStyle w:val="CommentReference"/>
        </w:rPr>
        <w:annotationRef/>
      </w:r>
      <w:r>
        <w:t>Tony do you prefer “mid-century”?</w:t>
      </w:r>
    </w:p>
  </w:comment>
  <w:comment w:id="70" w:author="Amanda Droghini" w:date="2018-02-17T08:32:00Z" w:initials="AD">
    <w:p w14:paraId="383BDECE" w14:textId="178ACACB" w:rsidR="00E32670" w:rsidRDefault="00E32670">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73" w:author="Amanda Droghini" w:date="2018-01-31T07:34:00Z" w:initials="AD">
    <w:p w14:paraId="7C871970" w14:textId="3D1B072D" w:rsidR="00E32670" w:rsidRDefault="00E32670">
      <w:pPr>
        <w:pStyle w:val="CommentText"/>
      </w:pPr>
      <w:r>
        <w:rPr>
          <w:rStyle w:val="CommentReference"/>
        </w:rPr>
        <w:annotationRef/>
      </w:r>
      <w:r>
        <w:t>Whether to include this sentence + the next ones depends on what figures we are included in final MS. Should we use an ensemble approach?</w:t>
      </w:r>
    </w:p>
  </w:comment>
  <w:comment w:id="76" w:author="Amanda Droghini" w:date="2018-03-21T22:21:00Z" w:initials="AD">
    <w:p w14:paraId="44361182" w14:textId="66B223C5" w:rsidR="00E32670" w:rsidRDefault="00E32670">
      <w:pPr>
        <w:pStyle w:val="CommentText"/>
      </w:pPr>
      <w:r>
        <w:rPr>
          <w:rStyle w:val="CommentReference"/>
        </w:rPr>
        <w:annotationRef/>
      </w:r>
      <w:r>
        <w:t>Need to define if getting rid of other sentence</w:t>
      </w:r>
    </w:p>
  </w:comment>
  <w:comment w:id="77" w:author="Amanda Droghini" w:date="2018-01-31T07:37:00Z" w:initials="AD">
    <w:p w14:paraId="7A0EF1F0" w14:textId="4659B9B4" w:rsidR="00E32670" w:rsidRDefault="00E32670">
      <w:pPr>
        <w:pStyle w:val="CommentText"/>
      </w:pPr>
      <w:r>
        <w:rPr>
          <w:rStyle w:val="CommentReference"/>
        </w:rPr>
        <w:annotationRef/>
      </w:r>
      <w:r>
        <w:t>Do we talk about “percent no change” in the results??</w:t>
      </w:r>
    </w:p>
  </w:comment>
  <w:comment w:id="89" w:author="Amanda Droghini" w:date="2018-02-08T21:45:00Z" w:initials="AD">
    <w:p w14:paraId="6A6279A6" w14:textId="77777777" w:rsidR="00E32670" w:rsidRDefault="00E32670"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94" w:author="Amanda Droghini" w:date="2018-03-19T12:37:00Z" w:initials="AD">
    <w:p w14:paraId="0B6EE9B7" w14:textId="77777777" w:rsidR="00E32670" w:rsidRDefault="00E32670"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95" w:author="Amanda Droghini" w:date="2018-03-19T12:45:00Z" w:initials="AD">
    <w:p w14:paraId="7BC2976E" w14:textId="697CA442" w:rsidR="00E32670" w:rsidRDefault="00E32670">
      <w:pPr>
        <w:pStyle w:val="CommentText"/>
      </w:pPr>
      <w:r>
        <w:rPr>
          <w:rStyle w:val="CommentReference"/>
        </w:rPr>
        <w:annotationRef/>
      </w:r>
      <w:r>
        <w:t>Change figure would be interesting here – shows band really nicely</w:t>
      </w:r>
    </w:p>
  </w:comment>
  <w:comment w:id="96" w:author="Amanda Droghini" w:date="2018-03-19T12:47:00Z" w:initials="AD">
    <w:p w14:paraId="404DE3CB" w14:textId="3EA71162" w:rsidR="00E32670" w:rsidRDefault="00E32670">
      <w:pPr>
        <w:pStyle w:val="CommentText"/>
      </w:pPr>
      <w:r>
        <w:rPr>
          <w:rStyle w:val="CommentReference"/>
        </w:rPr>
        <w:annotationRef/>
      </w:r>
      <w:r>
        <w:t>Need to double check this</w:t>
      </w:r>
    </w:p>
  </w:comment>
  <w:comment w:id="102" w:author="Amanda Droghini" w:date="2017-11-12T22:06:00Z" w:initials="">
    <w:p w14:paraId="045112CC" w14:textId="77777777" w:rsidR="00E32670" w:rsidRDefault="00E32670" w:rsidP="000C2CEA">
      <w:pPr>
        <w:widowControl w:val="0"/>
      </w:pPr>
      <w:r>
        <w:t>Graph of # of species x Week</w:t>
      </w:r>
    </w:p>
  </w:comment>
  <w:comment w:id="105" w:author="Amanda Droghini" w:date="2018-02-17T09:03:00Z" w:initials="AD">
    <w:p w14:paraId="0910F67F" w14:textId="1E8F6327" w:rsidR="00E32670" w:rsidRDefault="00E32670">
      <w:pPr>
        <w:pStyle w:val="CommentText"/>
      </w:pPr>
      <w:r>
        <w:rPr>
          <w:rStyle w:val="CommentReference"/>
        </w:rPr>
        <w:annotationRef/>
      </w:r>
      <w:r>
        <w:t>can you graph frequency distribution for this? # of species by # of consec weeks</w:t>
      </w:r>
    </w:p>
  </w:comment>
  <w:comment w:id="107" w:author="Amanda Droghini" w:date="2018-03-16T10:27:00Z" w:initials="AD">
    <w:p w14:paraId="69EB6004" w14:textId="45C69674" w:rsidR="00E32670" w:rsidRDefault="00E32670">
      <w:pPr>
        <w:pStyle w:val="CommentText"/>
      </w:pPr>
      <w:r>
        <w:rPr>
          <w:rStyle w:val="CommentReference"/>
        </w:rPr>
        <w:annotationRef/>
      </w:r>
      <w:r>
        <w:t>ASF: detail why this is not n = 42.  Was this because we only had detailed reproductive habitat tolerance information for 29 NIS under consideration?</w:t>
      </w:r>
    </w:p>
  </w:comment>
  <w:comment w:id="108" w:author="Amanda Droghini" w:date="2018-03-11T10:23:00Z" w:initials="AD">
    <w:p w14:paraId="30CF82E1" w14:textId="77777777" w:rsidR="00E32670" w:rsidRDefault="00E32670" w:rsidP="004E6C5F">
      <w:pPr>
        <w:pStyle w:val="CommentText"/>
      </w:pPr>
      <w:r>
        <w:rPr>
          <w:rStyle w:val="CommentReference"/>
        </w:rPr>
        <w:annotationRef/>
      </w:r>
      <w:r>
        <w:t>Need to flesh out results for repro. Hone in on the temperature thresholds – how many weeks if you need 10C, etc. etc.</w:t>
      </w:r>
    </w:p>
  </w:comment>
  <w:comment w:id="122" w:author="Amanda Droghini" w:date="2018-02-17T08:54:00Z" w:initials="AD">
    <w:p w14:paraId="429B70D9" w14:textId="77777777" w:rsidR="00E32670" w:rsidRDefault="00E32670"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23" w:author="Amanda Droghini" w:date="2018-02-17T08:55:00Z" w:initials="AD">
    <w:p w14:paraId="604503BB" w14:textId="77777777" w:rsidR="00E32670" w:rsidRDefault="00E32670" w:rsidP="0034065B">
      <w:pPr>
        <w:pStyle w:val="CommentText"/>
      </w:pPr>
      <w:r>
        <w:rPr>
          <w:rStyle w:val="CommentReference"/>
        </w:rPr>
        <w:annotationRef/>
      </w:r>
      <w:r>
        <w:t>do all 3 models agree on these 6? if so, say that insead.</w:t>
      </w:r>
    </w:p>
  </w:comment>
  <w:comment w:id="129" w:author="Amanda Droghini" w:date="2017-11-12T22:38:00Z" w:initials="">
    <w:p w14:paraId="62A7E6D0" w14:textId="1A1BA0E3" w:rsidR="00E32670" w:rsidRDefault="00E32670" w:rsidP="0034065B">
      <w:pPr>
        <w:widowControl w:val="0"/>
      </w:pPr>
      <w:r>
        <w:t xml:space="preserve">Alaska or Bering Sea? </w:t>
      </w:r>
    </w:p>
  </w:comment>
  <w:comment w:id="131" w:author="Amanda Droghini" w:date="2018-02-17T09:01:00Z" w:initials="AD">
    <w:p w14:paraId="7D70480F" w14:textId="77777777" w:rsidR="00E32670" w:rsidRDefault="00E32670"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32" w:author="Amanda Droghini" w:date="2017-11-12T22:41:00Z" w:initials="">
    <w:p w14:paraId="358C5A9B" w14:textId="77777777" w:rsidR="00E32670" w:rsidRDefault="00E32670" w:rsidP="0034065B">
      <w:pPr>
        <w:widowControl w:val="0"/>
      </w:pPr>
      <w:r>
        <w:t>Chord diagram - ballast water</w:t>
      </w:r>
    </w:p>
  </w:comment>
  <w:comment w:id="133" w:author="Amanda Droghini" w:date="2017-11-12T22:20:00Z" w:initials="">
    <w:p w14:paraId="4605BA59" w14:textId="77777777" w:rsidR="00E32670" w:rsidRDefault="00E32670" w:rsidP="0034065B">
      <w:pPr>
        <w:widowControl w:val="0"/>
      </w:pPr>
      <w:r>
        <w:t>Assuming I interpreted this right?</w:t>
      </w:r>
    </w:p>
  </w:comment>
  <w:comment w:id="134" w:author="Amanda Droghini" w:date="2017-11-12T22:27:00Z" w:initials="">
    <w:p w14:paraId="64CAC5C5" w14:textId="77777777" w:rsidR="00E32670" w:rsidRDefault="00E32670" w:rsidP="0034065B">
      <w:pPr>
        <w:widowControl w:val="0"/>
      </w:pPr>
      <w:r>
        <w:t>Chord diagram - ship arrivals</w:t>
      </w:r>
    </w:p>
  </w:comment>
  <w:comment w:id="138" w:author="Amanda Droghini" w:date="2018-03-16T10:57:00Z" w:initials="AD">
    <w:p w14:paraId="14143BE2" w14:textId="39B33E99" w:rsidR="00E32670" w:rsidRDefault="00E32670">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40" w:author="Amanda Droghini" w:date="2018-03-08T07:44:00Z" w:initials="AD">
    <w:p w14:paraId="241EFCE1" w14:textId="357175F7" w:rsidR="00E32670" w:rsidRDefault="00E32670">
      <w:pPr>
        <w:pStyle w:val="CommentText"/>
      </w:pPr>
      <w:r>
        <w:rPr>
          <w:rStyle w:val="CommentReference"/>
        </w:rPr>
        <w:annotationRef/>
      </w:r>
      <w:r>
        <w:t>Maybe move to different part</w:t>
      </w:r>
    </w:p>
  </w:comment>
  <w:comment w:id="146" w:author="Amanda Droghini" w:date="2018-03-06T07:44:00Z" w:initials="AD">
    <w:p w14:paraId="1235C04F" w14:textId="77777777" w:rsidR="00E32670" w:rsidRDefault="00E32670" w:rsidP="008F5B16">
      <w:pPr>
        <w:pStyle w:val="CommentText"/>
      </w:pPr>
      <w:r>
        <w:rPr>
          <w:rStyle w:val="CommentReference"/>
        </w:rPr>
        <w:annotationRef/>
      </w:r>
      <w:r>
        <w:t>Not sure where to put this? I want to put it at the beginning but then I feel like it diminishes our findngs?!?</w:t>
      </w:r>
    </w:p>
  </w:comment>
  <w:comment w:id="166" w:author="Amanda Droghini" w:date="2018-03-07T08:30:00Z" w:initials="AD">
    <w:p w14:paraId="223E7107" w14:textId="77777777" w:rsidR="00E32670" w:rsidRDefault="00E32670" w:rsidP="00114E82">
      <w:pPr>
        <w:pStyle w:val="CommentText"/>
      </w:pPr>
      <w:r>
        <w:rPr>
          <w:rStyle w:val="CommentReference"/>
        </w:rPr>
        <w:annotationRef/>
      </w:r>
      <w:r>
        <w:t xml:space="preserve">as high as 19C on MODIS (2017) </w:t>
      </w:r>
      <w:r w:rsidRPr="009D2B00">
        <w:t>https://neo.sci.gsfc.nasa.gov/analysis/index.php</w:t>
      </w:r>
    </w:p>
  </w:comment>
  <w:comment w:id="167" w:author="Amanda Droghini" w:date="2018-03-07T08:20:00Z" w:initials="AD">
    <w:p w14:paraId="5082D051" w14:textId="77777777" w:rsidR="00E32670" w:rsidRDefault="00E32670" w:rsidP="00114E82">
      <w:pPr>
        <w:pStyle w:val="CommentText"/>
      </w:pPr>
      <w:r>
        <w:rPr>
          <w:rStyle w:val="CommentReference"/>
        </w:rPr>
        <w:annotationRef/>
      </w:r>
      <w:r>
        <w:t>Need to actually read Fetzer paper</w:t>
      </w:r>
    </w:p>
  </w:comment>
  <w:comment w:id="190" w:author="Amanda Droghini" w:date="2018-03-12T08:23:00Z" w:initials="AD">
    <w:p w14:paraId="7C1DAED8" w14:textId="44CFBCF3" w:rsidR="00E32670" w:rsidRDefault="00E32670">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E32670" w:rsidRDefault="00E32670">
      <w:pPr>
        <w:pStyle w:val="CommentText"/>
      </w:pPr>
      <w:r>
        <w:t>Cite Wasson et a. 2001 Biological invasions of estuaries without international shipping: the importance of intraregional transport</w:t>
      </w:r>
    </w:p>
  </w:comment>
  <w:comment w:id="192" w:author="Amanda Droghini" w:date="2018-02-06T05:47:00Z" w:initials="AD">
    <w:p w14:paraId="1AEE5B5C" w14:textId="77777777" w:rsidR="00E32670" w:rsidRDefault="00E32670" w:rsidP="006A7E99">
      <w:pPr>
        <w:pStyle w:val="CommentText"/>
      </w:pPr>
      <w:r>
        <w:rPr>
          <w:rStyle w:val="CommentReference"/>
        </w:rPr>
        <w:annotationRef/>
      </w:r>
      <w:r>
        <w:t>More references needed + check that these say what you want them to say. L-R is for fouling species</w:t>
      </w:r>
    </w:p>
  </w:comment>
  <w:comment w:id="211" w:author="Amanda Droghini" w:date="2018-02-06T12:55:00Z" w:initials="AD">
    <w:p w14:paraId="57CE005C" w14:textId="77777777" w:rsidR="00E32670" w:rsidRDefault="00E32670" w:rsidP="00B31FD6">
      <w:pPr>
        <w:pStyle w:val="CommentText"/>
      </w:pPr>
      <w:r>
        <w:rPr>
          <w:rStyle w:val="CommentReference"/>
        </w:rPr>
        <w:annotationRef/>
      </w:r>
      <w:r>
        <w:t>Thieltges et al 2004 ++ see who cites them!</w:t>
      </w:r>
    </w:p>
    <w:p w14:paraId="14F0A1EA" w14:textId="77777777" w:rsidR="00E32670" w:rsidRDefault="00E32670" w:rsidP="00B31FD6">
      <w:pPr>
        <w:pStyle w:val="CommentText"/>
      </w:pPr>
    </w:p>
    <w:p w14:paraId="6E805556" w14:textId="77777777" w:rsidR="00E32670" w:rsidRDefault="00E32670"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E32670" w:rsidRDefault="00E32670" w:rsidP="00B31FD6">
      <w:pPr>
        <w:pStyle w:val="CommentText"/>
      </w:pPr>
    </w:p>
    <w:p w14:paraId="37482056" w14:textId="77777777" w:rsidR="00E32670" w:rsidRPr="00453DA1" w:rsidRDefault="00E32670"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E32670" w:rsidRDefault="00E32670" w:rsidP="00B31FD6">
      <w:pPr>
        <w:pStyle w:val="CommentText"/>
      </w:pPr>
    </w:p>
    <w:p w14:paraId="49A8039B" w14:textId="77777777" w:rsidR="00E32670" w:rsidRPr="00453DA1" w:rsidRDefault="00E32670"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E32670" w:rsidRDefault="00E32670" w:rsidP="00B31FD6">
      <w:pPr>
        <w:pStyle w:val="CommentText"/>
      </w:pPr>
    </w:p>
    <w:p w14:paraId="7015EDA7" w14:textId="77777777" w:rsidR="00E32670" w:rsidRPr="00DF1768" w:rsidRDefault="00E32670"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E32670" w:rsidRDefault="00E32670" w:rsidP="00B31FD6">
      <w:pPr>
        <w:pStyle w:val="CommentText"/>
      </w:pPr>
    </w:p>
    <w:p w14:paraId="1F4F3424" w14:textId="77777777" w:rsidR="00E32670" w:rsidRPr="00DF1768" w:rsidRDefault="00E32670"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E32670" w:rsidRDefault="00E32670" w:rsidP="00B31FD6">
      <w:pPr>
        <w:pStyle w:val="CommentText"/>
      </w:pPr>
    </w:p>
  </w:comment>
  <w:comment w:id="225" w:author="Amanda Droghini" w:date="2018-03-12T08:26:00Z" w:initials="AD">
    <w:p w14:paraId="326093C0" w14:textId="07DC7638" w:rsidR="00E32670" w:rsidRDefault="00E32670">
      <w:pPr>
        <w:pStyle w:val="CommentText"/>
      </w:pPr>
      <w:r>
        <w:rPr>
          <w:rStyle w:val="CommentReference"/>
        </w:rPr>
        <w:annotationRef/>
      </w:r>
      <w:r>
        <w:t>Reword to omit ranking system?</w:t>
      </w:r>
    </w:p>
  </w:comment>
  <w:comment w:id="230" w:author="Jordan Watson - NOAA Federal" w:date="2017-10-02T17:35:00Z" w:initials="">
    <w:p w14:paraId="70283FEF" w14:textId="77777777" w:rsidR="00E32670" w:rsidRDefault="00E32670"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37676222" w15:done="0"/>
  <w15:commentEx w15:paraId="4B7A938A" w15:done="0"/>
  <w15:commentEx w15:paraId="12C77586" w15:paraIdParent="4B7A938A" w15:done="0"/>
  <w15:commentEx w15:paraId="40E74B83" w15:done="0"/>
  <w15:commentEx w15:paraId="690DF08D" w15:done="0"/>
  <w15:commentEx w15:paraId="62A1653D" w15:done="0"/>
  <w15:commentEx w15:paraId="031AF4C5" w15:done="0"/>
  <w15:commentEx w15:paraId="476ED5EF" w15:paraIdParent="031AF4C5" w15:done="0"/>
  <w15:commentEx w15:paraId="0194CAA3" w15:done="0"/>
  <w15:commentEx w15:paraId="505DEBC7" w15:done="0"/>
  <w15:commentEx w15:paraId="5E7FC74B" w15:done="0"/>
  <w15:commentEx w15:paraId="7A228909" w15:paraIdParent="5E7FC74B" w15:done="0"/>
  <w15:commentEx w15:paraId="57EC4D09" w15:done="0"/>
  <w15:commentEx w15:paraId="517531A4" w15:paraIdParent="57EC4D09" w15:done="0"/>
  <w15:commentEx w15:paraId="7575D2C0" w15:done="0"/>
  <w15:commentEx w15:paraId="0935B76E" w15:done="0"/>
  <w15:commentEx w15:paraId="3C29DC91" w15:done="0"/>
  <w15:commentEx w15:paraId="728CEE87" w15:done="0"/>
  <w15:commentEx w15:paraId="30497116" w15:done="0"/>
  <w15:commentEx w15:paraId="383BDECE" w15:done="0"/>
  <w15:commentEx w15:paraId="7C871970" w15:done="0"/>
  <w15:commentEx w15:paraId="44361182" w15:done="0"/>
  <w15:commentEx w15:paraId="7A0EF1F0" w15:done="0"/>
  <w15:commentEx w15:paraId="6A6279A6" w15:done="0"/>
  <w15:commentEx w15:paraId="0B6EE9B7" w15:done="0"/>
  <w15:commentEx w15:paraId="7BC2976E" w15:done="0"/>
  <w15:commentEx w15:paraId="404DE3CB" w15:done="0"/>
  <w15:commentEx w15:paraId="045112CC"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241EFCE1" w15:done="0"/>
  <w15:commentEx w15:paraId="1235C04F" w15:done="0"/>
  <w15:commentEx w15:paraId="223E7107" w15:done="0"/>
  <w15:commentEx w15:paraId="5082D051"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031AF4C5" w16cid:durableId="1E4A1957"/>
  <w16cid:commentId w16cid:paraId="476ED5EF" w16cid:durableId="1E560E85"/>
  <w16cid:commentId w16cid:paraId="0194CAA3" w16cid:durableId="1E364EAF"/>
  <w16cid:commentId w16cid:paraId="505DEBC7" w16cid:durableId="1E5D5197"/>
  <w16cid:commentId w16cid:paraId="5E7FC74B" w16cid:durableId="1E561272"/>
  <w16cid:commentId w16cid:paraId="7A228909" w16cid:durableId="1E57DD43"/>
  <w16cid:commentId w16cid:paraId="7575D2C0" w16cid:durableId="1E364EB2"/>
  <w16cid:commentId w16cid:paraId="0935B76E" w16cid:durableId="1E364EB4"/>
  <w16cid:commentId w16cid:paraId="3C29DC91" w16cid:durableId="1E5D58DA"/>
  <w16cid:commentId w16cid:paraId="728CEE87" w16cid:durableId="1E4B6274"/>
  <w16cid:commentId w16cid:paraId="30497116" w16cid:durableId="1E364EB5"/>
  <w16cid:commentId w16cid:paraId="383BDECE" w16cid:durableId="1E364EB6"/>
  <w16cid:commentId w16cid:paraId="7C871970" w16cid:durableId="1E364EB7"/>
  <w16cid:commentId w16cid:paraId="44361182" w16cid:durableId="1E5D5960"/>
  <w16cid:commentId w16cid:paraId="7A0EF1F0" w16cid:durableId="1E364EB8"/>
  <w16cid:commentId w16cid:paraId="6A6279A6" w16cid:durableId="1E364EBA"/>
  <w16cid:commentId w16cid:paraId="0B6EE9B7" w16cid:durableId="1E5C8862"/>
  <w16cid:commentId w16cid:paraId="7BC2976E" w16cid:durableId="1E5C8863"/>
  <w16cid:commentId w16cid:paraId="404DE3CB" w16cid:durableId="1E5C8864"/>
  <w16cid:commentId w16cid:paraId="045112CC" w16cid:durableId="1E364EBC"/>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51F6A1" w14:textId="77777777" w:rsidR="00D70AAA" w:rsidRDefault="00D70AAA">
      <w:r>
        <w:separator/>
      </w:r>
    </w:p>
  </w:endnote>
  <w:endnote w:type="continuationSeparator" w:id="0">
    <w:p w14:paraId="4E1E1163" w14:textId="77777777" w:rsidR="00D70AAA" w:rsidRDefault="00D7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E32670" w:rsidRDefault="00E326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E32670" w:rsidRDefault="00E326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E32670" w:rsidRDefault="00E32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78708" w14:textId="77777777" w:rsidR="00D70AAA" w:rsidRDefault="00D70AAA">
      <w:r>
        <w:separator/>
      </w:r>
    </w:p>
  </w:footnote>
  <w:footnote w:type="continuationSeparator" w:id="0">
    <w:p w14:paraId="77992E83" w14:textId="77777777" w:rsidR="00D70AAA" w:rsidRDefault="00D70AAA">
      <w:r>
        <w:continuationSeparator/>
      </w:r>
    </w:p>
  </w:footnote>
  <w:footnote w:id="1">
    <w:p w14:paraId="074BAA2A" w14:textId="27B1433F" w:rsidR="00E32670" w:rsidRPr="00E32670" w:rsidRDefault="00E32670"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E32670" w:rsidRDefault="00E326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E32670" w:rsidRDefault="00E326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E32670" w:rsidRDefault="00E326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36228"/>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0CBC"/>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57A"/>
    <w:rsid w:val="003E2B38"/>
    <w:rsid w:val="003E3EA5"/>
    <w:rsid w:val="003E4928"/>
    <w:rsid w:val="003E6B44"/>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3AC7"/>
    <w:rsid w:val="00494297"/>
    <w:rsid w:val="004958C4"/>
    <w:rsid w:val="0049781C"/>
    <w:rsid w:val="004A259C"/>
    <w:rsid w:val="004A49E0"/>
    <w:rsid w:val="004A54A8"/>
    <w:rsid w:val="004B1228"/>
    <w:rsid w:val="004B1A2D"/>
    <w:rsid w:val="004B585F"/>
    <w:rsid w:val="004B7925"/>
    <w:rsid w:val="004C0817"/>
    <w:rsid w:val="004C4732"/>
    <w:rsid w:val="004D0D7C"/>
    <w:rsid w:val="004D0EA5"/>
    <w:rsid w:val="004D36DB"/>
    <w:rsid w:val="004D442F"/>
    <w:rsid w:val="004D5A7F"/>
    <w:rsid w:val="004D68B2"/>
    <w:rsid w:val="004E13B4"/>
    <w:rsid w:val="004E1D0A"/>
    <w:rsid w:val="004E5AE9"/>
    <w:rsid w:val="004E6C5F"/>
    <w:rsid w:val="004F6FD9"/>
    <w:rsid w:val="00511752"/>
    <w:rsid w:val="00513CC1"/>
    <w:rsid w:val="00514A02"/>
    <w:rsid w:val="00515D8C"/>
    <w:rsid w:val="005213A8"/>
    <w:rsid w:val="00523C49"/>
    <w:rsid w:val="00530190"/>
    <w:rsid w:val="00533AAB"/>
    <w:rsid w:val="00533C35"/>
    <w:rsid w:val="00535E2F"/>
    <w:rsid w:val="00536169"/>
    <w:rsid w:val="00536FE6"/>
    <w:rsid w:val="00541F5A"/>
    <w:rsid w:val="005515DE"/>
    <w:rsid w:val="00552912"/>
    <w:rsid w:val="00552F17"/>
    <w:rsid w:val="0055678F"/>
    <w:rsid w:val="00571CAF"/>
    <w:rsid w:val="00573D3C"/>
    <w:rsid w:val="0057401D"/>
    <w:rsid w:val="005767A4"/>
    <w:rsid w:val="005803B1"/>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5D12"/>
    <w:rsid w:val="00756904"/>
    <w:rsid w:val="00757DB6"/>
    <w:rsid w:val="007652B7"/>
    <w:rsid w:val="00767A1D"/>
    <w:rsid w:val="00772381"/>
    <w:rsid w:val="0077242A"/>
    <w:rsid w:val="00775293"/>
    <w:rsid w:val="0077738C"/>
    <w:rsid w:val="00781DE5"/>
    <w:rsid w:val="00782669"/>
    <w:rsid w:val="00782C85"/>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791D"/>
    <w:rsid w:val="00870B02"/>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06DF"/>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C3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5379"/>
    <w:rsid w:val="00C60A54"/>
    <w:rsid w:val="00C63F4C"/>
    <w:rsid w:val="00C64054"/>
    <w:rsid w:val="00C72753"/>
    <w:rsid w:val="00C72BF0"/>
    <w:rsid w:val="00C73D9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5FC"/>
    <w:rsid w:val="00D6773C"/>
    <w:rsid w:val="00D70AAA"/>
    <w:rsid w:val="00D75529"/>
    <w:rsid w:val="00D8384C"/>
    <w:rsid w:val="00D87C60"/>
    <w:rsid w:val="00D95A52"/>
    <w:rsid w:val="00D96044"/>
    <w:rsid w:val="00D9788D"/>
    <w:rsid w:val="00DA017D"/>
    <w:rsid w:val="00DA3713"/>
    <w:rsid w:val="00DA38DE"/>
    <w:rsid w:val="00DA3A4A"/>
    <w:rsid w:val="00DA4A1A"/>
    <w:rsid w:val="00DA6BD5"/>
    <w:rsid w:val="00DB1341"/>
    <w:rsid w:val="00DB1BC2"/>
    <w:rsid w:val="00DB2412"/>
    <w:rsid w:val="00DB339D"/>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2670"/>
    <w:rsid w:val="00E33ADB"/>
    <w:rsid w:val="00E35792"/>
    <w:rsid w:val="00E40410"/>
    <w:rsid w:val="00E46898"/>
    <w:rsid w:val="00E46B5D"/>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590F"/>
    <w:rsid w:val="00F57583"/>
    <w:rsid w:val="00F61131"/>
    <w:rsid w:val="00F62A45"/>
    <w:rsid w:val="00F63567"/>
    <w:rsid w:val="00F65059"/>
    <w:rsid w:val="00F71DB3"/>
    <w:rsid w:val="00F7502E"/>
    <w:rsid w:val="00F753FC"/>
    <w:rsid w:val="00F80632"/>
    <w:rsid w:val="00F843E2"/>
    <w:rsid w:val="00F84B86"/>
    <w:rsid w:val="00F8746F"/>
    <w:rsid w:val="00F93C4A"/>
    <w:rsid w:val="00F9449F"/>
    <w:rsid w:val="00F9619F"/>
    <w:rsid w:val="00F970C5"/>
    <w:rsid w:val="00FA27FD"/>
    <w:rsid w:val="00FA5756"/>
    <w:rsid w:val="00FA6ABB"/>
    <w:rsid w:val="00FB727D"/>
    <w:rsid w:val="00FB7E55"/>
    <w:rsid w:val="00FC3DCC"/>
    <w:rsid w:val="00FD159C"/>
    <w:rsid w:val="00FD5BBA"/>
    <w:rsid w:val="00FE07CC"/>
    <w:rsid w:val="00FE742F"/>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D02F605-F72F-6849-9A76-A689A2067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34</Pages>
  <Words>45557</Words>
  <Characters>259681</Characters>
  <Application>Microsoft Office Word</Application>
  <DocSecurity>0</DocSecurity>
  <Lines>2164</Lines>
  <Paragraphs>609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74</cp:revision>
  <dcterms:created xsi:type="dcterms:W3CDTF">2018-03-08T01:35:00Z</dcterms:created>
  <dcterms:modified xsi:type="dcterms:W3CDTF">2018-03-22T06:32:00Z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