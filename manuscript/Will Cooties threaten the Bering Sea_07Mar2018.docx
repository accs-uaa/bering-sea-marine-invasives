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0BC57654" w:rsidR="00723773" w:rsidRPr="00CA4945" w:rsidRDefault="00874591" w:rsidP="00BB5655">
      <w:pPr>
        <w:pStyle w:val="Heading1"/>
      </w:pPr>
      <w:bookmarkStart w:id="0" w:name="_3gj8dlnf4yge" w:colFirst="0" w:colLast="0"/>
      <w:bookmarkEnd w:id="0"/>
      <w:r w:rsidRPr="00CA4945">
        <w:t>Title: What l</w:t>
      </w:r>
      <w:r w:rsidR="000434AA">
        <w:t xml:space="preserve">imits </w:t>
      </w:r>
      <w:proofErr w:type="spellStart"/>
      <w:r w:rsidR="00121754">
        <w:t>bio</w:t>
      </w:r>
      <w:r w:rsidR="000434AA">
        <w:t>invasi</w:t>
      </w:r>
      <w:r w:rsidR="00DE764D">
        <w:t>ons</w:t>
      </w:r>
      <w:proofErr w:type="spellEnd"/>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w:t>
      </w:r>
      <w:r w:rsidR="008E791A">
        <w:t xml:space="preserve">the </w:t>
      </w:r>
      <w:r w:rsidR="000434AA">
        <w:t>survival and reproduction</w:t>
      </w:r>
      <w:r w:rsidR="008E791A">
        <w:t xml:space="preserve"> of non-native taxa</w:t>
      </w:r>
      <w:r w:rsidR="00AD2293">
        <w:t xml:space="preserve"> </w:t>
      </w:r>
      <w:r w:rsidRPr="00CA4945">
        <w:t xml:space="preserve">in the </w:t>
      </w:r>
      <w:commentRangeStart w:id="1"/>
      <w:r w:rsidRPr="00CA4945">
        <w:t>Bering Sea</w:t>
      </w:r>
      <w:commentRangeEnd w:id="1"/>
      <w:r w:rsidR="00A41FC7">
        <w:rPr>
          <w:rStyle w:val="CommentReference"/>
          <w:rFonts w:ascii="Arial" w:hAnsi="Arial" w:cs="Arial"/>
          <w:b w:val="0"/>
        </w:rPr>
        <w:commentReference w:id="1"/>
      </w:r>
    </w:p>
    <w:p w14:paraId="753A1902" w14:textId="1A8B9C92" w:rsidR="00723773" w:rsidRPr="000434AA" w:rsidRDefault="00874591" w:rsidP="00A85C6F">
      <w:pPr>
        <w:spacing w:line="360" w:lineRule="auto"/>
        <w:ind w:firstLine="0"/>
        <w:contextualSpacing/>
      </w:pPr>
      <w:r w:rsidRPr="00CA4945">
        <w:rPr>
          <w:b/>
        </w:rPr>
        <w:t>Authors:</w:t>
      </w:r>
      <w:commentRangeStart w:id="2"/>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2"/>
      <w:r w:rsidRPr="00CA4945">
        <w:commentReference w:id="2"/>
      </w:r>
      <w:commentRangeEnd w:id="3"/>
      <w:r w:rsidR="000B0DC8">
        <w:rPr>
          <w:rStyle w:val="CommentReference"/>
          <w:rFonts w:ascii="Arial" w:eastAsia="Arial" w:hAnsi="Arial" w:cs="Arial"/>
          <w:color w:val="000000"/>
          <w:lang w:val="en-US" w:eastAsia="en-US"/>
        </w:rPr>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58CB3AB0" w:rsidR="001F394D" w:rsidRPr="001F394D" w:rsidRDefault="005174C1" w:rsidP="001F394D">
      <w:pPr>
        <w:spacing w:line="360" w:lineRule="auto"/>
        <w:contextualSpacing/>
      </w:pPr>
      <w:r>
        <w:t>Cold water temperatu</w:t>
      </w:r>
      <w:bookmarkStart w:id="9" w:name="_GoBack"/>
      <w:bookmarkEnd w:id="9"/>
      <w:r>
        <w:t>res and minimal shipping traffic</w:t>
      </w:r>
      <w:r w:rsidR="00684C61">
        <w:t xml:space="preserve"> </w:t>
      </w:r>
      <w:r w:rsidR="001F394D">
        <w:t>are expected to limit b</w:t>
      </w:r>
      <w:r w:rsidR="001F394D" w:rsidRPr="004433B3">
        <w:t>iological introductions</w:t>
      </w:r>
      <w:r w:rsidR="001F394D">
        <w:t xml:space="preserve"> in polar ecosystems, </w:t>
      </w:r>
      <w:r w:rsidR="00C06175">
        <w:t xml:space="preserve">but </w:t>
      </w:r>
      <w:r w:rsidR="001F394D">
        <w:t>th</w:t>
      </w:r>
      <w:r>
        <w:t>e</w:t>
      </w:r>
      <w:ins w:id="10" w:author="Amanda Droghini" w:date="2018-03-16T09:20:00Z">
        <w:r w:rsidR="000B0DC8">
          <w:t>s</w:t>
        </w:r>
      </w:ins>
      <w:r>
        <w:t>e</w:t>
      </w:r>
      <w:ins w:id="11" w:author="Amanda Droghini" w:date="2018-03-16T09:20:00Z">
        <w:r w:rsidR="000B0DC8">
          <w:t xml:space="preserve"> expectation</w:t>
        </w:r>
      </w:ins>
      <w:r>
        <w:t>s</w:t>
      </w:r>
      <w:ins w:id="12" w:author="Amanda Droghini" w:date="2018-03-16T09:20:00Z">
        <w:r w:rsidR="000B0DC8">
          <w:t xml:space="preserve"> </w:t>
        </w:r>
      </w:ins>
      <w:ins w:id="13" w:author="Amanda Droghini" w:date="2018-03-16T09:22:00Z">
        <w:r w:rsidR="000B0DC8">
          <w:t xml:space="preserve">across multiple taxa and life stages </w:t>
        </w:r>
      </w:ins>
      <w:r>
        <w:t>have rarely been evaluated</w:t>
      </w:r>
      <w:ins w:id="14" w:author="Amanda Droghini" w:date="2018-03-16T09:22:00Z">
        <w:r w:rsidR="000B0DC8">
          <w:t>.</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rsidR="00684C61">
        <w:t xml:space="preserve"> examined</w:t>
      </w:r>
      <w:r w:rsidR="002A54CF">
        <w:t xml:space="preserve"> patterns of</w:t>
      </w:r>
      <w:r w:rsidR="00684C61">
        <w:t xml:space="preserve"> </w:t>
      </w:r>
      <w:r w:rsidR="002A54CF">
        <w:t xml:space="preserve">shipping traffic, and the role of </w:t>
      </w:r>
      <w:r w:rsidR="00684C61">
        <w:t xml:space="preserve">water temperatures </w:t>
      </w:r>
      <w:r w:rsidR="002A54CF">
        <w:t>on</w:t>
      </w:r>
      <w:r w:rsidR="00684C61">
        <w:t xml:space="preserve"> the potential survival and reproductive habitat of 42 non-indigenous species</w:t>
      </w:r>
      <w:r w:rsidR="002A54CF">
        <w:t xml:space="preserve"> (NIS)</w:t>
      </w:r>
      <w:r w:rsidR="001F394D">
        <w:t xml:space="preserve"> </w:t>
      </w:r>
      <w:del w:id="17"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r w:rsidR="00684C61">
        <w:t xml:space="preserve">. </w:t>
      </w:r>
      <w:r w:rsidR="002A54CF">
        <w:t>We</w:t>
      </w:r>
      <w:r w:rsidR="002A54CF" w:rsidRPr="00CA4945">
        <w:t xml:space="preserve"> </w:t>
      </w:r>
      <w:r w:rsidR="002A54CF">
        <w:t>built habitat suitability models by comparing species’ temperature and salinity thresholds</w:t>
      </w:r>
      <w:r w:rsidR="002A54CF" w:rsidRPr="00CA4945">
        <w:t xml:space="preserve"> </w:t>
      </w:r>
      <w:r w:rsidR="002A54CF" w:rsidRPr="000C7858">
        <w:t xml:space="preserve">to </w:t>
      </w:r>
      <w:r w:rsidR="002A54CF">
        <w:t>conditions in</w:t>
      </w:r>
      <w:r w:rsidR="002A54CF" w:rsidRPr="000C7858">
        <w:t xml:space="preserve"> </w:t>
      </w:r>
      <w:r w:rsidR="002A54CF">
        <w:t xml:space="preserve">the Bering Sea projected by three regional ocean models, and </w:t>
      </w:r>
      <w:r w:rsidR="002A54CF">
        <w:rPr>
          <w:rFonts w:eastAsia="Calibri"/>
        </w:rPr>
        <w:t>investigated the effect of climate change</w:t>
      </w:r>
      <w:ins w:id="18" w:author="Amanda Droghini" w:date="2018-03-22T08:23:00Z">
        <w:r w:rsidR="002A54CF">
          <w:rPr>
            <w:rFonts w:eastAsia="Calibri"/>
          </w:rPr>
          <w:t xml:space="preserve"> </w:t>
        </w:r>
      </w:ins>
      <w:r w:rsidR="002A54CF">
        <w:t xml:space="preserve">by considering </w:t>
      </w:r>
      <w:r w:rsidR="002A54CF" w:rsidRPr="00CA4945">
        <w:rPr>
          <w:rFonts w:eastAsia="Calibri"/>
        </w:rPr>
        <w:t xml:space="preserve">two </w:t>
      </w:r>
      <w:r w:rsidR="002A54CF">
        <w:rPr>
          <w:rFonts w:eastAsia="Calibri"/>
        </w:rPr>
        <w:t>time</w:t>
      </w:r>
      <w:r w:rsidR="002A54CF" w:rsidRPr="00CA4945">
        <w:rPr>
          <w:rFonts w:eastAsia="Calibri"/>
        </w:rPr>
        <w:t xml:space="preserve"> periods: current (2003-2</w:t>
      </w:r>
      <w:r w:rsidR="002A54CF">
        <w:rPr>
          <w:rFonts w:eastAsia="Calibri"/>
        </w:rPr>
        <w:t>012) and mid-century (2030-2039)</w:t>
      </w:r>
      <w:r w:rsidR="002A54CF" w:rsidRPr="00CA4945">
        <w:rPr>
          <w:rFonts w:eastAsia="Calibri"/>
        </w:rPr>
        <w:t xml:space="preserve">. </w:t>
      </w:r>
      <w:r w:rsidR="002A54CF">
        <w:rPr>
          <w:rFonts w:eastAsia="Calibri"/>
        </w:rPr>
        <w:t xml:space="preserve">Additionally, </w:t>
      </w:r>
      <w:r w:rsidR="002A54CF">
        <w:t>w</w:t>
      </w:r>
      <w:r w:rsidR="00684C61">
        <w:t xml:space="preserve">e </w:t>
      </w:r>
      <w:r w:rsidR="001F394D">
        <w:t>quantif</w:t>
      </w:r>
      <w:r w:rsidR="00684C61">
        <w:t>ied</w:t>
      </w:r>
      <w:r w:rsidR="002A54CF">
        <w:t xml:space="preserve"> </w:t>
      </w:r>
      <w:r w:rsidR="00684C61">
        <w:t>t</w:t>
      </w:r>
      <w:r w:rsidR="001F394D">
        <w:t xml:space="preserve">raffic </w:t>
      </w:r>
      <w:r w:rsidR="002A54CF">
        <w:t>from</w:t>
      </w:r>
      <w:r w:rsidR="00684C61">
        <w:t xml:space="preserve"> commercial and fishing vessels, </w:t>
      </w:r>
      <w:r w:rsidR="001F394D">
        <w:t xml:space="preserve">and ballast water </w:t>
      </w:r>
      <w:r w:rsidR="001F394D" w:rsidRPr="00CA4945">
        <w:t>discharge</w:t>
      </w:r>
      <w:r w:rsidR="00684C61">
        <w:t>,</w:t>
      </w:r>
      <w:r w:rsidR="001F394D" w:rsidRPr="00CA4945">
        <w:t xml:space="preserve"> </w:t>
      </w:r>
      <w:r w:rsidR="001F394D">
        <w:t xml:space="preserve">to </w:t>
      </w:r>
      <w:r w:rsidR="001F394D" w:rsidRPr="00CA4945">
        <w:t xml:space="preserve">U.S. </w:t>
      </w:r>
      <w:r w:rsidR="001F394D">
        <w:t xml:space="preserve">Bering Sea </w:t>
      </w:r>
      <w:r w:rsidR="001F394D" w:rsidRPr="00CA4945">
        <w:t>ports</w:t>
      </w:r>
      <w:r w:rsidR="002A27DE">
        <w:t xml:space="preserve">. </w:t>
      </w:r>
      <w:r w:rsidR="001F394D" w:rsidRPr="00A8789A">
        <w:rPr>
          <w:rFonts w:eastAsia="Calibri"/>
        </w:rPr>
        <w:t xml:space="preserve">Under current conditions, </w:t>
      </w:r>
      <w:ins w:id="19" w:author="Amanda Droghini" w:date="2018-03-22T08:31:00Z">
        <w:r w:rsidR="00C547A1">
          <w:t xml:space="preserve">areas north </w:t>
        </w:r>
        <w:r w:rsidR="00C547A1" w:rsidRPr="000C7858">
          <w:t xml:space="preserve">of 58°N, </w:t>
        </w:r>
      </w:ins>
      <w:r>
        <w:t>where</w:t>
      </w:r>
      <w:ins w:id="20" w:author="Amanda Droghini" w:date="2018-03-22T08:31:00Z">
        <w:r w:rsidR="00C547A1">
          <w:t xml:space="preserve"> winter water temperatures </w:t>
        </w:r>
      </w:ins>
      <w:r>
        <w:t xml:space="preserve">are </w:t>
      </w:r>
      <w:ins w:id="21" w:author="Amanda Droghini" w:date="2018-03-22T08:31:00Z">
        <w:r w:rsidR="00C547A1">
          <w:t xml:space="preserve">below </w:t>
        </w:r>
        <w:r w:rsidR="00C547A1" w:rsidRPr="001A77BE">
          <w:t>0°C</w:t>
        </w:r>
        <w:r w:rsidR="00C547A1">
          <w:t>, were largely</w:t>
        </w:r>
        <w:r w:rsidR="00C547A1" w:rsidRPr="00CA4945">
          <w:t xml:space="preserve"> inhospitable</w:t>
        </w:r>
      </w:ins>
      <w:r w:rsidR="002A54CF">
        <w:t xml:space="preserve"> for NIS</w:t>
      </w:r>
      <w:ins w:id="22" w:author="Amanda Droghini" w:date="2018-03-22T08:31:00Z">
        <w:r w:rsidR="00C547A1">
          <w:t xml:space="preserve">. </w:t>
        </w:r>
      </w:ins>
      <w:r>
        <w:t>In contrast</w:t>
      </w:r>
      <w:ins w:id="23" w:author="Amanda Droghini" w:date="2018-03-22T08:31:00Z">
        <w:r w:rsidR="00C547A1">
          <w:t xml:space="preserve">, </w:t>
        </w:r>
      </w:ins>
      <w:r w:rsidR="002A54CF" w:rsidRPr="00CA4945">
        <w:t xml:space="preserve">the </w:t>
      </w:r>
      <w:r w:rsidR="002A54CF">
        <w:t>southeastern</w:t>
      </w:r>
      <w:r w:rsidR="002A54CF" w:rsidRPr="00CA4945">
        <w:t xml:space="preserve"> Bering Sea</w:t>
      </w:r>
      <w:r w:rsidR="002A54CF">
        <w:rPr>
          <w:rFonts w:eastAsia="Calibri"/>
        </w:rPr>
        <w:t xml:space="preserve"> was predicted to be highly suitable for the year-round survival of </w:t>
      </w:r>
      <w:r w:rsidR="001F394D" w:rsidRPr="00A8789A">
        <w:rPr>
          <w:rFonts w:eastAsia="Calibri"/>
        </w:rPr>
        <w:t xml:space="preserve">83% of the </w:t>
      </w:r>
      <w:r w:rsidR="001F394D" w:rsidRPr="00A8789A">
        <w:t>taxa assessed (</w:t>
      </w:r>
      <w:r w:rsidR="001F394D" w:rsidRPr="00A8789A">
        <w:rPr>
          <w:i/>
        </w:rPr>
        <w:t>n</w:t>
      </w:r>
      <w:r w:rsidR="001F394D" w:rsidRPr="00A8789A">
        <w:t>=42)</w:t>
      </w:r>
      <w:r w:rsidR="001F394D">
        <w:t>.</w:t>
      </w:r>
      <w:r w:rsidR="001F394D" w:rsidRPr="00CA4945">
        <w:t xml:space="preserve"> </w:t>
      </w:r>
      <w:r w:rsidR="002A54CF">
        <w:t>Suitable reproductive temperatures also exist for many of the taxa considered, but the short summer season may limit those that require temperatures above 10ºC for development.</w:t>
      </w:r>
      <w:r w:rsidR="002A54CF" w:rsidDel="00C547A1">
        <w:t xml:space="preserve"> </w:t>
      </w:r>
      <w:r w:rsidR="002A54CF">
        <w:t>By 2039,</w:t>
      </w:r>
      <w:r w:rsidR="002A54CF" w:rsidRPr="00CA4945">
        <w:t xml:space="preserve"> models predict a northwar</w:t>
      </w:r>
      <w:r w:rsidR="002A54CF">
        <w:t xml:space="preserve">d expansion of suitable habitat, largely favoring </w:t>
      </w:r>
      <w:r w:rsidR="002A54CF" w:rsidRPr="00CA4945">
        <w:t>taxa that al</w:t>
      </w:r>
      <w:r w:rsidR="002A54CF">
        <w:t xml:space="preserve">ready have the ability to survive year-round. </w:t>
      </w:r>
      <w:del w:id="24"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r w:rsidR="002A54CF">
        <w:t>A</w:t>
      </w:r>
      <w:ins w:id="25" w:author="Amanda Droghini" w:date="2018-03-22T08:31:00Z">
        <w:r w:rsidR="00C547A1">
          <w:t>rea</w:t>
        </w:r>
      </w:ins>
      <w:r w:rsidR="002A54CF">
        <w:t>s</w:t>
      </w:r>
      <w:ins w:id="26" w:author="Amanda Droghini" w:date="2018-03-22T08:31:00Z">
        <w:r w:rsidR="00C547A1">
          <w:t xml:space="preserve"> of high </w:t>
        </w:r>
      </w:ins>
      <w:r w:rsidR="002A54CF">
        <w:t xml:space="preserve">habitat </w:t>
      </w:r>
      <w:ins w:id="27" w:author="Amanda Droghini" w:date="2018-03-22T08:31:00Z">
        <w:r w:rsidR="00C547A1">
          <w:t xml:space="preserve">suitability is also </w:t>
        </w:r>
      </w:ins>
      <w:ins w:id="28" w:author="Amanda Droghini" w:date="2018-03-22T08:32:00Z">
        <w:r w:rsidR="00C547A1">
          <w:t>home to</w:t>
        </w:r>
      </w:ins>
      <w:ins w:id="29" w:author="Amanda Droghini" w:date="2018-03-22T08:31:00Z">
        <w:r w:rsidR="00C547A1">
          <w:t xml:space="preserve"> the port of Dutch </w:t>
        </w:r>
      </w:ins>
      <w:ins w:id="30" w:author="Amanda Droghini" w:date="2018-03-22T08:32:00Z">
        <w:r w:rsidR="00C547A1">
          <w:t xml:space="preserve">Harbor, which </w:t>
        </w:r>
      </w:ins>
      <w:del w:id="31" w:author="Amanda Droghini" w:date="2018-03-22T08:32:00Z">
        <w:r w:rsidR="001F394D" w:rsidDel="00C547A1">
          <w:delText xml:space="preserve">. </w:delText>
        </w:r>
      </w:del>
      <w:del w:id="32" w:author="Amanda Droghini" w:date="2018-03-22T08:27:00Z">
        <w:r w:rsidR="0064363B" w:rsidDel="00684C61">
          <w:delText>We found substantial trans-oceanic cargo and fishing vessel traffic and ballast water discharge, with the greatest amount occurring in</w:delText>
        </w:r>
      </w:del>
      <w:del w:id="33" w:author="Amanda Droghini" w:date="2018-03-22T08:32:00Z">
        <w:r w:rsidR="0064363B" w:rsidDel="00C547A1">
          <w:delText xml:space="preserve"> Dutch Harbor</w:delText>
        </w:r>
      </w:del>
      <w:ins w:id="34" w:author="Amanda Droghini" w:date="2018-03-22T08:27:00Z">
        <w:r w:rsidR="00684C61">
          <w:t xml:space="preserve">received the greatest amount of </w:t>
        </w:r>
        <w:r w:rsidR="00C547A1">
          <w:t>vessel traffic and ballast water discharge</w:t>
        </w:r>
      </w:ins>
      <w:r w:rsidR="0064363B">
        <w:t xml:space="preserve">, </w:t>
      </w:r>
      <w:ins w:id="35" w:author="Amanda Droghini" w:date="2018-03-22T08:32:00Z">
        <w:r w:rsidR="00C547A1">
          <w:t xml:space="preserve">and </w:t>
        </w:r>
      </w:ins>
      <w:r w:rsidR="0064363B">
        <w:t xml:space="preserve">which serves as a hub connected to local ports throughout the Bering Sea. </w:t>
      </w:r>
      <w:del w:id="36"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37" w:name="_pbl1j7mdidxp" w:colFirst="0" w:colLast="0"/>
      <w:bookmarkStart w:id="38" w:name="_voybw5xrckbg" w:colFirst="0" w:colLast="0"/>
      <w:bookmarkEnd w:id="37"/>
      <w:bookmarkEnd w:id="38"/>
      <w:commentRangeStart w:id="39"/>
      <w:r w:rsidRPr="00CA4945">
        <w:lastRenderedPageBreak/>
        <w:t>Introduction</w:t>
      </w:r>
      <w:commentRangeEnd w:id="39"/>
      <w:r w:rsidR="006466BF">
        <w:rPr>
          <w:rStyle w:val="CommentReference"/>
          <w:rFonts w:ascii="Arial" w:hAnsi="Arial" w:cs="Arial"/>
          <w:b w:val="0"/>
        </w:rPr>
        <w:commentReference w:id="39"/>
      </w:r>
    </w:p>
    <w:p w14:paraId="6CF7C39A" w14:textId="56F98F46" w:rsidR="000200CF" w:rsidRPr="00121754" w:rsidRDefault="007F6227" w:rsidP="000200CF">
      <w:pPr>
        <w:spacing w:line="360" w:lineRule="auto"/>
        <w:rPr>
          <w:lang w:val="fr-CA"/>
        </w:rPr>
      </w:pPr>
      <w:bookmarkStart w:id="40" w:name="_bfvbetu0f9fx" w:colFirst="0" w:colLast="0"/>
      <w:bookmarkEnd w:id="40"/>
      <w:r>
        <w:t>Vessel traffic, water</w:t>
      </w:r>
      <w:r>
        <w:rPr>
          <w:rStyle w:val="CommentReference"/>
          <w:rFonts w:ascii="Arial" w:eastAsia="Arial" w:hAnsi="Arial" w:cs="Arial"/>
          <w:color w:val="000000"/>
          <w:lang w:val="en-US" w:eastAsia="en-US"/>
        </w:rPr>
        <w:commentReference w:id="41"/>
      </w:r>
      <w:r w:rsidRPr="002556C6">
        <w:t xml:space="preserve"> </w:t>
      </w:r>
      <w:r>
        <w:t>temperature, and salinity</w:t>
      </w:r>
      <w:r w:rsidRPr="00CA4945">
        <w:t xml:space="preserve"> </w:t>
      </w:r>
      <w:r w:rsidRPr="002556C6">
        <w:t>are</w:t>
      </w:r>
      <w:r w:rsidRPr="00CA4945">
        <w:t xml:space="preserve"> strong, predicti</w:t>
      </w:r>
      <w:r>
        <w:t>ve</w:t>
      </w:r>
      <w:r w:rsidRPr="00CA4945">
        <w:t xml:space="preserve"> factors of </w:t>
      </w:r>
      <w:r>
        <w:t xml:space="preserve">the distribution of aquatic organisms </w:t>
      </w:r>
      <w:r>
        <w:fldChar w:fldCharType="begin" w:fldLock="1"/>
      </w:r>
      <w:r>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fldChar w:fldCharType="separate"/>
      </w:r>
      <w:r w:rsidRPr="000E0809">
        <w:rPr>
          <w:noProof/>
        </w:rPr>
        <w:t>(Hewitt and Hayes 2002, Barry et al. 2008, Lord et al. 2015)</w:t>
      </w:r>
      <w:r>
        <w:fldChar w:fldCharType="end"/>
      </w:r>
      <w:r w:rsidRPr="00CA4945">
        <w:t>.</w:t>
      </w:r>
      <w:r>
        <w:t xml:space="preserve"> </w:t>
      </w:r>
      <w:r>
        <w:t>It is no surprise, then, that i</w:t>
      </w:r>
      <w:r w:rsidR="00C46202" w:rsidRPr="006B5E37">
        <w:t xml:space="preserve">n today’s warming, hyper-connected oceans, the </w:t>
      </w:r>
      <w:r w:rsidR="00F551E2" w:rsidRPr="006B5E37">
        <w:t xml:space="preserve">distribution of marine species </w:t>
      </w:r>
      <w:r w:rsidR="00C46202" w:rsidRPr="006B5E37">
        <w:t>is cha</w:t>
      </w:r>
      <w:r w:rsidR="00F551E2" w:rsidRPr="006B5E37">
        <w:t>nging at an exhilarating pace</w:t>
      </w:r>
      <w:r w:rsidR="006B5E37" w:rsidRPr="006B5E37">
        <w:t xml:space="preserve"> </w:t>
      </w:r>
      <w:r w:rsidR="006B5E37" w:rsidRPr="006B5E37">
        <w:fldChar w:fldCharType="begin" w:fldLock="1"/>
      </w:r>
      <w:r w:rsidR="006B5E37">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6B5E37">
        <w:fldChar w:fldCharType="separate"/>
      </w:r>
      <w:r w:rsidR="006B5E37" w:rsidRPr="006B5E37">
        <w:rPr>
          <w:noProof/>
        </w:rPr>
        <w:t>(Seebens et al. 2017)</w:t>
      </w:r>
      <w:r w:rsidR="006B5E37" w:rsidRPr="006B5E37">
        <w:fldChar w:fldCharType="end"/>
      </w:r>
      <w:r w:rsidR="00F551E2" w:rsidRPr="006B5E37">
        <w:t xml:space="preserve">. Given the potential for impacts to fisheries, local livelihoods, and native ecosystems, </w:t>
      </w:r>
      <w:r w:rsidR="00967DEB">
        <w:t>risk assessments that reveal</w:t>
      </w:r>
      <w:r w:rsidR="00C46202" w:rsidRPr="006B5E37">
        <w:t xml:space="preserve"> </w:t>
      </w:r>
      <w:r>
        <w:t>which areas are most at risk</w:t>
      </w:r>
      <w:r>
        <w:t xml:space="preserve"> of invasion, and which </w:t>
      </w:r>
      <w:r w:rsidR="00C46202" w:rsidRPr="006B5E37">
        <w:t xml:space="preserve">non-indigenous species (NIS) </w:t>
      </w:r>
      <w:r>
        <w:t xml:space="preserve">pose the biggest threat, </w:t>
      </w:r>
      <w:r w:rsidR="00967DEB">
        <w:t>are</w:t>
      </w:r>
      <w:r>
        <w:t xml:space="preserve"> becoming </w:t>
      </w:r>
      <w:r w:rsidR="00967DEB" w:rsidRPr="00967DEB">
        <w:t>essential components</w:t>
      </w:r>
      <w:r w:rsidR="00F551E2" w:rsidRPr="00967DEB">
        <w:t xml:space="preserve"> of </w:t>
      </w:r>
      <w:r w:rsidRPr="00967DEB">
        <w:t>aquatic ecosystem management</w:t>
      </w:r>
      <w:r w:rsidR="00967DEB">
        <w:t xml:space="preserve"> </w:t>
      </w:r>
      <w:r w:rsidR="00967DEB">
        <w:fldChar w:fldCharType="begin" w:fldLock="1"/>
      </w:r>
      <w:r w:rsidR="00967DEB">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 "properties" : {  }, "schema" : "https://github.com/citation-style-language/schema/raw/master/csl-citation.json" }</w:instrText>
      </w:r>
      <w:r w:rsidR="00967DEB">
        <w:fldChar w:fldCharType="separate"/>
      </w:r>
      <w:r w:rsidR="00967DEB" w:rsidRPr="00967DEB">
        <w:rPr>
          <w:noProof/>
        </w:rPr>
        <w:t>(Mandrak and Cudmore 2015)</w:t>
      </w:r>
      <w:r w:rsidR="00967DEB">
        <w:fldChar w:fldCharType="end"/>
      </w:r>
      <w:r w:rsidR="00967DEB">
        <w:t>.</w:t>
      </w:r>
      <w:r w:rsidR="005D58EC">
        <w:t xml:space="preserve"> </w:t>
      </w:r>
      <w:r w:rsidR="00967DEB">
        <w:t>Nowadays, s</w:t>
      </w:r>
      <w:r w:rsidR="00DB2412">
        <w:t xml:space="preserve">hips are the main vectors by which NIS are </w:t>
      </w:r>
      <w:r w:rsidR="00CD3939">
        <w:t>transported</w:t>
      </w:r>
      <w:r w:rsidR="00DB2412">
        <w:t xml:space="preserve"> to new regions</w:t>
      </w:r>
      <w:r w:rsidR="00CD3939">
        <w:t xml:space="preserve"> </w:t>
      </w:r>
      <w:r w:rsidR="005D58EC">
        <w:fldChar w:fldCharType="begin" w:fldLock="1"/>
      </w:r>
      <w:r w:rsidR="005D58E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fldChar w:fldCharType="separate"/>
      </w:r>
      <w:r w:rsidR="005D58EC" w:rsidRPr="00E848FF">
        <w:rPr>
          <w:noProof/>
        </w:rPr>
        <w:t>(Ruiz et al. 1997, Molnar et al. 2008)</w:t>
      </w:r>
      <w:r w:rsidR="005D58EC">
        <w:fldChar w:fldCharType="end"/>
      </w:r>
      <w:r w:rsidR="006B5E37">
        <w:t>, p</w:t>
      </w:r>
      <w:r w:rsidR="00F551E2">
        <w:t>orts and regions with</w:t>
      </w:r>
      <w:r w:rsidR="00DB2412">
        <w:t xml:space="preserve"> </w:t>
      </w:r>
      <w:r w:rsidR="00F551E2">
        <w:t>high</w:t>
      </w:r>
      <w:r w:rsidR="00DB2412">
        <w:t xml:space="preserve"> shipping traffic are predicted to be </w:t>
      </w:r>
      <w:r w:rsidR="00F551E2">
        <w:t>more at risk than low</w:t>
      </w:r>
      <w:r w:rsidR="00DB2412">
        <w:t>-traffic regions</w:t>
      </w:r>
      <w:r w:rsidR="006B5E37">
        <w:t xml:space="preserve">. High rates of introductions, either in terms of events or organism numbers, increase the probability of NIS surviving and establishing populations in new regions, though this relationship is not without its complexities </w:t>
      </w:r>
      <w:r w:rsidR="006B5E37">
        <w:fldChar w:fldCharType="begin" w:fldLock="1"/>
      </w:r>
      <w:r w:rsidR="006B5E37">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6B5E37">
        <w:fldChar w:fldCharType="separate"/>
      </w:r>
      <w:r w:rsidR="006B5E37" w:rsidRPr="00AF36F2">
        <w:rPr>
          <w:noProof/>
        </w:rPr>
        <w:t>(Verling et al. 2005)</w:t>
      </w:r>
      <w:r w:rsidR="006B5E37">
        <w:fldChar w:fldCharType="end"/>
      </w:r>
      <w:r w:rsidR="006B5E37">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w:t>
      </w:r>
      <w:r w:rsidR="006B5E37">
        <w:t>determine</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del w:id="42" w:author="Amanda Droghini" w:date="2018-03-27T07:51:00Z">
        <w:r w:rsidR="00D55E42" w:rsidDel="006B5E37">
          <w:delText xml:space="preserve">Because most NIS originate from temperate and tropical regions, their optimal thermal ranges are several degrees warmer than the minimum water temperatures encountered in cold-temperate or polar systems </w:delText>
        </w:r>
        <w:r w:rsidR="00D55E42" w:rsidRPr="00B37649" w:rsidDel="006B5E37">
          <w:rPr>
            <w:highlight w:val="yellow"/>
          </w:rPr>
          <w:fldChar w:fldCharType="begin" w:fldLock="1"/>
        </w:r>
        <w:r w:rsidR="00D55E42" w:rsidRPr="006B5E37" w:rsidDel="006B5E37">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D55E42" w:rsidRPr="00B37649" w:rsidDel="006B5E37">
          <w:rPr>
            <w:highlight w:val="yellow"/>
          </w:rPr>
          <w:fldChar w:fldCharType="separate"/>
        </w:r>
        <w:r w:rsidR="00D55E42" w:rsidRPr="006B5E37" w:rsidDel="006B5E37">
          <w:rPr>
            <w:noProof/>
            <w:highlight w:val="yellow"/>
          </w:rPr>
          <w:delText>(Lord et al. 2015)</w:delText>
        </w:r>
        <w:r w:rsidR="00D55E42" w:rsidRPr="00B37649" w:rsidDel="006B5E37">
          <w:rPr>
            <w:highlight w:val="yellow"/>
          </w:rPr>
          <w:fldChar w:fldCharType="end"/>
        </w:r>
        <w:r w:rsidR="00D55E42" w:rsidRPr="00B37649" w:rsidDel="006B5E37">
          <w:rPr>
            <w:highlight w:val="yellow"/>
          </w:rPr>
          <w:delText>.</w:delText>
        </w:r>
        <w:r w:rsidR="00D55E42" w:rsidDel="006B5E37">
          <w:delText xml:space="preserve">  </w:delText>
        </w:r>
      </w:del>
      <w:r w:rsidR="00D55E42">
        <w:t xml:space="preserve">Water </w:t>
      </w:r>
      <w:r w:rsidR="00D55E42" w:rsidRPr="00D55E42">
        <w:t>temperatures</w:t>
      </w:r>
      <w:r w:rsidR="00977402" w:rsidRPr="00D55E42">
        <w:t xml:space="preserve"> </w:t>
      </w:r>
      <w:ins w:id="43" w:author="Amanda Droghini" w:date="2018-03-27T07:51:00Z">
        <w:r w:rsidR="006B5E37">
          <w:t xml:space="preserve">above or </w:t>
        </w:r>
      </w:ins>
      <w:r w:rsidR="00977402" w:rsidRPr="00D55E42">
        <w:t>below optimal thresholds</w:t>
      </w:r>
      <w:r w:rsidR="00D55E42" w:rsidRPr="00D55E42">
        <w:t xml:space="preserve"> can have a negative effect on</w:t>
      </w:r>
      <w:r w:rsidR="00977402" w:rsidRPr="00D55E42">
        <w:t xml:space="preserve"> behavioural, metabolic, and cellular processes; if temperatures </w:t>
      </w:r>
      <w:r w:rsidR="006B5E37">
        <w:t>exceed</w:t>
      </w:r>
      <w:r w:rsidR="00977402" w:rsidRPr="00D55E42">
        <w:t xml:space="preserve">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rsidRPr="006B5E37">
        <w:rPr>
          <w:highlight w:val="yellow"/>
        </w:rPr>
        <w:t>Even species that can survive</w:t>
      </w:r>
      <w:r w:rsidR="00F753FC" w:rsidRPr="006B5E37">
        <w:rPr>
          <w:highlight w:val="yellow"/>
        </w:rPr>
        <w:t xml:space="preserve"> in cold waters</w:t>
      </w:r>
      <w:r w:rsidR="00F753FC">
        <w:t xml:space="preserve"> may not be able to </w:t>
      </w:r>
      <w:r w:rsidR="00630A01">
        <w:t>establish a self-sustaining population</w:t>
      </w:r>
      <w:r w:rsidR="000200CF">
        <w:t xml:space="preserve">, as </w:t>
      </w:r>
      <w:r w:rsidR="006B5E37">
        <w:t xml:space="preserve">reproduction, </w:t>
      </w:r>
      <w:r w:rsidR="00630A01">
        <w:t>development</w:t>
      </w:r>
      <w:r w:rsidR="006B5E37">
        <w:t>, and growth</w:t>
      </w:r>
      <w:r w:rsidR="000200CF">
        <w:t xml:space="preserve"> </w:t>
      </w:r>
      <w:r w:rsidR="006B5E37">
        <w:t>can</w:t>
      </w:r>
      <w:r w:rsidR="00630A01">
        <w:t xml:space="preserve"> have narrower thermal ranges </w:t>
      </w:r>
      <w:r w:rsidR="000200CF">
        <w:t>than survival</w:t>
      </w:r>
      <w:r w:rsidR="003D7A91">
        <w:t xml:space="preserve"> </w:t>
      </w:r>
      <w:r w:rsidR="00AF591D">
        <w:fldChar w:fldCharType="begin" w:fldLock="1"/>
      </w:r>
      <w:r w:rsidR="006B5E37">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w:instrText>
      </w:r>
      <w:r w:rsidR="006B5E37" w:rsidRPr="00121754">
        <w:rPr>
          <w:lang w:val="fr-CA"/>
        </w:rPr>
        <w:instrText>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AF591D">
        <w:fldChar w:fldCharType="separate"/>
      </w:r>
      <w:r w:rsidR="006B5E37" w:rsidRPr="00121754">
        <w:rPr>
          <w:noProof/>
          <w:lang w:val="fr-CA"/>
        </w:rPr>
        <w:t>(Woodin et al. 2013)</w:t>
      </w:r>
      <w:r w:rsidR="00AF591D">
        <w:fldChar w:fldCharType="end"/>
      </w:r>
      <w:r w:rsidR="00A05012" w:rsidRPr="00121754">
        <w:rPr>
          <w:lang w:val="fr-CA"/>
        </w:rPr>
        <w:t xml:space="preserve">. </w:t>
      </w:r>
      <w:del w:id="44" w:author="Amanda Droghini" w:date="2018-03-27T07:56:00Z">
        <w:r w:rsidR="00AF36F2" w:rsidRPr="00121754" w:rsidDel="004F5005">
          <w:rPr>
            <w:lang w:val="fr-CA"/>
          </w:rPr>
          <w:delText>Some</w:delText>
        </w:r>
        <w:r w:rsidR="00B76A2B" w:rsidRPr="00121754" w:rsidDel="004F5005">
          <w:rPr>
            <w:lang w:val="fr-CA"/>
          </w:rPr>
          <w:delText xml:space="preserve"> organisms simply do not spawn </w:delText>
        </w:r>
        <w:r w:rsidR="00B8672C" w:rsidRPr="00121754" w:rsidDel="004F5005">
          <w:rPr>
            <w:lang w:val="fr-CA"/>
          </w:rPr>
          <w:delText xml:space="preserve">when water temperature </w:delText>
        </w:r>
        <w:r w:rsidR="00B8672C" w:rsidRPr="00121754" w:rsidDel="004F5005">
          <w:rPr>
            <w:highlight w:val="yellow"/>
            <w:lang w:val="fr-CA"/>
          </w:rPr>
          <w:delText xml:space="preserve">falls </w:delText>
        </w:r>
        <w:r w:rsidR="00B76A2B" w:rsidRPr="00121754" w:rsidDel="004F5005">
          <w:rPr>
            <w:highlight w:val="yellow"/>
            <w:lang w:val="fr-CA"/>
          </w:rPr>
          <w:delText>below</w:delText>
        </w:r>
        <w:r w:rsidR="00B76A2B" w:rsidRPr="00121754" w:rsidDel="004F5005">
          <w:rPr>
            <w:lang w:val="fr-CA"/>
          </w:rPr>
          <w:delText xml:space="preserve"> a </w:delText>
        </w:r>
        <w:r w:rsidR="00DE6141" w:rsidRPr="00121754" w:rsidDel="004F5005">
          <w:rPr>
            <w:lang w:val="fr-CA"/>
          </w:rPr>
          <w:delText>certain t</w:delText>
        </w:r>
        <w:r w:rsidR="00B8672C" w:rsidRPr="00121754" w:rsidDel="004F5005">
          <w:rPr>
            <w:lang w:val="fr-CA"/>
          </w:rPr>
          <w:delText>hreshold</w:delText>
        </w:r>
        <w:r w:rsidR="00B37649" w:rsidRPr="00121754" w:rsidDel="004F5005">
          <w:rPr>
            <w:lang w:val="fr-CA"/>
          </w:rPr>
          <w:delText>,</w:delText>
        </w:r>
        <w:r w:rsidR="00B76A2B" w:rsidRPr="00121754" w:rsidDel="004F5005">
          <w:rPr>
            <w:lang w:val="fr-CA"/>
          </w:rPr>
          <w:delText xml:space="preserve"> </w:delText>
        </w:r>
        <w:r w:rsidR="00B37649" w:rsidRPr="00121754" w:rsidDel="004F5005">
          <w:rPr>
            <w:lang w:val="fr-CA"/>
          </w:rPr>
          <w:delText>or they can</w:delText>
        </w:r>
        <w:r w:rsidR="00B76A2B" w:rsidRPr="00121754" w:rsidDel="004F5005">
          <w:rPr>
            <w:lang w:val="fr-CA"/>
          </w:rPr>
          <w:delText xml:space="preserve"> </w:delText>
        </w:r>
        <w:r w:rsidR="00B8672C" w:rsidRPr="00121754" w:rsidDel="004F5005">
          <w:rPr>
            <w:lang w:val="fr-CA"/>
          </w:rPr>
          <w:delText xml:space="preserve">produce viable </w:delText>
        </w:r>
        <w:r w:rsidR="00B8672C" w:rsidRPr="00121754" w:rsidDel="004F5005">
          <w:rPr>
            <w:highlight w:val="yellow"/>
            <w:lang w:val="fr-CA"/>
          </w:rPr>
          <w:delText>gametes</w:delText>
        </w:r>
        <w:r w:rsidR="00B76A2B" w:rsidRPr="00121754" w:rsidDel="004F5005">
          <w:rPr>
            <w:lang w:val="fr-CA"/>
          </w:rPr>
          <w:delText xml:space="preserve">, but larvae </w:delText>
        </w:r>
        <w:r w:rsidR="00AF36F2" w:rsidRPr="00121754" w:rsidDel="004F5005">
          <w:rPr>
            <w:lang w:val="fr-CA"/>
          </w:rPr>
          <w:delText xml:space="preserve">may not have undergo full or proper development </w:delText>
        </w:r>
        <w:r w:rsidR="001A7D7E" w:rsidDel="004F5005">
          <w:fldChar w:fldCharType="begin" w:fldLock="1"/>
        </w:r>
        <w:r w:rsidR="006B5E37" w:rsidRPr="00121754" w:rsidDel="004F5005">
          <w:rPr>
            <w:lang w:val="fr-CA"/>
          </w:rPr>
          <w:del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"ITEM-2", "issue" : "6", "issued" : { "date-parts" : [ [ "2007", "3", "5" ] ] }, "page" : "1275-1288", "title" : "Larval development rate predicts range expansion of an introduced crab", "type" : "article-journal", "volume" : "150" }, "uris" : [ "http://www.mendeley.com/documents/?uuid=eba68940-1309-458a-9d70-e76a20b480c7" ] }, { "id" : "ITEM-3",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"ITEM-3",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Byrne et al. 2016)", "plainTextFormattedCitation" : "(de Rivera et al. 2007, Westerman et al. 2009, Byrne et al. 2016)", "previouslyFormattedCitation" : "(Hines et al. 2004, de Rivera et al. 2007, Byrne et al. 2016)" }, "properties" : {  }, "schema" : "https://github.com/citation-style-language/schema/raw/master/csl-citation.json" }</w:delInstrText>
        </w:r>
        <w:r w:rsidR="001A7D7E" w:rsidDel="004F5005">
          <w:fldChar w:fldCharType="separate"/>
        </w:r>
        <w:r w:rsidR="006B5E37" w:rsidRPr="00121754" w:rsidDel="004F5005">
          <w:rPr>
            <w:noProof/>
            <w:lang w:val="fr-CA"/>
          </w:rPr>
          <w:delText>(de Rivera et al. 2007, Westerman et al. 2009, Byrne et al. 2016)</w:delText>
        </w:r>
        <w:r w:rsidR="001A7D7E" w:rsidDel="004F5005">
          <w:fldChar w:fldCharType="end"/>
        </w:r>
        <w:r w:rsidR="00FD159C" w:rsidRPr="00121754" w:rsidDel="004F5005">
          <w:rPr>
            <w:lang w:val="fr-CA"/>
          </w:rPr>
          <w:delText>.</w:delText>
        </w:r>
        <w:r w:rsidR="00B76A2B" w:rsidRPr="00121754" w:rsidDel="004F5005">
          <w:rPr>
            <w:lang w:val="fr-CA"/>
          </w:rPr>
          <w:delText xml:space="preserve"> </w:delText>
        </w:r>
      </w:del>
      <w:del w:id="45" w:author="Amanda Droghini" w:date="2018-03-13T08:31:00Z">
        <w:r w:rsidR="00BE3D56" w:rsidRPr="00121754" w:rsidDel="00BE3D56">
          <w:rPr>
            <w:lang w:val="fr-CA"/>
          </w:rPr>
          <w:delText>V</w:delText>
        </w:r>
        <w:r w:rsidR="00E05BC2" w:rsidRPr="00121754" w:rsidDel="00BE3D56">
          <w:rPr>
            <w:lang w:val="fr-CA"/>
          </w:rPr>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46" w:author="Amanda Droghini" w:date="2018-03-07T17:43:00Z">
        <w:r w:rsidR="003D7A91" w:rsidRPr="00121754" w:rsidDel="00122499">
          <w:rPr>
            <w:lang w:val="fr-CA"/>
          </w:rPr>
          <w:delText>Th</w:delText>
        </w:r>
        <w:r w:rsidR="00C90B04" w:rsidRPr="00121754" w:rsidDel="00122499">
          <w:rPr>
            <w:lang w:val="fr-CA"/>
          </w:rPr>
          <w:delText xml:space="preserve">e breakdown of function at cold temperatures for temperate species, </w:delText>
        </w:r>
      </w:del>
      <w:del w:id="47" w:author="Amanda Droghini" w:date="2018-03-07T16:48:00Z">
        <w:r w:rsidR="00C90B04" w:rsidRPr="00121754" w:rsidDel="000200CF">
          <w:rPr>
            <w:lang w:val="fr-CA"/>
          </w:rPr>
          <w:delText xml:space="preserve">and the high specialization of native Arctic species, </w:delText>
        </w:r>
      </w:del>
      <w:del w:id="48" w:author="Amanda Droghini" w:date="2018-03-07T17:43:00Z">
        <w:r w:rsidR="003E4928" w:rsidRPr="00121754" w:rsidDel="00122499">
          <w:rPr>
            <w:lang w:val="fr-CA"/>
          </w:rPr>
          <w:delText>suggests that</w:delText>
        </w:r>
        <w:r w:rsidR="00B76A2B" w:rsidRPr="00121754" w:rsidDel="00122499">
          <w:rPr>
            <w:lang w:val="fr-CA"/>
          </w:rPr>
          <w:delText xml:space="preserve"> </w:delText>
        </w:r>
        <w:r w:rsidR="003E4928" w:rsidRPr="00121754" w:rsidDel="00122499">
          <w:rPr>
            <w:lang w:val="fr-CA"/>
          </w:rPr>
          <w:delText xml:space="preserve">understanding the </w:delText>
        </w:r>
        <w:r w:rsidR="002828A8" w:rsidRPr="00121754" w:rsidDel="00122499">
          <w:rPr>
            <w:lang w:val="fr-CA"/>
          </w:rPr>
          <w:delText>relationship</w:delText>
        </w:r>
        <w:r w:rsidR="003E4928" w:rsidRPr="00121754" w:rsidDel="00122499">
          <w:rPr>
            <w:lang w:val="fr-CA"/>
          </w:rPr>
          <w:delText xml:space="preserve"> between </w:delText>
        </w:r>
        <w:r w:rsidR="00C90B04" w:rsidRPr="00121754" w:rsidDel="00122499">
          <w:rPr>
            <w:lang w:val="fr-CA"/>
          </w:rPr>
          <w:delText xml:space="preserve">water </w:delText>
        </w:r>
        <w:r w:rsidR="00775293" w:rsidRPr="00121754" w:rsidDel="00122499">
          <w:rPr>
            <w:lang w:val="fr-CA"/>
          </w:rPr>
          <w:delText>temperature</w:delText>
        </w:r>
        <w:r w:rsidR="002828A8" w:rsidRPr="00121754" w:rsidDel="00122499">
          <w:rPr>
            <w:lang w:val="fr-CA"/>
          </w:rPr>
          <w:delText>,</w:delText>
        </w:r>
        <w:r w:rsidR="00775293" w:rsidRPr="00121754" w:rsidDel="00122499">
          <w:rPr>
            <w:lang w:val="fr-CA"/>
          </w:rPr>
          <w:delText xml:space="preserve"> survival and establishment</w:delText>
        </w:r>
        <w:r w:rsidR="00C90B04" w:rsidRPr="00121754" w:rsidDel="00122499">
          <w:rPr>
            <w:lang w:val="fr-CA"/>
          </w:rPr>
          <w:delText xml:space="preserve"> i</w:delText>
        </w:r>
        <w:r w:rsidR="00536FE6" w:rsidRPr="00121754" w:rsidDel="00122499">
          <w:rPr>
            <w:lang w:val="fr-CA"/>
          </w:rPr>
          <w:delText>s</w:delText>
        </w:r>
      </w:del>
      <w:del w:id="49" w:author="Amanda Droghini" w:date="2018-03-07T17:42:00Z">
        <w:r w:rsidR="00536FE6" w:rsidRPr="00121754" w:rsidDel="00122499">
          <w:rPr>
            <w:lang w:val="fr-CA"/>
          </w:rPr>
          <w:delText xml:space="preserve"> key for predicting invasions i</w:delText>
        </w:r>
        <w:r w:rsidR="00C90B04" w:rsidRPr="00121754" w:rsidDel="00122499">
          <w:rPr>
            <w:lang w:val="fr-CA"/>
          </w:rPr>
          <w:delText>n</w:delText>
        </w:r>
        <w:r w:rsidR="00B76A2B" w:rsidRPr="00121754" w:rsidDel="00122499">
          <w:rPr>
            <w:lang w:val="fr-CA"/>
          </w:rPr>
          <w:delText xml:space="preserve"> Arctic systems</w:delText>
        </w:r>
      </w:del>
      <w:del w:id="50" w:author="Amanda Droghini" w:date="2018-03-07T17:43:00Z">
        <w:r w:rsidR="00B76A2B" w:rsidRPr="00121754" w:rsidDel="00122499">
          <w:rPr>
            <w:lang w:val="fr-CA"/>
          </w:rPr>
          <w:delText xml:space="preserve">, where </w:delText>
        </w:r>
        <w:r w:rsidR="00C90B04" w:rsidRPr="00121754" w:rsidDel="00122499">
          <w:rPr>
            <w:lang w:val="fr-CA"/>
          </w:rPr>
          <w:delText xml:space="preserve">summers are cold and short and </w:delText>
        </w:r>
        <w:r w:rsidR="00775293" w:rsidRPr="00121754" w:rsidDel="00122499">
          <w:rPr>
            <w:lang w:val="fr-CA"/>
          </w:rPr>
          <w:delText xml:space="preserve">water </w:delText>
        </w:r>
        <w:r w:rsidR="00C90B04" w:rsidRPr="00121754" w:rsidDel="00122499">
          <w:rPr>
            <w:lang w:val="fr-CA"/>
          </w:rPr>
          <w:delText>temperatures</w:delText>
        </w:r>
        <w:r w:rsidR="00775293" w:rsidRPr="00121754" w:rsidDel="00122499">
          <w:rPr>
            <w:lang w:val="fr-CA"/>
          </w:rPr>
          <w:delText xml:space="preserve"> fall below </w:delText>
        </w:r>
        <w:r w:rsidR="00C90B04" w:rsidRPr="00121754" w:rsidDel="00122499">
          <w:rPr>
            <w:lang w:val="fr-CA"/>
          </w:rPr>
          <w:delText>the freezing point of cellular water</w:delText>
        </w:r>
        <w:r w:rsidR="00DE6141" w:rsidRPr="00121754" w:rsidDel="00122499">
          <w:rPr>
            <w:lang w:val="fr-CA"/>
          </w:rPr>
          <w:delText>.</w:delText>
        </w:r>
      </w:del>
    </w:p>
    <w:p w14:paraId="569B7ABD" w14:textId="5FC31DB3" w:rsidR="002B0BC1" w:rsidRPr="00121754" w:rsidRDefault="002B0BC1" w:rsidP="00953490">
      <w:pPr>
        <w:spacing w:line="360" w:lineRule="auto"/>
        <w:contextualSpacing/>
        <w:rPr>
          <w:lang w:val="fr-CA"/>
        </w:rPr>
      </w:pPr>
    </w:p>
    <w:p w14:paraId="4123BB82" w14:textId="170F0459" w:rsidR="001564A4" w:rsidRDefault="00A84A54" w:rsidP="00136228">
      <w:pPr>
        <w:spacing w:line="360" w:lineRule="auto"/>
        <w:contextualSpacing/>
      </w:pPr>
      <w:r w:rsidRPr="008D1449">
        <w:t xml:space="preserve">Arctic systems have </w:t>
      </w:r>
      <w:r w:rsidR="005D58EC" w:rsidRPr="008D1449">
        <w:t xml:space="preserve">historically </w:t>
      </w:r>
      <w:r w:rsidRPr="008D1449">
        <w:t>experienced relatively low rates of invasion</w:t>
      </w:r>
      <w:r w:rsidR="00DB2412" w:rsidRPr="008D1449">
        <w:t>, and it is generally</w:t>
      </w:r>
      <w:r w:rsidRPr="008D1449">
        <w:t xml:space="preserve"> </w:t>
      </w:r>
      <w:r w:rsidR="005D58EC" w:rsidRPr="008D1449">
        <w:t xml:space="preserve">assumed that </w:t>
      </w:r>
      <w:r w:rsidR="00DB2412" w:rsidRPr="008D1449">
        <w:t xml:space="preserve">this results from </w:t>
      </w:r>
      <w:r w:rsidR="005D58EC" w:rsidRPr="008D1449">
        <w:t>low vessel traffic and cold water temperatures</w:t>
      </w:r>
      <w:r w:rsidR="00DB2412" w:rsidRPr="008D1449">
        <w:t>.</w:t>
      </w:r>
      <w:r w:rsidR="00DB2412" w:rsidRPr="00121754">
        <w:rPr>
          <w:lang w:val="fr-CA"/>
        </w:rPr>
        <w:t xml:space="preserve"> </w:t>
      </w:r>
      <w:r w:rsidR="00DB2412">
        <w:t>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8D1449">
        <w:t>Most ecological studies that have quantified shipping traffic to Arctic regions have focused on the potential for introductions from ballast water</w:t>
      </w:r>
      <w:r w:rsidR="00E1337E">
        <w:t xml:space="preserve">, which is transported by large vessels such as those </w:t>
      </w:r>
      <w:r w:rsidR="00E1337E">
        <w:lastRenderedPageBreak/>
        <w:t xml:space="preserve">involved with commercial, military, tourism, or research activities </w:t>
      </w:r>
      <w:r w:rsidR="00E1337E">
        <w:fldChar w:fldCharType="begin" w:fldLock="1"/>
      </w:r>
      <w:r w:rsidR="00E1337E">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"ITEM-2", "issue" : "2", "issued" : { "date-parts" : [ [ "2016" ] ] }, "page" : "199-211", "title" : "Ballast-borne marine invasive species: exploring the risk to coastal Alaska, USA", "type" : "article-journal", "volume" : "7" }, "uris" : [ "http://www.mendeley.com/documents/?uuid=fde5295e-9d8c-44f7-938a-c216eb91b6db" ] }, { "id" : "ITEM-3", "itemData" : { "DOI" : "10.1007/s10530-012-0284-z", "ISBN" : "1387-3547", "ISSN" : "13873547", "abstract" : "Vector-based risk assessment is a powerful and efficient management approach for nonindigenous species (NIS). By managing a vector, an entire assemblage of associated NIS is simultaneously considered. The majority of current risk assessment frameworks have been conducted for a single, or selected few, target species and thus are not useful for managing vectors transporting a large number of potentially unknown species. Here we develop a predictive framework to assess relative invasion risk for a vector (ballast water) transporting an unknown species assemblage, using the Canadian Arctic as a case study. Ballast water discharge is a known high-risk vector globally, but its magnitude in the Arctic has not been well characterized. Our framework determined relative invasion risks between different transit pathways by quantifying the probability of NIS successfully transiting all stages of the invasion process and the magnitude of consequences of introduction to those ports. Churchill, Manitoba was ranked at 'higher' invasion risk via ballast water discharged by international merchant vessels than any other recipient port studied. The overall pattern of ballast water discharge suggests that water originating from coastal domestic sources carried by international merchant vessels may be important for dispersal of NIS. In addition, ballast-mediated NIS are more likely to arrive to the Hudson Bay region during summer months. These results can be useful for developing prevention and early detection programs for the region. Our risk assessment framework is not limited to ballast water and could be applied to other vectors for effective management of NIS.", "author" : [ { "dropping-particle" : "", "family" : "Chan", "given" : "Farrah T.", "non-dropping-particle" : "", "parse-names" : false, "suffix" : "" }, { "dropping-particle" : "", "family" : "Bailey", "given" : "Sarah A.", "non-dropping-particle" : "", "parse-names" : false, "suffix" : "" }, { "dropping-particle" : "", "family" : "Wiley", "given" : "Chris J.", "non-dropping-particle" : "", "parse-names" : false, "suffix" : "" }, { "dropping-particle" : "", "family" : "MacIsaac", "given" : "Hugh J.", "non-dropping-particle" : "", "parse-names" : false, "suffix" : "" } ], "container-title" : "Biological Invasions", "id" : "ITEM-3", "issue" : "2", "issued" : { "date-parts" : [ [ "2013" ] ] }, "page" : "295-308", "title" : "Relative risk assessment for ballast-mediated invasions at Canadian Arctic ports", "type" : "article-journal", "volume" : "15" }, "uris" : [ "http://www.mendeley.com/documents/?uuid=ac824114-aa4c-4d91-b6d3-ceca76c4bd88" ] }, { "id" : "ITEM-4",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"ITEM-4", "issue" : "12", "issued" : { "date-parts" : [ [ "2006" ] ] }, "page" : "1634-1645", "title" : "Analysis of recent vessel arrivals and ballast water discharge in Alaska: Toward assessing ship-mediated invasion risk", "type" : "article-journal", "volume" : "52" }, "uris" : [ "http://www.mendeley.com/documents/?uuid=f36d2327-c825-4982-a253-bae452a58ac7" ] } ], "mendeley" : { "formattedCitation" : "(McGee et al. 2006, Chan et al. 2013, Verna et al. 2016, Ware et al. 2016)", "plainTextFormattedCitation" : "(McGee et al. 2006, Chan et al. 2013, Verna et al. 2016, Ware et al. 2016)", "previouslyFormattedCitation" : "(McGee et al. 2006, Chan et al. 2013, Verna et al. 2016, Ware et al. 2016)" }, "properties" : {  }, "schema" : "https://github.com/citation-style-language/schema/raw/master/csl-citation.json" }</w:instrText>
      </w:r>
      <w:r w:rsidR="00E1337E">
        <w:fldChar w:fldCharType="separate"/>
      </w:r>
      <w:r w:rsidR="00E1337E" w:rsidRPr="00E1337E">
        <w:rPr>
          <w:noProof/>
        </w:rPr>
        <w:t>(McGee et al. 2006, Chan et al. 2013, Verna et al. 2016, Ware et al. 2016)</w:t>
      </w:r>
      <w:r w:rsidR="00E1337E">
        <w:fldChar w:fldCharType="end"/>
      </w:r>
      <w:r w:rsidR="00E1337E">
        <w:t xml:space="preserve">. </w:t>
      </w:r>
      <w:r w:rsidR="00613E53">
        <w:t>The role of s</w:t>
      </w:r>
      <w:r w:rsidR="00E1337E">
        <w:t xml:space="preserve">maller vessels such as fishing vessels, tugs, and ferries, </w:t>
      </w:r>
      <w:r w:rsidR="00613E53">
        <w:t xml:space="preserve">has largely </w:t>
      </w:r>
      <w:r w:rsidR="00613E53">
        <w:t xml:space="preserve">been overlooked </w:t>
      </w:r>
      <w:r w:rsidR="00613E53">
        <w:fldChar w:fldCharType="begin" w:fldLock="1"/>
      </w:r>
      <w:r w:rsidR="00613E53">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613E53">
        <w:fldChar w:fldCharType="separate"/>
      </w:r>
      <w:r w:rsidR="00613E53" w:rsidRPr="00E1337E">
        <w:rPr>
          <w:noProof/>
        </w:rPr>
        <w:t>(but see Chan et al. 2016)</w:t>
      </w:r>
      <w:r w:rsidR="00613E53">
        <w:fldChar w:fldCharType="end"/>
      </w:r>
      <w:r w:rsidR="00613E53">
        <w:t xml:space="preserve">. These vessels </w:t>
      </w:r>
      <w:r w:rsidR="00E1337E">
        <w:t xml:space="preserve">may not carry ballast water, but may still introduce new species to a region </w:t>
      </w:r>
      <w:r w:rsidR="00613E53">
        <w:t xml:space="preserve">via biofouling, and the risk posed by biofouling may exceed the risk posed by ballast water </w:t>
      </w:r>
      <w:r w:rsidR="00613E53">
        <w:fldChar w:fldCharType="begin" w:fldLock="1"/>
      </w:r>
      <w:r w:rsidR="00613E5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13E53">
        <w:fldChar w:fldCharType="separate"/>
      </w:r>
      <w:r w:rsidR="00613E53" w:rsidRPr="00613E53">
        <w:rPr>
          <w:noProof/>
        </w:rPr>
        <w:t>(Chan et al. 2015)</w:t>
      </w:r>
      <w:r w:rsidR="00613E53">
        <w:fldChar w:fldCharType="end"/>
      </w:r>
      <w:r w:rsidR="00613E53">
        <w:t>. Moreover, d</w:t>
      </w:r>
      <w:r w:rsidR="00136228">
        <w:t>espite the potentially large number of species that are being transported, multi-</w:t>
      </w:r>
      <w:r w:rsidR="00136228" w:rsidRPr="00136228">
        <w:rPr>
          <w:lang w:val="en-US"/>
        </w:rPr>
        <w:t>species studies of habitat suitability remain rare</w:t>
      </w:r>
      <w:r w:rsidR="00613E53">
        <w:rPr>
          <w:lang w:val="en-US"/>
        </w:rPr>
        <w:t>, and have typically focused on a very small subset of the total species that may be introduced to Arctic regions</w:t>
      </w:r>
      <w:r w:rsidR="00136228" w:rsidRPr="00136228">
        <w:rPr>
          <w:lang w:val="en-US"/>
        </w:rPr>
        <w:t xml:space="preserv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613E53">
        <w:t xml:space="preserve">. </w:t>
      </w:r>
      <w:r w:rsidR="00EC5929">
        <w:rPr>
          <w:lang w:val="en-US"/>
        </w:rPr>
        <w:t>O</w:t>
      </w:r>
      <w:r w:rsidR="00EC5929" w:rsidRPr="00136228">
        <w:rPr>
          <w:lang w:val="en-US"/>
        </w:rPr>
        <w:t xml:space="preserve">nly one </w:t>
      </w:r>
      <w:r w:rsidR="00EC5929">
        <w:rPr>
          <w:lang w:val="en-US"/>
        </w:rPr>
        <w:t xml:space="preserve">(Ware et al. 2016) modeled whether habitat was suitable for </w:t>
      </w:r>
      <w:r w:rsidR="00EC5929" w:rsidRPr="00136228">
        <w:rPr>
          <w:lang w:val="en-US"/>
        </w:rPr>
        <w:t>reproduction</w:t>
      </w:r>
      <w:r w:rsidR="00EC5929">
        <w:rPr>
          <w:lang w:val="en-US"/>
        </w:rPr>
        <w:t>, an essential component to assessing whether species can establish self-sustaining populations.</w:t>
      </w:r>
      <w:r w:rsidR="00EC5929">
        <w:rPr>
          <w:lang w:val="en-US"/>
        </w:rPr>
        <w:t xml:space="preserve"> </w:t>
      </w:r>
      <w:r w:rsidR="00136228">
        <w:rPr>
          <w:lang w:val="en-US"/>
        </w:rPr>
        <w:t>These studies have concluded that potentially suitable habitat exists for at least some NIS, but have come to different</w:t>
      </w:r>
      <w:r w:rsidR="008D1449">
        <w:rPr>
          <w:lang w:val="en-US"/>
        </w:rPr>
        <w:t xml:space="preserve"> conclusions about whether </w:t>
      </w:r>
      <w:r w:rsidR="008D1449" w:rsidRPr="00613E53">
        <w:rPr>
          <w:lang w:val="en-US"/>
        </w:rPr>
        <w:t xml:space="preserve">suitable </w:t>
      </w:r>
      <w:r w:rsidR="00136228" w:rsidRPr="00613E53">
        <w:rPr>
          <w:lang w:val="en-US"/>
        </w:rPr>
        <w:t xml:space="preserve">habitat is extensive (de Rivera et al. 2011) or </w:t>
      </w:r>
      <w:r w:rsidR="008D1449" w:rsidRPr="00613E53">
        <w:rPr>
          <w:lang w:val="en-US"/>
        </w:rPr>
        <w:t>limite</w:t>
      </w:r>
      <w:r w:rsidR="00613E53" w:rsidRPr="00613E53">
        <w:rPr>
          <w:lang w:val="en-US"/>
        </w:rPr>
        <w:t xml:space="preserve">d </w:t>
      </w:r>
      <w:r w:rsidR="00613E53" w:rsidRPr="00613E53">
        <w:rPr>
          <w:lang w:val="en-US"/>
        </w:rPr>
        <w:fldChar w:fldCharType="begin" w:fldLock="1"/>
      </w:r>
      <w:r w:rsidR="00967DEB">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613E53" w:rsidRPr="00613E53">
        <w:rPr>
          <w:lang w:val="en-US"/>
        </w:rPr>
        <w:fldChar w:fldCharType="separate"/>
      </w:r>
      <w:r w:rsidR="00613E53" w:rsidRPr="00613E53">
        <w:rPr>
          <w:noProof/>
          <w:lang w:val="en-US"/>
        </w:rPr>
        <w:t>(Ware et al. 2016, Goldsmit et al. 2018)</w:t>
      </w:r>
      <w:r w:rsidR="00613E53" w:rsidRPr="00613E53">
        <w:rPr>
          <w:lang w:val="en-US"/>
        </w:rPr>
        <w:fldChar w:fldCharType="end"/>
      </w:r>
      <w:r w:rsidR="00136228" w:rsidRPr="00613E53">
        <w:rPr>
          <w:lang w:val="en-US"/>
        </w:rPr>
        <w:t>.</w:t>
      </w:r>
      <w:r w:rsidR="008D1449" w:rsidRPr="00613E53">
        <w:rPr>
          <w:lang w:val="en-US"/>
        </w:rPr>
        <w:t xml:space="preserve"> </w:t>
      </w:r>
      <w:commentRangeStart w:id="51"/>
      <w:r w:rsidR="00EC5929" w:rsidRPr="00EC5929">
        <w:rPr>
          <w:highlight w:val="yellow"/>
          <w:lang w:val="en-US"/>
        </w:rPr>
        <w:t>Our understanding of whether Arctic conditions limit biological invasions remains incomplete</w:t>
      </w:r>
      <w:r w:rsidR="00613E53" w:rsidRPr="00EC5929">
        <w:rPr>
          <w:highlight w:val="yellow"/>
          <w:lang w:val="en-US"/>
        </w:rPr>
        <w:t>.</w:t>
      </w:r>
      <w:commentRangeEnd w:id="51"/>
      <w:r w:rsidR="00614515">
        <w:rPr>
          <w:rStyle w:val="CommentReference"/>
          <w:rFonts w:ascii="Arial" w:eastAsia="Arial" w:hAnsi="Arial" w:cs="Arial"/>
          <w:color w:val="000000"/>
          <w:lang w:val="en-US" w:eastAsia="en-US"/>
        </w:rPr>
        <w:commentReference w:id="51"/>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52" w:author="Amanda Droghini" w:date="2018-03-16T09:52:00Z">
        <w:r w:rsidR="003F4971">
          <w:t xml:space="preserve"> </w:t>
        </w:r>
        <w:commentRangeStart w:id="53"/>
        <w:commentRangeStart w:id="54"/>
        <w:r w:rsidR="003F4971">
          <w:t>elsewhere</w:t>
        </w:r>
        <w:commentRangeEnd w:id="53"/>
        <w:r w:rsidR="003F4971">
          <w:rPr>
            <w:rStyle w:val="CommentReference"/>
            <w:rFonts w:ascii="Arial" w:eastAsia="Arial" w:hAnsi="Arial" w:cs="Arial"/>
            <w:color w:val="000000"/>
            <w:lang w:val="en-US" w:eastAsia="en-US"/>
          </w:rPr>
          <w:commentReference w:id="53"/>
        </w:r>
      </w:ins>
      <w:commentRangeEnd w:id="54"/>
      <w:r w:rsidR="0064363B">
        <w:rPr>
          <w:rStyle w:val="CommentReference"/>
          <w:rFonts w:ascii="Arial" w:eastAsia="Arial" w:hAnsi="Arial" w:cs="Arial"/>
          <w:color w:val="000000"/>
          <w:lang w:val="en-US" w:eastAsia="en-US"/>
        </w:rPr>
        <w:commentReference w:id="54"/>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55"/>
      </w:r>
      <w:r w:rsidR="00DD1D1C">
        <w:rPr>
          <w:rStyle w:val="CommentReference"/>
          <w:rFonts w:ascii="Arial" w:eastAsia="Arial" w:hAnsi="Arial" w:cs="Arial"/>
          <w:color w:val="000000"/>
          <w:lang w:val="en-US" w:eastAsia="en-US"/>
        </w:rPr>
        <w:commentReference w:id="56"/>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57" w:author="Amanda Droghini" w:date="2018-02-14T07:41:00Z"/>
        </w:rPr>
      </w:pPr>
      <w:bookmarkStart w:id="58" w:name="_m7oo5zak2jfc" w:colFirst="0" w:colLast="0"/>
      <w:bookmarkStart w:id="59" w:name="_rq0l47zex3zr" w:colFirst="0" w:colLast="0"/>
      <w:bookmarkEnd w:id="58"/>
      <w:bookmarkEnd w:id="59"/>
    </w:p>
    <w:p w14:paraId="5ECBACE1" w14:textId="1AED0734" w:rsidR="00723773" w:rsidDel="00D655FC" w:rsidRDefault="00874591" w:rsidP="00D655FC">
      <w:pPr>
        <w:spacing w:before="200" w:line="360" w:lineRule="auto"/>
        <w:contextualSpacing/>
        <w:rPr>
          <w:del w:id="60" w:author="Amanda Droghini" w:date="2018-02-14T07:41:00Z"/>
          <w:highlight w:val="white"/>
        </w:rPr>
      </w:pPr>
      <w:del w:id="61"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62" w:name="_8ktb2c9fr4av" w:colFirst="0" w:colLast="0"/>
      <w:bookmarkEnd w:id="62"/>
    </w:p>
    <w:p w14:paraId="62CE6144" w14:textId="0B12B54F" w:rsidR="004403F9" w:rsidRDefault="00463580" w:rsidP="004403F9">
      <w:pPr>
        <w:spacing w:before="200" w:line="360" w:lineRule="auto"/>
        <w:contextualSpacing/>
      </w:pPr>
      <w:r>
        <w:t xml:space="preserve">In this paper, </w:t>
      </w:r>
      <w:del w:id="63"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8E0ACC">
        <w:t>NIS</w:t>
      </w:r>
      <w:r w:rsidR="00E1598F" w:rsidRPr="00CA4945">
        <w:t xml:space="preserve">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w:t>
      </w:r>
      <w:r w:rsidR="008E0ACC">
        <w:t>NIS</w:t>
      </w:r>
      <w:r w:rsidR="00AF591D">
        <w:t xml:space="preserve">,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w:t>
      </w:r>
      <w:r w:rsidR="008E0ACC">
        <w:t>NIS</w:t>
      </w:r>
      <w:r w:rsidR="009B4D52">
        <w:t xml:space="preserve"> in the future.</w:t>
      </w:r>
      <w:r w:rsidR="008E0ACC">
        <w:t xml:space="preserve"> </w:t>
      </w:r>
      <w:r w:rsidR="008A5823">
        <w:t xml:space="preserve">To address this hypothesis, we examine current and mid-century marine temperature regimes across the Bering Sea and characterize survival and reproductive habitat for potential NIS. </w:t>
      </w:r>
      <w:del w:id="64" w:author="Amanda Droghini" w:date="2018-02-21T16:41:00Z">
        <w:r w:rsidR="00F24EA9" w:rsidDel="00F24EA9">
          <w:delText xml:space="preserve">We and </w:delText>
        </w:r>
        <w:r w:rsidR="00874591" w:rsidRPr="00CA4945" w:rsidDel="00F24EA9">
          <w:delText xml:space="preserve"> </w:delText>
        </w:r>
        <w:commentRangeStart w:id="65"/>
        <w:r w:rsidR="00433E19" w:rsidRPr="00433E19" w:rsidDel="00F24EA9">
          <w:rPr>
            <w:color w:val="FF0000"/>
          </w:rPr>
          <w:delText xml:space="preserve">species-specific </w:delText>
        </w:r>
        <w:commentRangeEnd w:id="65"/>
        <w:r w:rsidR="00D9788D" w:rsidDel="00F24EA9">
          <w:rPr>
            <w:rStyle w:val="CommentReference"/>
          </w:rPr>
          <w:commentReference w:id="65"/>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66" w:author="Amanda Droghini" w:date="2018-03-17T18:34:00Z">
        <w:r w:rsidR="008A5823" w:rsidDel="006466BF">
          <w:delText>habitat requirements</w:delText>
        </w:r>
      </w:del>
      <w:ins w:id="67"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68"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69"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70"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71" w:name="_8bc9cfv03n6p" w:colFirst="0" w:colLast="0"/>
      <w:bookmarkEnd w:id="71"/>
      <w:r w:rsidRPr="00BB5655">
        <w:t>Methods</w:t>
      </w:r>
    </w:p>
    <w:p w14:paraId="36636D33" w14:textId="77777777" w:rsidR="00723773" w:rsidRPr="00BB5655" w:rsidRDefault="00874591" w:rsidP="00BB5655">
      <w:pPr>
        <w:pStyle w:val="Heading2"/>
      </w:pPr>
      <w:bookmarkStart w:id="72" w:name="_kncwpiu8qj9q" w:colFirst="0" w:colLast="0"/>
      <w:bookmarkEnd w:id="72"/>
      <w:r w:rsidRPr="00BB5655">
        <w:t>Study area</w:t>
      </w:r>
    </w:p>
    <w:p w14:paraId="5ECF60A5" w14:textId="22CD304C" w:rsidR="00274537" w:rsidRPr="00CA4945" w:rsidRDefault="00874591" w:rsidP="00CA4945">
      <w:pPr>
        <w:spacing w:before="200" w:line="360" w:lineRule="auto"/>
        <w:contextualSpacing/>
      </w:pPr>
      <w:bookmarkStart w:id="73" w:name="_a71bbqx0je6i" w:colFirst="0" w:colLast="0"/>
      <w:bookmarkEnd w:id="73"/>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w:t>
      </w:r>
      <w:r w:rsidR="009E27C5">
        <w:rPr>
          <w:highlight w:val="yellow"/>
        </w:rPr>
        <w:t>ure</w:t>
      </w:r>
      <w:r w:rsidR="00274537" w:rsidRPr="00CA4945">
        <w:rPr>
          <w:highlight w:val="yellow"/>
        </w:rPr>
        <w:t xml:space="preserve">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e restricted our</w:t>
      </w:r>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 xml:space="preserve">have established </w:t>
      </w:r>
      <w:r w:rsidR="00274537" w:rsidRPr="00CA4945">
        <w:lastRenderedPageBreak/>
        <w:t>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w:t>
      </w:r>
      <w:r w:rsidR="008D1449">
        <w:t xml:space="preserve">Most </w:t>
      </w:r>
      <w:r w:rsidR="005810E2">
        <w:t xml:space="preserve">vessel traffic </w:t>
      </w:r>
      <w:r w:rsidR="008D1449">
        <w:t xml:space="preserve">in the Bering Sea comes from commercial vessels, specifically traffic </w:t>
      </w:r>
      <w:r w:rsidR="005810E2">
        <w:t>from oil tankers</w:t>
      </w:r>
    </w:p>
    <w:p w14:paraId="120A962E" w14:textId="5DE1BDD1" w:rsidR="00723773" w:rsidRPr="00BB5655" w:rsidRDefault="00BB5655" w:rsidP="00BB5655">
      <w:pPr>
        <w:pStyle w:val="Heading2"/>
      </w:pPr>
      <w:bookmarkStart w:id="74" w:name="_hngxq6xkmksq" w:colFirst="0" w:colLast="0"/>
      <w:bookmarkStart w:id="75" w:name="_7quuthb2m275" w:colFirst="0" w:colLast="0"/>
      <w:bookmarkEnd w:id="74"/>
      <w:bookmarkEnd w:id="75"/>
      <w:r>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proofErr w:type="spellStart"/>
      <w:r>
        <w:rPr>
          <w:i/>
        </w:rPr>
        <w:t>sensu</w:t>
      </w:r>
      <w:proofErr w:type="spellEnd"/>
      <w:r>
        <w:rPr>
          <w:i/>
        </w:rPr>
        <w:t xml:space="preserve"> </w:t>
      </w:r>
      <w:r>
        <w:t xml:space="preserve">Spalding et al. 2007). </w:t>
      </w:r>
      <w:r w:rsidRPr="00CA4945">
        <w:t xml:space="preserve">The taxa list was developed by downloading and digitizing occurrence records from the National Exotic Marine and Estuarine Species Information System (NEMESIS; </w:t>
      </w:r>
      <w:commentRangeStart w:id="76"/>
      <w:proofErr w:type="spellStart"/>
      <w:r w:rsidRPr="00E32670">
        <w:rPr>
          <w:highlight w:val="yellow"/>
        </w:rPr>
        <w:t>Fofonoff</w:t>
      </w:r>
      <w:proofErr w:type="spellEnd"/>
      <w:r w:rsidRPr="00E32670">
        <w:rPr>
          <w:highlight w:val="yellow"/>
        </w:rPr>
        <w:t xml:space="preserve"> et al. 2003</w:t>
      </w:r>
      <w:commentRangeEnd w:id="76"/>
      <w:r>
        <w:rPr>
          <w:rStyle w:val="CommentReference"/>
          <w:rFonts w:ascii="Arial" w:eastAsia="Arial" w:hAnsi="Arial" w:cs="Arial"/>
          <w:color w:val="000000"/>
          <w:lang w:val="en-US" w:eastAsia="en-US"/>
        </w:rPr>
        <w:commentReference w:id="76"/>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w:t>
      </w:r>
      <w:proofErr w:type="spellStart"/>
      <w:r>
        <w:t>euhaline</w:t>
      </w:r>
      <w:proofErr w:type="spellEnd"/>
      <w:r>
        <w:t xml:space="preserve"> or </w:t>
      </w:r>
      <w:proofErr w:type="spellStart"/>
      <w:r>
        <w:t>eury</w:t>
      </w:r>
      <w:r w:rsidRPr="00CA4945">
        <w:t>haline</w:t>
      </w:r>
      <w:proofErr w:type="spellEnd"/>
      <w:r w:rsidRPr="00CA4945">
        <w:t xml:space="preserve"> species </w:t>
      </w:r>
      <w:r>
        <w:t>with a minimum survival salinity tolerance ≥</w:t>
      </w:r>
      <w:r w:rsidRPr="00CA4945">
        <w:t>30 parts per trillion (</w:t>
      </w:r>
      <w:proofErr w:type="spellStart"/>
      <w:r w:rsidRPr="00CA4945">
        <w:t>ppt</w:t>
      </w:r>
      <w:proofErr w:type="spellEnd"/>
      <w:r w:rsidRPr="00CA4945">
        <w:t xml:space="preserve">). The most common taxonomic groups were Crustacea (N=15), Mollusca (N=11), and </w:t>
      </w:r>
      <w:proofErr w:type="spellStart"/>
      <w:r w:rsidRPr="00CA4945">
        <w:t>Tunicata</w:t>
      </w:r>
      <w:proofErr w:type="spellEnd"/>
      <w:r w:rsidRPr="00CA4945">
        <w:t xml:space="preserve"> (N=8). Included in this list were two anadromous fish (</w:t>
      </w:r>
      <w:proofErr w:type="spellStart"/>
      <w:r w:rsidRPr="00CA4945">
        <w:rPr>
          <w:i/>
        </w:rPr>
        <w:t>Alosa</w:t>
      </w:r>
      <w:proofErr w:type="spellEnd"/>
      <w:r w:rsidRPr="00CA4945">
        <w:rPr>
          <w:i/>
        </w:rPr>
        <w:t xml:space="preserve"> </w:t>
      </w:r>
      <w:proofErr w:type="spellStart"/>
      <w:r w:rsidRPr="00CA4945">
        <w:rPr>
          <w:i/>
        </w:rPr>
        <w:t>sapidissima</w:t>
      </w:r>
      <w:proofErr w:type="spellEnd"/>
      <w:r w:rsidRPr="00CA4945">
        <w:rPr>
          <w:i/>
        </w:rPr>
        <w:t xml:space="preserve"> </w:t>
      </w:r>
      <w:r w:rsidRPr="00CA4945">
        <w:t xml:space="preserve">and </w:t>
      </w:r>
      <w:r w:rsidRPr="00CA4945">
        <w:rPr>
          <w:i/>
        </w:rPr>
        <w:t xml:space="preserve">Salmo </w:t>
      </w:r>
      <w:proofErr w:type="spellStart"/>
      <w:r w:rsidRPr="00CA4945">
        <w:rPr>
          <w:i/>
        </w:rPr>
        <w:t>salar</w:t>
      </w:r>
      <w:proofErr w:type="spellEnd"/>
      <w:r w:rsidRPr="00CA4945">
        <w:t>), and one catadromous crab (</w:t>
      </w:r>
      <w:proofErr w:type="spellStart"/>
      <w:r w:rsidRPr="00CA4945">
        <w:rPr>
          <w:i/>
        </w:rPr>
        <w:t>Eriocheir</w:t>
      </w:r>
      <w:proofErr w:type="spellEnd"/>
      <w:r w:rsidRPr="00CA4945">
        <w:rPr>
          <w:i/>
        </w:rPr>
        <w:t xml:space="preserve"> </w:t>
      </w:r>
      <w:proofErr w:type="spellStart"/>
      <w:r w:rsidRPr="00CA4945">
        <w:rPr>
          <w:i/>
        </w:rPr>
        <w:t>sinensis</w:t>
      </w:r>
      <w:proofErr w:type="spellEnd"/>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77"/>
      <w:r w:rsidRPr="003C5649">
        <w:rPr>
          <w:highlight w:val="cyan"/>
        </w:rPr>
        <w:t>reproductive</w:t>
      </w:r>
      <w:r>
        <w:t xml:space="preserve"> </w:t>
      </w:r>
      <w:commentRangeEnd w:id="77"/>
      <w:r>
        <w:rPr>
          <w:rStyle w:val="CommentReference"/>
          <w:rFonts w:ascii="Arial" w:eastAsia="Arial" w:hAnsi="Arial" w:cs="Arial"/>
          <w:color w:val="000000"/>
          <w:lang w:val="en-US" w:eastAsia="en-US"/>
        </w:rPr>
        <w:commentReference w:id="77"/>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w:t>
      </w:r>
      <w:proofErr w:type="spellStart"/>
      <w:r>
        <w:t>defned</w:t>
      </w:r>
      <w:proofErr w:type="spellEnd"/>
      <w:r>
        <w:t xml:space="preserve">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lastRenderedPageBreak/>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78" w:name="_65lsst1yvtve" w:colFirst="0" w:colLast="0"/>
      <w:bookmarkEnd w:id="78"/>
      <w:r>
        <w:t>Defining temperature and salinity of the Bering Sea</w:t>
      </w:r>
    </w:p>
    <w:p w14:paraId="36C5938C" w14:textId="0EEF9FFB"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E27C5">
        <w:rPr>
          <w:color w:val="000000" w:themeColor="text1"/>
        </w:rPr>
        <w:t>accurately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79"/>
      <w:r w:rsidRPr="00CA4945">
        <w:rPr>
          <w:rFonts w:eastAsia="Calibri"/>
          <w:highlight w:val="cyan"/>
        </w:rPr>
        <w:t>future</w:t>
      </w:r>
      <w:commentRangeEnd w:id="79"/>
      <w:r w:rsidRPr="00CA4945">
        <w:rPr>
          <w:rStyle w:val="CommentReference"/>
          <w:sz w:val="24"/>
          <w:szCs w:val="24"/>
        </w:rPr>
        <w:commentReference w:id="79"/>
      </w:r>
      <w:r w:rsidRPr="00CA4945">
        <w:rPr>
          <w:rFonts w:eastAsia="Calibri"/>
        </w:rPr>
        <w:t xml:space="preserve"> (2030-2039)</w:t>
      </w:r>
      <w:bookmarkStart w:id="80" w:name="_4v4jhbwuqx9t" w:colFirst="0" w:colLast="0"/>
      <w:bookmarkEnd w:id="80"/>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proofErr w:type="spellStart"/>
      <w:r w:rsidR="00874591" w:rsidRPr="00CA4945">
        <w:rPr>
          <w:color w:val="222222"/>
        </w:rPr>
        <w:t>Nakićenović</w:t>
      </w:r>
      <w:proofErr w:type="spellEnd"/>
      <w:r w:rsidR="00874591" w:rsidRPr="00CA4945">
        <w:rPr>
          <w:color w:val="222222"/>
        </w:rPr>
        <w:t xml:space="preserve">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lastRenderedPageBreak/>
        <w:t>Modeling habitat suitability</w:t>
      </w:r>
      <w:bookmarkStart w:id="81" w:name="_go101y7lehct" w:colFirst="0" w:colLast="0"/>
      <w:bookmarkEnd w:id="81"/>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82"/>
      <w:r w:rsidRPr="00CA4945">
        <w:rPr>
          <w:rFonts w:ascii="Times New Roman" w:hAnsi="Times New Roman" w:cs="Times New Roman"/>
          <w:sz w:val="24"/>
          <w:szCs w:val="24"/>
        </w:rPr>
        <w:t xml:space="preserve">1) year-round survival, 2) weekly survival, and 3) weekly reproduction. </w:t>
      </w:r>
      <w:commentRangeEnd w:id="82"/>
      <w:r w:rsidR="004D0EA5">
        <w:rPr>
          <w:rStyle w:val="CommentReference"/>
        </w:rPr>
        <w:commentReference w:id="82"/>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xml:space="preserve">.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83" w:name="_tsqvpqt531zu" w:colFirst="0" w:colLast="0"/>
      <w:bookmarkEnd w:id="83"/>
      <w:r w:rsidRPr="00CA4945">
        <w:t>Year-Round Survival</w:t>
      </w:r>
    </w:p>
    <w:p w14:paraId="09020B93" w14:textId="5D816D53"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84"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85"/>
      <w:commentRangeStart w:id="86"/>
      <w:del w:id="87"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85"/>
        <w:r w:rsidR="002440E1" w:rsidRPr="00CA4945" w:rsidDel="00E32670">
          <w:rPr>
            <w:rStyle w:val="CommentReference"/>
            <w:sz w:val="24"/>
            <w:szCs w:val="24"/>
          </w:rPr>
          <w:commentReference w:id="85"/>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88"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w:t>
      </w:r>
      <w:r w:rsidR="009E27C5">
        <w:t>change</w:t>
      </w:r>
      <w:r w:rsidRPr="00CA4945">
        <w:t xml:space="preserve"> in suitable area by dividing the sum of pixels with positive change by the total num</w:t>
      </w:r>
      <w:r w:rsidR="009E27C5">
        <w:t>ber of pixels in our study area</w:t>
      </w:r>
      <w:r w:rsidRPr="00CA4945">
        <w:t>. Percent decrease  was similarly calculated.</w:t>
      </w:r>
      <w:commentRangeEnd w:id="86"/>
      <w:r w:rsidR="009E27C5">
        <w:rPr>
          <w:rStyle w:val="CommentReference"/>
          <w:rFonts w:ascii="Arial" w:eastAsia="Arial" w:hAnsi="Arial" w:cs="Arial"/>
          <w:color w:val="000000"/>
          <w:lang w:val="en-US" w:eastAsia="en-US"/>
        </w:rPr>
        <w:commentReference w:id="86"/>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363F55A2" w:rsidR="00723773" w:rsidRPr="00CA4945" w:rsidRDefault="009E27C5" w:rsidP="00BB5655">
      <w:pPr>
        <w:pStyle w:val="Heading3"/>
      </w:pPr>
      <w:bookmarkStart w:id="89" w:name="_rop02eo1ktca" w:colFirst="0" w:colLast="0"/>
      <w:bookmarkEnd w:id="89"/>
      <w:r>
        <w:rPr>
          <w:highlight w:val="cyan"/>
        </w:rPr>
        <w:lastRenderedPageBreak/>
        <w:t>Reproducti</w:t>
      </w:r>
      <w:r>
        <w:t>on</w:t>
      </w:r>
      <w:r w:rsidR="00874591"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90" w:name="_3wi5gvsme5f5" w:colFirst="0" w:colLast="0"/>
      <w:bookmarkEnd w:id="90"/>
      <w:r w:rsidRPr="00CA4945">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BD2CAC9" w14:textId="5D04C89B"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w:t>
      </w:r>
      <w:r w:rsidR="008D1449">
        <w:t>ort in the United States (</w:t>
      </w:r>
      <w:r w:rsidRPr="00CA4945">
        <w:t xml:space="preserve">33 CFR </w:t>
      </w:r>
      <w:r w:rsidR="008D1449">
        <w:rPr>
          <w:lang w:val="en-US"/>
        </w:rPr>
        <w:t xml:space="preserve">§§ </w:t>
      </w:r>
      <w:r w:rsidRPr="00CA4945">
        <w:t xml:space="preserve">151). Because regulations have changed in the last decade, especially with respect to mandatory reporting by crude oil tankers </w:t>
      </w:r>
      <w:r w:rsidR="008D1449">
        <w:fldChar w:fldCharType="begin" w:fldLock="1"/>
      </w:r>
      <w:r w:rsidR="00E1337E">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fldChar w:fldCharType="separate"/>
      </w:r>
      <w:r w:rsidR="008D1449" w:rsidRPr="008D1449">
        <w:rPr>
          <w:noProof/>
        </w:rPr>
        <w:t>(Verna and Harris 2016)</w:t>
      </w:r>
      <w:r w:rsidR="008D1449">
        <w:fldChar w:fldCharType="end"/>
      </w:r>
      <w:r w:rsidRPr="00CA4945">
        <w:t>, we only considered the three most recent, complete years (2014</w:t>
      </w:r>
      <w:r w:rsidR="008D1449">
        <w:t>-</w:t>
      </w:r>
      <w:r w:rsidRPr="00CA4945">
        <w:t xml:space="preserve">2016). </w:t>
      </w:r>
      <w:r w:rsidR="00E32670">
        <w:t>W</w:t>
      </w:r>
      <w:r w:rsidRPr="00CA4945">
        <w:t xml:space="preserve">e queried Ship Arrival Records </w:t>
      </w:r>
      <w:r w:rsidR="00E32670">
        <w:t xml:space="preserve">and Ballast Tank Records </w:t>
      </w:r>
      <w:r w:rsidRPr="00CA4945">
        <w:t>from the NBIC data portal for any vessel arriving in Alaska from 01 January 2014 to 31 December 2016.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r w:rsidR="008D1449">
        <w:rPr>
          <w:color w:val="000000" w:themeColor="text1"/>
        </w:rPr>
        <w:t xml:space="preserve"> </w:t>
      </w:r>
      <w:r w:rsidR="008D1449" w:rsidRPr="00CA4945">
        <w:t>Records without a port name were removed (</w:t>
      </w:r>
      <w:r w:rsidR="008D1449" w:rsidRPr="00CA4945">
        <w:rPr>
          <w:i/>
        </w:rPr>
        <w:t>N</w:t>
      </w:r>
      <w:r w:rsidR="008D1449" w:rsidRPr="00CA4945">
        <w:t xml:space="preserve">=13). </w:t>
      </w:r>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xml:space="preserve">, Pacific cod, Atka </w:t>
      </w:r>
      <w:r w:rsidR="00E25C44" w:rsidRPr="00CA4945">
        <w:lastRenderedPageBreak/>
        <w:t>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91" w:name="_5gdnwtfpo87" w:colFirst="0" w:colLast="0"/>
      <w:bookmarkEnd w:id="91"/>
      <w:r w:rsidRPr="00CA4945">
        <w:t xml:space="preserve">Results </w:t>
      </w:r>
    </w:p>
    <w:p w14:paraId="6A3C351C" w14:textId="783952C1"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92"/>
      <w:ins w:id="93" w:author="Amanda Droghini" w:date="2018-02-08T21:44:00Z">
        <w:r w:rsidR="00AC39F9">
          <w:t>1/3 of the taxa we considered had minimum temperature toleranc</w:t>
        </w:r>
      </w:ins>
      <w:ins w:id="94" w:author="Amanda Droghini" w:date="2018-02-08T21:45:00Z">
        <w:r w:rsidR="00AC39F9">
          <w:t>es</w:t>
        </w:r>
      </w:ins>
      <w:ins w:id="95" w:author="Amanda Droghini" w:date="2018-02-08T21:44:00Z">
        <w:r w:rsidR="00AC39F9">
          <w:t xml:space="preserve"> </w:t>
        </w:r>
      </w:ins>
      <w:ins w:id="96" w:author="Amanda Droghini" w:date="2018-02-08T21:45:00Z">
        <w:r w:rsidR="00AC39F9">
          <w:t xml:space="preserve">of 0C </w:t>
        </w:r>
        <w:commentRangeEnd w:id="92"/>
        <w:r w:rsidR="00AC39F9">
          <w:rPr>
            <w:rStyle w:val="CommentReference"/>
          </w:rPr>
          <w:commentReference w:id="92"/>
        </w:r>
      </w:ins>
      <w:r w:rsidR="00E8006B" w:rsidRPr="00E8006B">
        <w:t xml:space="preserve"> </w:t>
      </w:r>
      <w:r w:rsidR="00E8006B">
        <w:t>When averaged across the three ROMS, c</w:t>
      </w:r>
      <w:r w:rsidR="00E8006B" w:rsidRPr="00361B91">
        <w:t xml:space="preserve">urrent </w:t>
      </w:r>
      <w:r w:rsidR="00E8006B">
        <w:t xml:space="preserve">(2003-2013) </w:t>
      </w:r>
      <w:r w:rsidR="00E8006B" w:rsidRPr="00361B91">
        <w:t>maximum water temperatures never exceed</w:t>
      </w:r>
      <w:r w:rsidR="00E8006B">
        <w:t>ed</w:t>
      </w:r>
      <w:r w:rsidR="00E8006B" w:rsidRPr="00361B91">
        <w:t xml:space="preserve"> 1</w:t>
      </w:r>
      <w:r w:rsidR="00E8006B">
        <w:t>6.27</w:t>
      </w:r>
      <w:r w:rsidR="00E8006B" w:rsidRPr="00361B91">
        <w:t>°C</w:t>
      </w:r>
      <w:r w:rsidR="00E8006B">
        <w:t xml:space="preserve"> (minimum: 3.77°C)</w:t>
      </w:r>
      <w:r w:rsidR="00E8006B" w:rsidRPr="00361B91">
        <w:t xml:space="preserve">. </w:t>
      </w:r>
      <w:r w:rsidR="00E8006B">
        <w:t>By m</w:t>
      </w:r>
      <w:r w:rsidR="00E8006B" w:rsidRPr="00361B91">
        <w:t>id-century</w:t>
      </w:r>
      <w:r w:rsidR="00E8006B">
        <w:t xml:space="preserve"> (2030-2039),</w:t>
      </w:r>
      <w:r w:rsidR="00E8006B" w:rsidRPr="00361B91">
        <w:t xml:space="preserve"> water temperatures maximums are expected to increase by </w:t>
      </w:r>
      <w:r w:rsidR="00E8006B">
        <w:t>2</w:t>
      </w:r>
      <w:r w:rsidR="00E8006B" w:rsidRPr="00361B91">
        <w:t>.</w:t>
      </w:r>
      <w:r w:rsidR="00E8006B">
        <w:t>34</w:t>
      </w:r>
      <w:r w:rsidR="00E8006B" w:rsidRPr="00361B91">
        <w:t>°C</w:t>
      </w:r>
      <w:r w:rsidR="00E8006B">
        <w:t xml:space="preserve"> on average,</w:t>
      </w:r>
      <w:r w:rsidR="00E8006B" w:rsidRPr="00361B91">
        <w:t xml:space="preserve"> with maximum temperatures in the Bering Sea projected </w:t>
      </w:r>
      <w:r w:rsidR="00E8006B">
        <w:t>to reach</w:t>
      </w:r>
      <w:r w:rsidR="00E8006B" w:rsidRPr="00361B91">
        <w:t xml:space="preserve"> 1</w:t>
      </w:r>
      <w:r w:rsidR="00E8006B">
        <w:t>8.62</w:t>
      </w:r>
      <w:r w:rsidR="00E8006B" w:rsidRPr="00361B91">
        <w:t>°C</w:t>
      </w:r>
      <w:r w:rsidR="00E8006B">
        <w:t xml:space="preserve"> (minimum: 5.42°C) (see also Hermann et al. 2016).</w:t>
      </w:r>
    </w:p>
    <w:p w14:paraId="22CE51BC" w14:textId="422346FC" w:rsidR="00723773" w:rsidRPr="00CA4945" w:rsidRDefault="00415C24" w:rsidP="00BB5655">
      <w:pPr>
        <w:pStyle w:val="Heading2"/>
        <w:rPr>
          <w:highlight w:val="white"/>
        </w:rPr>
      </w:pPr>
      <w:r>
        <w:rPr>
          <w:highlight w:val="white"/>
        </w:rPr>
        <w:t xml:space="preserve">Year-round </w:t>
      </w:r>
      <w:r w:rsidR="00874591" w:rsidRPr="00CA4945">
        <w:rPr>
          <w:highlight w:val="white"/>
        </w:rPr>
        <w:t>Survival</w:t>
      </w:r>
    </w:p>
    <w:p w14:paraId="7EED0216" w14:textId="306BB9E1" w:rsidR="00593EEE" w:rsidRPr="00415C24" w:rsidRDefault="00593EEE" w:rsidP="00FE742F">
      <w:pPr>
        <w:spacing w:before="200" w:line="360" w:lineRule="auto"/>
        <w:contextualSpacing/>
        <w:rPr>
          <w:lang w:val="en-US"/>
        </w:rPr>
      </w:pPr>
      <w:r>
        <w:rPr>
          <w:rFonts w:eastAsia="Calibri"/>
          <w:highlight w:val="white"/>
        </w:rPr>
        <w:t>Of the 42 taxa we assessed, 34 were predicted to have suitable year-round conditions in at least one pixel in the Bering Sea (</w:t>
      </w:r>
      <w:r w:rsidRPr="00415C24">
        <w:rPr>
          <w:rFonts w:eastAsia="Calibri"/>
          <w:highlight w:val="yellow"/>
        </w:rPr>
        <w:t>Figure 2</w:t>
      </w:r>
      <w:r>
        <w:rPr>
          <w:rFonts w:eastAsia="Calibri"/>
          <w:highlight w:val="white"/>
        </w:rPr>
        <w:t xml:space="preserve">). </w:t>
      </w:r>
      <w:r>
        <w:t xml:space="preserve">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w:t>
      </w:r>
      <w:r w:rsidRPr="00415C24">
        <w:rPr>
          <w:rFonts w:eastAsia="Calibri"/>
          <w:highlight w:val="yellow"/>
        </w:rPr>
        <w:t>Figure 2</w:t>
      </w:r>
      <w:r w:rsidRPr="00CA4945">
        <w:rPr>
          <w:rFonts w:eastAsia="Calibri"/>
        </w:rPr>
        <w:t xml:space="preserve">). </w:t>
      </w:r>
      <w:r w:rsidRPr="00CA4945">
        <w:t>The northern Bering Sea (</w:t>
      </w:r>
      <w:r w:rsidRPr="00CA4945">
        <w:rPr>
          <w:highlight w:val="red"/>
        </w:rPr>
        <w:t>above 58°N</w:t>
      </w:r>
      <w:r w:rsidR="00415C24">
        <w:t>) i</w:t>
      </w:r>
      <w:r w:rsidRPr="00CA4945">
        <w:t xml:space="preserve">s unsuitable </w:t>
      </w:r>
      <w:r>
        <w:t xml:space="preserve">for </w:t>
      </w:r>
      <w:r w:rsidR="00FE742F">
        <w:t>most</w:t>
      </w:r>
      <w:r>
        <w:t xml:space="preserve"> NIS</w:t>
      </w:r>
      <w:r w:rsidRPr="00CA4945">
        <w:t xml:space="preserve"> </w:t>
      </w:r>
      <w:r w:rsidRPr="00FE742F">
        <w:t>(</w:t>
      </w:r>
      <w:r w:rsidRPr="00415C24">
        <w:rPr>
          <w:highlight w:val="yellow"/>
        </w:rPr>
        <w:t>Fig</w:t>
      </w:r>
      <w:r w:rsidR="00FE742F" w:rsidRPr="00415C24">
        <w:rPr>
          <w:highlight w:val="yellow"/>
        </w:rPr>
        <w:t>ure</w:t>
      </w:r>
      <w:r w:rsidRPr="00415C24">
        <w:rPr>
          <w:highlight w:val="yellow"/>
        </w:rPr>
        <w:t xml:space="preserve"> 2</w:t>
      </w:r>
      <w:r w:rsidRPr="00FE742F">
        <w:t>).</w:t>
      </w:r>
      <w:r w:rsidRPr="00CA4945">
        <w:t xml:space="preserve"> </w:t>
      </w:r>
      <w:r w:rsidR="00415C24" w:rsidRPr="00CA4945">
        <w:rPr>
          <w:rFonts w:eastAsia="Calibri"/>
        </w:rPr>
        <w:t xml:space="preserve">By 2039, </w:t>
      </w:r>
      <w:r w:rsidR="00415C24">
        <w:rPr>
          <w:rFonts w:eastAsia="Calibri"/>
        </w:rPr>
        <w:t>o</w:t>
      </w:r>
      <w:r w:rsidR="00415C24" w:rsidRPr="00CA4945">
        <w:t xml:space="preserve">ne additional </w:t>
      </w:r>
      <w:r w:rsidR="00415C24">
        <w:t>NIS</w:t>
      </w:r>
      <w:r w:rsidR="00415C24" w:rsidRPr="00CA4945">
        <w:t xml:space="preserve"> </w:t>
      </w:r>
      <w:r w:rsidR="00415C24">
        <w:t xml:space="preserve">is expected </w:t>
      </w:r>
      <w:r w:rsidR="00415C24" w:rsidRPr="00CA4945">
        <w:t>to</w:t>
      </w:r>
      <w:r w:rsidR="00415C24">
        <w:t xml:space="preserve"> be able to</w:t>
      </w:r>
      <w:r w:rsidR="00415C24" w:rsidRPr="00CA4945">
        <w:t xml:space="preserve"> survive year-round</w:t>
      </w:r>
      <w:r w:rsidR="00415C24">
        <w:rPr>
          <w:rFonts w:eastAsia="Calibri"/>
        </w:rPr>
        <w:t xml:space="preserve">, and </w:t>
      </w:r>
      <w:commentRangeStart w:id="97"/>
      <w:r w:rsidR="00415C24">
        <w:rPr>
          <w:rFonts w:eastAsia="Calibri"/>
        </w:rPr>
        <w:t>76.6%</w:t>
      </w:r>
      <w:commentRangeEnd w:id="97"/>
      <w:r w:rsidR="00415C24">
        <w:rPr>
          <w:rStyle w:val="CommentReference"/>
          <w:rFonts w:ascii="Arial" w:eastAsia="Arial" w:hAnsi="Arial" w:cs="Arial"/>
          <w:color w:val="000000"/>
          <w:lang w:val="en-US" w:eastAsia="en-US"/>
        </w:rPr>
        <w:commentReference w:id="97"/>
      </w:r>
      <w:r w:rsidR="00415C24" w:rsidRPr="00CA4945">
        <w:rPr>
          <w:rFonts w:eastAsia="Calibri"/>
        </w:rPr>
        <w:t xml:space="preserve"> of the Bering Sea shelf is predicted to </w:t>
      </w:r>
      <w:r w:rsidR="00415C24">
        <w:rPr>
          <w:rFonts w:eastAsia="Calibri"/>
        </w:rPr>
        <w:t>switch from un</w:t>
      </w:r>
      <w:r w:rsidR="00415C24" w:rsidRPr="00CA4945">
        <w:rPr>
          <w:rFonts w:eastAsia="Calibri"/>
        </w:rPr>
        <w:t xml:space="preserve">suitable </w:t>
      </w:r>
      <w:r w:rsidR="00415C24">
        <w:rPr>
          <w:rFonts w:eastAsia="Calibri"/>
        </w:rPr>
        <w:t xml:space="preserve">to suitable </w:t>
      </w:r>
      <w:r w:rsidR="00415C24" w:rsidRPr="00CA4945">
        <w:rPr>
          <w:rFonts w:eastAsia="Calibri"/>
        </w:rPr>
        <w:t xml:space="preserve">for at least one </w:t>
      </w:r>
      <w:r w:rsidR="00415C24">
        <w:rPr>
          <w:rFonts w:eastAsia="Calibri"/>
        </w:rPr>
        <w:t>NIS</w:t>
      </w:r>
      <w:r w:rsidR="00415C24" w:rsidRPr="00CA4945">
        <w:rPr>
          <w:rFonts w:eastAsia="Calibri"/>
        </w:rPr>
        <w:t xml:space="preserve">. </w:t>
      </w:r>
      <w:r w:rsidRPr="00CA4945">
        <w:rPr>
          <w:rFonts w:eastAsia="Calibri"/>
        </w:rPr>
        <w:t xml:space="preserve">In general, </w:t>
      </w:r>
      <w:r w:rsidR="00415C24">
        <w:rPr>
          <w:rFonts w:eastAsia="Calibri"/>
        </w:rPr>
        <w:t>suitable habitat is expected to expand</w:t>
      </w:r>
      <w:r w:rsidRPr="00CA4945">
        <w:rPr>
          <w:rFonts w:eastAsia="Calibri"/>
        </w:rPr>
        <w:t xml:space="preserve"> northward </w:t>
      </w:r>
      <w:r w:rsidR="00415C24">
        <w:rPr>
          <w:rFonts w:eastAsia="Calibri"/>
        </w:rPr>
        <w:t>from</w:t>
      </w:r>
      <w:r w:rsidRPr="00CA4945">
        <w:rPr>
          <w:rFonts w:eastAsia="Calibri"/>
        </w:rPr>
        <w:t xml:space="preserve"> the southeastern Bering </w:t>
      </w:r>
      <w:r w:rsidRPr="00CA4945">
        <w:rPr>
          <w:rFonts w:eastAsia="Calibri"/>
        </w:rPr>
        <w:lastRenderedPageBreak/>
        <w:t>Sea, a</w:t>
      </w:r>
      <w:r w:rsidR="00415C24">
        <w:rPr>
          <w:rFonts w:eastAsia="Calibri"/>
        </w:rPr>
        <w:t xml:space="preserve">s well as </w:t>
      </w:r>
      <w:r w:rsidRPr="00CA4945">
        <w:rPr>
          <w:rFonts w:eastAsia="Calibri"/>
        </w:rPr>
        <w:t>eastward into Bristol Bay (</w:t>
      </w:r>
      <w:r w:rsidRPr="00415C24">
        <w:rPr>
          <w:rFonts w:eastAsia="Calibri"/>
          <w:highlight w:val="yellow"/>
        </w:rPr>
        <w:t xml:space="preserve">Figure </w:t>
      </w:r>
      <w:r w:rsidR="00415C24" w:rsidRPr="00415C24">
        <w:rPr>
          <w:rFonts w:eastAsia="Calibri"/>
          <w:highlight w:val="yellow"/>
        </w:rPr>
        <w:t>2</w:t>
      </w:r>
      <w:r w:rsidRPr="00CA4945">
        <w:rPr>
          <w:rFonts w:eastAsia="Calibri"/>
        </w:rPr>
        <w:t xml:space="preserve">). </w:t>
      </w:r>
      <w:r w:rsidR="00415C24">
        <w:rPr>
          <w:rFonts w:eastAsia="Calibri"/>
        </w:rPr>
        <w:t>O</w:t>
      </w:r>
      <w:r w:rsidR="00FE742F">
        <w:rPr>
          <w:rFonts w:eastAsia="Calibri"/>
        </w:rPr>
        <w:t>nly</w:t>
      </w:r>
      <w:r w:rsidRPr="00CA4945">
        <w:rPr>
          <w:rFonts w:eastAsia="Calibri"/>
        </w:rPr>
        <w:t xml:space="preserve"> 7</w:t>
      </w:r>
      <w:r w:rsidR="00FE742F">
        <w:rPr>
          <w:rFonts w:eastAsia="Calibri"/>
        </w:rPr>
        <w:t>.5%</w:t>
      </w:r>
      <w:r w:rsidRPr="00CA4945">
        <w:rPr>
          <w:rFonts w:eastAsia="Calibri"/>
        </w:rPr>
        <w:t xml:space="preserve"> </w:t>
      </w:r>
      <w:r w:rsidR="00415C24">
        <w:rPr>
          <w:rFonts w:eastAsia="Calibri"/>
        </w:rPr>
        <w:t xml:space="preserve">of the modeled pixels are </w:t>
      </w:r>
      <w:r w:rsidRPr="00CA4945">
        <w:rPr>
          <w:rFonts w:eastAsia="Calibri"/>
        </w:rPr>
        <w:t>expected to switch from suitable to unsuitable</w:t>
      </w:r>
      <w:r w:rsidR="00415C24">
        <w:rPr>
          <w:rFonts w:eastAsia="Calibri"/>
        </w:rPr>
        <w:t xml:space="preserve"> habitat</w:t>
      </w:r>
      <w:r w:rsidRPr="00CA4945">
        <w:rPr>
          <w:rFonts w:eastAsia="Calibri"/>
        </w:rPr>
        <w:t xml:space="preserve">. </w:t>
      </w:r>
    </w:p>
    <w:p w14:paraId="31847E3E" w14:textId="0EDF9332" w:rsidR="00415C24" w:rsidRDefault="00415C24" w:rsidP="00415C24">
      <w:pPr>
        <w:pStyle w:val="Heading2"/>
      </w:pPr>
      <w:r>
        <w:t>Weekly Survival</w:t>
      </w:r>
    </w:p>
    <w:p w14:paraId="399BC9B2" w14:textId="3E3ADC58" w:rsidR="00BB5655" w:rsidRPr="00415C24" w:rsidRDefault="00415C24" w:rsidP="009E27C5">
      <w:pPr>
        <w:spacing w:before="200" w:line="360" w:lineRule="auto"/>
        <w:contextualSpacing/>
        <w:rPr>
          <w:lang w:val="en-US"/>
        </w:rPr>
      </w:pPr>
      <w:r w:rsidRPr="00415C24">
        <w:rPr>
          <w:highlight w:val="yellow"/>
        </w:rPr>
        <w:t>**Need to flesh out weekly results**</w:t>
      </w:r>
      <w:r>
        <w:t xml:space="preserve">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r w:rsidR="000C2CEA" w:rsidRPr="002F224B">
        <w:rPr>
          <w:highlight w:val="yellow"/>
        </w:rPr>
        <w:t xml:space="preserve">Figure </w:t>
      </w:r>
      <w:r w:rsidRPr="002F224B">
        <w:rPr>
          <w:highlight w:val="yellow"/>
        </w:rPr>
        <w:t>3</w:t>
      </w:r>
      <w:r w:rsidR="000C2CEA" w:rsidRPr="00CA4945">
        <w:t>)</w:t>
      </w:r>
      <w:r w:rsidR="000C2CEA">
        <w:t xml:space="preserve">. but for the most part habitat is unsuitable </w:t>
      </w:r>
      <w:r w:rsidR="000C2CEA" w:rsidRPr="00CA4945">
        <w:t>from December to early May (weeks 49 to 19), when temperatures</w:t>
      </w:r>
      <w:r w:rsidR="006466BF">
        <w:t xml:space="preserve"> in the upper water column fall</w:t>
      </w:r>
      <w:r w:rsidR="000C2CEA" w:rsidRPr="00CA4945">
        <w:t xml:space="preserve"> </w:t>
      </w:r>
      <w:r w:rsidR="000C2CEA" w:rsidRPr="00CA4945">
        <w:rPr>
          <w:highlight w:val="red"/>
        </w:rPr>
        <w:t xml:space="preserve"> below 1°C</w:t>
      </w:r>
      <w:r w:rsidR="000C2CEA">
        <w:t xml:space="preserve"> (</w:t>
      </w:r>
      <w:r w:rsidR="000C2CEA" w:rsidRPr="008D1449">
        <w:rPr>
          <w:highlight w:val="yellow"/>
        </w:rPr>
        <w:t xml:space="preserve">Figure </w:t>
      </w:r>
      <w:r w:rsidRPr="008D1449">
        <w:rPr>
          <w:highlight w:val="yellow"/>
        </w:rPr>
        <w:t>3</w:t>
      </w:r>
      <w:r w:rsidR="000C2CEA">
        <w:t>).</w:t>
      </w:r>
      <w:r w:rsidR="00125B66">
        <w:t xml:space="preserve"> </w:t>
      </w:r>
      <w:commentRangeStart w:id="98"/>
      <w:r>
        <w:rPr>
          <w:rFonts w:eastAsia="Calibri"/>
        </w:rPr>
        <w:t>Species with max salinity tolerances &lt;=30ppt have little survival habitat.</w:t>
      </w:r>
      <w:commentRangeEnd w:id="98"/>
      <w:r>
        <w:rPr>
          <w:rStyle w:val="CommentReference"/>
          <w:rFonts w:ascii="Arial" w:eastAsia="Arial" w:hAnsi="Arial" w:cs="Arial"/>
          <w:color w:val="000000"/>
          <w:lang w:val="en-US" w:eastAsia="en-US"/>
        </w:rPr>
        <w:commentReference w:id="98"/>
      </w:r>
    </w:p>
    <w:p w14:paraId="2895873C" w14:textId="77777777" w:rsidR="00BB5655" w:rsidRPr="00CA4945" w:rsidRDefault="00BB5655" w:rsidP="00CA4945">
      <w:pPr>
        <w:spacing w:before="200" w:line="360" w:lineRule="auto"/>
        <w:contextualSpacing/>
      </w:pPr>
    </w:p>
    <w:p w14:paraId="3F116B7C" w14:textId="05F47DAB" w:rsidR="00723773" w:rsidRPr="00E8006B" w:rsidDel="00E25C44" w:rsidRDefault="00874591" w:rsidP="00E8006B">
      <w:pPr>
        <w:pStyle w:val="Heading2"/>
        <w:rPr>
          <w:del w:id="99" w:author="Amanda Droghini" w:date="2018-02-04T09:17:00Z"/>
        </w:rPr>
      </w:pPr>
      <w:del w:id="100" w:author="Amanda Droghini" w:date="2018-02-04T09:17:00Z">
        <w:r w:rsidRPr="00E8006B"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(Hediste diadroma and Molgula manhattensis)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E8006B" w:rsidRDefault="00874591" w:rsidP="00E8006B">
      <w:pPr>
        <w:pStyle w:val="Heading2"/>
        <w:rPr>
          <w:highlight w:val="white"/>
        </w:rPr>
      </w:pPr>
      <w:r w:rsidRPr="00E8006B">
        <w:rPr>
          <w:highlight w:val="white"/>
        </w:rPr>
        <w:t>Reproduction</w:t>
      </w:r>
    </w:p>
    <w:p w14:paraId="5C54362F" w14:textId="11737C80" w:rsidR="00E8006B" w:rsidRDefault="00E8006B" w:rsidP="00E8006B">
      <w:r>
        <w:t xml:space="preserve">Reproductive tolerances were available for 29 NIS. 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084EAA">
        <w:rPr>
          <w:highlight w:val="yellow"/>
        </w:rPr>
        <w:t>Supplementary Figure 1</w:t>
      </w:r>
      <w:r>
        <w:t xml:space="preserve">). Taxa that can reproduce in marine salinities (≥31 </w:t>
      </w:r>
      <w:proofErr w:type="spellStart"/>
      <w:r>
        <w:t>ppt</w:t>
      </w:r>
      <w:proofErr w:type="spellEnd"/>
      <w:r>
        <w:t>) at 4°C had nearly year-round suitable reproductive habitat (</w:t>
      </w:r>
      <w:r w:rsidRPr="00E57575">
        <w:rPr>
          <w:highlight w:val="yellow"/>
        </w:rPr>
        <w:t>Figure 4</w:t>
      </w:r>
      <w:r>
        <w:t>)</w:t>
      </w:r>
      <w:r w:rsidRPr="00361B91">
        <w:t xml:space="preserve">. </w:t>
      </w:r>
      <w:r>
        <w:t>However, number of consecutive weeks of suitable habitat declined exponentially with temperature thresholds (</w:t>
      </w:r>
      <w:r w:rsidRPr="0072274F">
        <w:rPr>
          <w:highlight w:val="yellow"/>
        </w:rPr>
        <w:t>Figure 4</w:t>
      </w:r>
      <w:r>
        <w:t xml:space="preserve">). Marine taxa that required minimum temperatures of 12°C had fewer than six consecutive weeks, and species requiring minimum temperatures &gt;14°C had less than one week (when averaged across models; </w:t>
      </w:r>
      <w:r w:rsidRPr="00F43527">
        <w:rPr>
          <w:highlight w:val="yellow"/>
        </w:rPr>
        <w:t>Figure 4).</w:t>
      </w:r>
      <w:r>
        <w:t xml:space="preserve"> Five taxa had no suitable habitat anywhere on the Bering Sea shelf </w:t>
      </w:r>
      <w:r w:rsidRPr="0046355C">
        <w:rPr>
          <w:highlight w:val="yellow"/>
        </w:rPr>
        <w:t>(Figure 4)</w:t>
      </w:r>
      <w:r>
        <w:t>.</w:t>
      </w:r>
    </w:p>
    <w:p w14:paraId="25AF9CEA" w14:textId="03BA0C01" w:rsidR="00E8006B" w:rsidRPr="00030EE1" w:rsidRDefault="00E8006B" w:rsidP="00E8006B">
      <w: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F72883">
        <w:rPr>
          <w:highlight w:val="yellow"/>
        </w:rPr>
        <w:t>Figure 4</w:t>
      </w:r>
      <w:r>
        <w:t xml:space="preserve">), </w:t>
      </w:r>
      <w:r>
        <w:lastRenderedPageBreak/>
        <w:t xml:space="preserve">though taxa with minimum reproductive thresholds ≥14°C are still predicted to have less than 2.5 weeks of suitable temperatures </w:t>
      </w:r>
      <w:r w:rsidRPr="00F72883">
        <w:rPr>
          <w:highlight w:val="yellow"/>
        </w:rPr>
        <w:t>(Figure 4)</w:t>
      </w:r>
      <w:r>
        <w:t>.</w:t>
      </w:r>
    </w:p>
    <w:p w14:paraId="5B46D5BD" w14:textId="1D8C7676" w:rsidR="00723773" w:rsidRPr="00CA4945" w:rsidRDefault="00874591" w:rsidP="00E8006B">
      <w:pPr>
        <w:pStyle w:val="Heading2"/>
        <w:rPr>
          <w:highlight w:val="white"/>
        </w:rPr>
      </w:pPr>
      <w:r w:rsidRPr="00CA4945">
        <w:rPr>
          <w:highlight w:val="white"/>
        </w:rPr>
        <w:t>Vessel traffic</w:t>
      </w:r>
    </w:p>
    <w:p w14:paraId="429C303F" w14:textId="10A3DEEB"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r w:rsidR="00A037D0">
        <w:rPr>
          <w:rFonts w:eastAsia="Calibri"/>
          <w:highlight w:val="white"/>
        </w:rPr>
        <w:t>U.S. Bering Sea ports</w:t>
      </w:r>
      <w:r w:rsidR="0034065B" w:rsidRPr="00CA4945">
        <w:rPr>
          <w:rFonts w:eastAsia="Calibri"/>
          <w:highlight w:val="white"/>
          <w:vertAlign w:val="superscript"/>
        </w:rPr>
        <w:footnoteReference w:id="1"/>
      </w:r>
      <w:r w:rsidR="00A037D0">
        <w:rPr>
          <w:rFonts w:eastAsia="Calibri"/>
          <w:highlight w:val="white"/>
        </w:rPr>
        <w:t xml:space="preserve"> </w:t>
      </w:r>
      <w:del w:id="101"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02"/>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02"/>
      <w:r w:rsidR="00E05BC2">
        <w:rPr>
          <w:rStyle w:val="CommentReference"/>
        </w:rPr>
        <w:commentReference w:id="102"/>
      </w:r>
      <w:r w:rsidRPr="00CA4945">
        <w:rPr>
          <w:rFonts w:eastAsia="Calibri"/>
          <w:highlight w:val="white"/>
        </w:rPr>
        <w:t>Dutch Harbor received the greatest amount of traffic for both NBIC and VMS reported boats</w:t>
      </w:r>
      <w:r w:rsidR="00A037D0">
        <w:rPr>
          <w:rFonts w:eastAsia="Calibri"/>
          <w:highlight w:val="white"/>
        </w:rPr>
        <w:t xml:space="preserve"> (</w:t>
      </w:r>
      <w:r w:rsidR="00A037D0" w:rsidRPr="00A037D0">
        <w:rPr>
          <w:rFonts w:eastAsia="Calibri"/>
          <w:highlight w:val="yellow"/>
        </w:rPr>
        <w:t>Figure 5</w:t>
      </w:r>
      <w:r w:rsidR="00A037D0">
        <w:rPr>
          <w:rFonts w:eastAsia="Calibri"/>
          <w:highlight w:val="white"/>
        </w:rPr>
        <w:t>)</w:t>
      </w:r>
      <w:r w:rsidRPr="00CA4945">
        <w:rPr>
          <w:rFonts w:eastAsia="Calibri"/>
          <w:highlight w:val="white"/>
        </w:rPr>
        <w:t xml:space="preserve">.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r w:rsidR="00A037D0">
        <w:rPr>
          <w:rFonts w:eastAsia="Calibri"/>
          <w:highlight w:val="yellow"/>
        </w:rPr>
        <w:t>Supplementary Figure 2</w:t>
      </w:r>
      <w:r w:rsidR="0034065B" w:rsidRPr="00CA4945">
        <w:rPr>
          <w:rFonts w:eastAsia="Calibri"/>
          <w:highlight w:val="white"/>
        </w:rPr>
        <w:t xml:space="preserve">). </w:t>
      </w:r>
    </w:p>
    <w:p w14:paraId="2BD77DAA" w14:textId="7745CF3D" w:rsidR="00530190" w:rsidRPr="00E05BC2" w:rsidRDefault="0034065B" w:rsidP="00E05BC2">
      <w:pPr>
        <w:spacing w:before="200" w:line="360" w:lineRule="auto"/>
        <w:contextualSpacing/>
        <w:rPr>
          <w:highlight w:val="white"/>
        </w:rPr>
      </w:pPr>
      <w:commentRangeStart w:id="103"/>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03"/>
      <w:r w:rsidRPr="00CA4945">
        <w:commentReference w:id="103"/>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r w:rsidRPr="00A037D0">
        <w:rPr>
          <w:rFonts w:eastAsia="Calibri"/>
          <w:highlight w:val="yellow"/>
        </w:rPr>
        <w:t>Figure 5a</w:t>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 xml:space="preserve">=657; </w:t>
      </w:r>
      <w:r w:rsidR="00874591" w:rsidRPr="00A037D0">
        <w:rPr>
          <w:rFonts w:eastAsia="Calibri"/>
          <w:highlight w:val="yellow"/>
        </w:rPr>
        <w:t>Figure 5b</w:t>
      </w:r>
      <w:r w:rsidR="00874591" w:rsidRPr="00CA4945">
        <w:rPr>
          <w:rFonts w:eastAsia="Calibri"/>
          <w:highlight w:val="white"/>
        </w:rPr>
        <w:t>).</w:t>
      </w:r>
      <w:r>
        <w:rPr>
          <w:rFonts w:eastAsia="Calibri"/>
          <w:highlight w:val="white"/>
        </w:rPr>
        <w:t xml:space="preserve"> </w:t>
      </w:r>
      <w:r w:rsidR="00E32670">
        <w:rPr>
          <w:rFonts w:eastAsia="Calibri"/>
          <w:highlight w:val="white"/>
        </w:rPr>
        <w:t>W</w:t>
      </w:r>
      <w:r w:rsidRPr="00CA4945">
        <w:rPr>
          <w:rFonts w:eastAsia="Calibri"/>
          <w:highlight w:val="white"/>
        </w:rPr>
        <w:t>hile ports in the eastern Pacific Ocean accounted for more trips, most ballast water released in the Bering Sea originated from Asian ports (</w:t>
      </w:r>
      <w:r w:rsidR="00A037D0">
        <w:rPr>
          <w:rFonts w:eastAsia="Calibri"/>
          <w:highlight w:val="yellow"/>
        </w:rPr>
        <w:t>Supplementary Figure 2</w:t>
      </w:r>
      <w:r w:rsidRPr="00CA4945">
        <w:rPr>
          <w:rFonts w:eastAsia="Calibri"/>
          <w:highlight w:val="white"/>
        </w:rPr>
        <w:t xml:space="preserve">).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xml:space="preserve">).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w:t>
      </w:r>
      <w:r w:rsidRPr="00CA4945">
        <w:rPr>
          <w:rFonts w:eastAsia="Calibri"/>
          <w:highlight w:val="white"/>
        </w:rPr>
        <w:lastRenderedPageBreak/>
        <w:t>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04" w:name="_wsrma7mknuak" w:colFirst="0" w:colLast="0"/>
      <w:bookmarkEnd w:id="104"/>
      <w:r w:rsidRPr="00CA4945">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05"/>
      <w:r w:rsidR="004D442F">
        <w:t>[..]</w:t>
      </w:r>
      <w:commentRangeEnd w:id="105"/>
      <w:r w:rsidR="004D442F">
        <w:rPr>
          <w:rStyle w:val="CommentReference"/>
          <w:rFonts w:ascii="Arial" w:eastAsia="Arial" w:hAnsi="Arial" w:cs="Arial"/>
          <w:color w:val="000000"/>
          <w:lang w:val="en-US" w:eastAsia="en-US"/>
        </w:rPr>
        <w:commentReference w:id="105"/>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32BDDC23" w:rsidR="007909FD" w:rsidRDefault="00E46D10" w:rsidP="00E46D10">
      <w:pPr>
        <w:spacing w:line="360" w:lineRule="auto"/>
        <w:contextualSpacing/>
        <w:rPr>
          <w:ins w:id="106"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w:t>
      </w:r>
      <w:r w:rsidR="00A037D0">
        <w:rPr>
          <w:highlight w:val="yellow"/>
        </w:rPr>
        <w:t>ure</w:t>
      </w:r>
      <w:r>
        <w:rPr>
          <w:highlight w:val="yellow"/>
        </w:rPr>
        <w:t xml:space="preserve"> </w:t>
      </w:r>
      <w:r w:rsidR="00A037D0">
        <w:rPr>
          <w:highlight w:val="yellow"/>
        </w:rPr>
        <w:t>2</w:t>
      </w:r>
      <w:r>
        <w:rPr>
          <w:highlight w:val="yellow"/>
        </w:rPr>
        <w:t>)</w:t>
      </w:r>
      <w:r>
        <w:t xml:space="preserve">. This 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07" w:author="Amanda Droghini" w:date="2018-03-21T22:31:00Z">
        <w:r>
          <w:t xml:space="preserve">, both in terms of </w:t>
        </w:r>
      </w:ins>
      <w:r>
        <w:t xml:space="preserve">its </w:t>
      </w:r>
      <w:ins w:id="108" w:author="Amanda Droghini" w:date="2018-03-21T22:31:00Z">
        <w:r>
          <w:t>hydrolog</w:t>
        </w:r>
      </w:ins>
      <w:r>
        <w:t xml:space="preserve">y </w:t>
      </w:r>
      <w:ins w:id="109" w:author="Amanda Droghini" w:date="2018-03-21T22:31:00Z">
        <w:r>
          <w:t xml:space="preserve">and </w:t>
        </w:r>
      </w:ins>
      <w:r>
        <w:t xml:space="preserve">its </w:t>
      </w:r>
      <w:ins w:id="110" w:author="Amanda Droghini" w:date="2018-03-21T22:31:00Z">
        <w:r>
          <w:t>species assemblage,</w:t>
        </w:r>
      </w:ins>
      <w:r>
        <w:t xml:space="preserve"> and its seasonal dynamics are driven, to a large extent, by the presence, timing, and extent of sea ice </w:t>
      </w:r>
      <w:r>
        <w:fldChar w:fldCharType="begin" w:fldLock="1"/>
      </w:r>
      <w:r w:rsidR="006B5E37">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w:instrText>
      </w:r>
      <w:r w:rsidR="006B5E37" w:rsidRPr="00121754">
        <w:rPr>
          <w:lang w:val="fr-CA"/>
        </w:rPr>
        <w:instrText>",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11"/>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w:t>
      </w:r>
      <w:r>
        <w:lastRenderedPageBreak/>
        <w:t xml:space="preserve">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00A037D0">
        <w:rPr>
          <w:highlight w:val="yellow"/>
        </w:rPr>
        <w:t>(Figure 2</w:t>
      </w:r>
      <w:r w:rsidRPr="007B56BF">
        <w:rPr>
          <w:highlight w:val="yellow"/>
        </w:rPr>
        <w:t>)</w:t>
      </w:r>
      <w:r>
        <w:t>.</w:t>
      </w:r>
      <w:commentRangeEnd w:id="111"/>
      <w:r>
        <w:rPr>
          <w:rStyle w:val="CommentReference"/>
          <w:rFonts w:ascii="Arial" w:eastAsia="Arial" w:hAnsi="Arial" w:cs="Arial"/>
          <w:color w:val="000000"/>
          <w:lang w:val="en-US" w:eastAsia="en-US"/>
        </w:rPr>
        <w:commentReference w:id="111"/>
      </w:r>
      <w:r>
        <w:t xml:space="preserve"> </w:t>
      </w:r>
      <w:r w:rsidRPr="00E46D10">
        <w:rPr>
          <w:highlight w:val="cyan"/>
        </w:rPr>
        <w:t>[[briefly talk about importance of seasonality – winter]]:</w:t>
      </w:r>
      <w:r>
        <w:t xml:space="preserve"> </w:t>
      </w:r>
      <w:r w:rsidR="00A44B6F">
        <w:rPr>
          <w:lang w:val="en-US"/>
        </w:rPr>
        <w:t>Of the 42 taxa we considered, a</w:t>
      </w:r>
      <w:proofErr w:type="spellStart"/>
      <w:r w:rsidR="00B75A0A">
        <w:t>ll</w:t>
      </w:r>
      <w:proofErr w:type="spellEnd"/>
      <w:r w:rsidR="00B75A0A">
        <w:t xml:space="preserve"> </w:t>
      </w:r>
      <w:r w:rsidR="00A44B6F">
        <w:t>were predicted to</w:t>
      </w:r>
      <w:r w:rsidR="00B75A0A" w:rsidRPr="00CA4945">
        <w:t xml:space="preserve"> survive </w:t>
      </w:r>
      <w:r w:rsidR="00A44B6F">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12"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1BDE0CF8" w14:textId="22FDAA36" w:rsidR="00C94737" w:rsidRDefault="00C94737" w:rsidP="00C94737">
      <w:pPr>
        <w:spacing w:line="360" w:lineRule="auto"/>
        <w:contextualSpacing/>
        <w:rPr>
          <w:ins w:id="113" w:author="Amanda Droghini" w:date="2018-03-21T22:30:00Z"/>
        </w:rPr>
      </w:pPr>
      <w:r>
        <w:rPr>
          <w:highlight w:val="cyan"/>
        </w:rPr>
        <w:t xml:space="preserve">Very few studies have modeled potential reproductive habitat in the Arctic, despite the potential for cold temperatures to affect larval survival, development, and recruitment (de Rivera et al. 2007.. need more) </w:t>
      </w:r>
      <w:r>
        <w:t>We found that m</w:t>
      </w:r>
      <w:r w:rsidRPr="00EE18CB">
        <w:t xml:space="preserve">ost taxa we evaluated had at least one week of suitable reproductive habitat. </w:t>
      </w:r>
      <w:r>
        <w:t xml:space="preserve">In contrast to our year-round survival model, which showed declining NIS richness with latitude, the very shallow waters of Norton Sound (~64°C) are a thermal hotspot in the Bering Sea </w:t>
      </w:r>
      <w:commentRangeStart w:id="114"/>
      <w:r>
        <w:fldChar w:fldCharType="begin" w:fldLock="1"/>
      </w:r>
      <w:r w:rsidR="008D1449">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fldChar w:fldCharType="separate"/>
      </w:r>
      <w:r w:rsidRPr="004B4FAB">
        <w:rPr>
          <w:noProof/>
        </w:rPr>
        <w:t>(Ladd and Overland 2009, Hermann et al. 2016)</w:t>
      </w:r>
      <w:r>
        <w:fldChar w:fldCharType="end"/>
      </w:r>
      <w:commentRangeEnd w:id="114"/>
      <w:r w:rsidR="004F3ACF">
        <w:rPr>
          <w:rStyle w:val="CommentReference"/>
          <w:rFonts w:ascii="Arial" w:eastAsia="Arial" w:hAnsi="Arial" w:cs="Arial"/>
          <w:color w:val="000000"/>
          <w:lang w:val="en-US" w:eastAsia="en-US"/>
        </w:rPr>
        <w:commentReference w:id="114"/>
      </w:r>
      <w:r>
        <w:t xml:space="preserve">, and were therefore predicted to support the greatest </w:t>
      </w:r>
      <w:r w:rsidRPr="00EE18CB">
        <w:t xml:space="preserve">number of NIS during the summer months. However, taxa that require salinities ≤30 </w:t>
      </w:r>
      <w:proofErr w:type="spellStart"/>
      <w:r w:rsidRPr="00EE18CB">
        <w:t>ppt</w:t>
      </w:r>
      <w:proofErr w:type="spellEnd"/>
      <w:r w:rsidRPr="00EE18CB">
        <w:t xml:space="preserve"> or temperatures ≥14°C for reproduction or development, have limited suitable habitat in the Bering Sea. </w:t>
      </w:r>
      <w:r>
        <w:t xml:space="preserve">Given the link between temperature and time to development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fldChar w:fldCharType="separate"/>
      </w:r>
      <w:r w:rsidRPr="00EE18CB">
        <w:rPr>
          <w:noProof/>
        </w:rPr>
        <w:t>(e.g. de Rivera et al. 2007)</w:t>
      </w:r>
      <w:r>
        <w:fldChar w:fldCharType="end"/>
      </w:r>
      <w:r>
        <w:t xml:space="preserve">, taxa with long </w:t>
      </w:r>
      <w:r w:rsidRPr="00EE18CB">
        <w:t xml:space="preserve">brooding or development periods may be limited by the Bering Sea’s short summer season. For example, prominent invaders such as </w:t>
      </w:r>
      <w:proofErr w:type="spellStart"/>
      <w:r w:rsidRPr="00EE18CB">
        <w:rPr>
          <w:i/>
        </w:rPr>
        <w:t>Botrylloides</w:t>
      </w:r>
      <w:proofErr w:type="spellEnd"/>
      <w:r w:rsidRPr="00EE18CB">
        <w:rPr>
          <w:i/>
        </w:rPr>
        <w:t xml:space="preserve"> violaceus</w:t>
      </w:r>
      <w:r w:rsidRPr="00EE18CB">
        <w:t xml:space="preserve"> and </w:t>
      </w:r>
      <w:proofErr w:type="spellStart"/>
      <w:r w:rsidRPr="00EE18CB">
        <w:rPr>
          <w:i/>
          <w:iCs/>
        </w:rPr>
        <w:t>Carcinus</w:t>
      </w:r>
      <w:proofErr w:type="spellEnd"/>
      <w:r w:rsidRPr="00EE18CB">
        <w:rPr>
          <w:i/>
          <w:iCs/>
        </w:rPr>
        <w:t xml:space="preserve"> </w:t>
      </w:r>
      <w:proofErr w:type="spellStart"/>
      <w:r w:rsidRPr="00EE18CB">
        <w:rPr>
          <w:i/>
          <w:iCs/>
        </w:rPr>
        <w:t>maenas</w:t>
      </w:r>
      <w:proofErr w:type="spellEnd"/>
      <w:r w:rsidRPr="00EE18CB">
        <w:t xml:space="preserve"> either do not have suitable temperatures or do not have enough time to complete development</w:t>
      </w:r>
      <w:r w:rsidRPr="00CA4945">
        <w:t xml:space="preserve">, despite having the capacity to live year-round across moderately large areas of the shelf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fldChar w:fldCharType="separate"/>
      </w:r>
      <w:r w:rsidRPr="00FF6353">
        <w:rPr>
          <w:noProof/>
        </w:rPr>
        <w:t>(de Rivera et al. 2007, Westerman et al. 2009)</w:t>
      </w:r>
      <w:r>
        <w:fldChar w:fldCharType="end"/>
      </w:r>
      <w:r>
        <w:t xml:space="preserve">. </w:t>
      </w:r>
      <w:ins w:id="115" w:author="Amanda Droghini" w:date="2018-03-21T22:30:00Z">
        <w:r>
          <w:t xml:space="preserve">Interestingly, the two </w:t>
        </w:r>
      </w:ins>
      <w:r>
        <w:t>NIS</w:t>
      </w:r>
      <w:ins w:id="116" w:author="Amanda Droghini" w:date="2018-03-21T22:30:00Z">
        <w:r>
          <w:t xml:space="preserve"> that are established in the Bering Sea</w:t>
        </w:r>
      </w:ins>
      <w:r>
        <w:t xml:space="preserve"> (</w:t>
      </w:r>
      <w:proofErr w:type="spellStart"/>
      <w:r>
        <w:rPr>
          <w:i/>
        </w:rPr>
        <w:t>Caprella</w:t>
      </w:r>
      <w:proofErr w:type="spellEnd"/>
      <w:r>
        <w:rPr>
          <w:i/>
        </w:rPr>
        <w:t xml:space="preserve"> </w:t>
      </w:r>
      <w:proofErr w:type="spellStart"/>
      <w:r>
        <w:rPr>
          <w:i/>
        </w:rPr>
        <w:t>mutica</w:t>
      </w:r>
      <w:proofErr w:type="spellEnd"/>
      <w:r>
        <w:rPr>
          <w:i/>
        </w:rPr>
        <w:t xml:space="preserve"> </w:t>
      </w:r>
      <w:r>
        <w:t xml:space="preserve">and </w:t>
      </w:r>
      <w:r>
        <w:rPr>
          <w:i/>
        </w:rPr>
        <w:t xml:space="preserve">Mya </w:t>
      </w:r>
      <w:proofErr w:type="spellStart"/>
      <w:r>
        <w:rPr>
          <w:i/>
        </w:rPr>
        <w:t>arenaria</w:t>
      </w:r>
      <w:proofErr w:type="spellEnd"/>
      <w:r>
        <w:t>)</w:t>
      </w:r>
      <w:r>
        <w:rPr>
          <w:i/>
        </w:rPr>
        <w:t xml:space="preserve"> </w:t>
      </w:r>
      <w:ins w:id="117" w:author="Amanda Droghini" w:date="2018-03-21T22:30:00Z">
        <w:r>
          <w:t xml:space="preserve">were the two outliers in our </w:t>
        </w:r>
      </w:ins>
      <w:r>
        <w:t>dataset</w:t>
      </w:r>
      <w:ins w:id="118" w:author="Amanda Droghini" w:date="2018-03-21T22:30:00Z">
        <w:r>
          <w:t xml:space="preserve"> that had nearly year-round reproductive habitat (</w:t>
        </w:r>
      </w:ins>
      <w:r>
        <w:t>&gt;51</w:t>
      </w:r>
      <w:ins w:id="119" w:author="Amanda Droghini" w:date="2018-03-21T22:30:00Z">
        <w:r>
          <w:t xml:space="preserve"> consecutive weeks of suitable repro habitats). </w:t>
        </w:r>
      </w:ins>
    </w:p>
    <w:p w14:paraId="30A4445C" w14:textId="77777777" w:rsidR="00C94737" w:rsidRDefault="00C94737" w:rsidP="00C94737">
      <w:pPr>
        <w:spacing w:line="360" w:lineRule="auto"/>
        <w:contextualSpacing/>
      </w:pPr>
    </w:p>
    <w:p w14:paraId="28DF5517" w14:textId="7BD24357" w:rsidR="00C94737" w:rsidRPr="00114E82" w:rsidRDefault="00C94737" w:rsidP="00C94737">
      <w:pPr>
        <w:spacing w:line="360" w:lineRule="auto"/>
        <w:contextualSpacing/>
      </w:pPr>
      <w:commentRangeStart w:id="120"/>
      <w:r>
        <w:t xml:space="preserve">Given the resolution of the climate models </w:t>
      </w:r>
      <w:commentRangeEnd w:id="120"/>
      <w:r>
        <w:rPr>
          <w:rStyle w:val="CommentReference"/>
          <w:rFonts w:ascii="Arial" w:eastAsia="Arial" w:hAnsi="Arial" w:cs="Arial"/>
          <w:color w:val="000000"/>
          <w:lang w:val="en-US" w:eastAsia="en-US"/>
        </w:rPr>
        <w:commentReference w:id="120"/>
      </w:r>
      <w:r>
        <w:t xml:space="preserve">we used, our habitat models may underestimate summer water temperatures near the coastlines and in </w:t>
      </w:r>
      <w:ins w:id="121" w:author="Amanda Droghini" w:date="2018-03-21T22:29:00Z">
        <w:r>
          <w:t xml:space="preserve">shallow waters </w:t>
        </w:r>
      </w:ins>
      <w:r>
        <w:t>&lt; 10 m deep</w:t>
      </w:r>
      <w:ins w:id="122" w:author="Amanda Droghini" w:date="2018-03-21T22:29:00Z">
        <w:r>
          <w:t>.</w:t>
        </w:r>
      </w:ins>
      <w:del w:id="123"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w:t>
      </w:r>
      <w:r>
        <w:lastRenderedPageBreak/>
        <w:t xml:space="preserve">(e.g. Yukon, Kuskokwim, </w:t>
      </w:r>
      <w:proofErr w:type="spellStart"/>
      <w:r>
        <w:t>Nushagak</w:t>
      </w:r>
      <w:proofErr w:type="spellEnd"/>
      <w:r>
        <w:t xml:space="preserve">..). These rivers not only contribute to freshening the Bering Sea, but also increase near-shore water temperatures by several degrees in the summer. Measurements from finer scale models have recorded temperatures as high as </w:t>
      </w:r>
      <w:commentRangeStart w:id="124"/>
      <w:r>
        <w:t xml:space="preserve">19°C </w:t>
      </w:r>
      <w:commentRangeEnd w:id="124"/>
      <w:r>
        <w:rPr>
          <w:rStyle w:val="CommentReference"/>
          <w:rFonts w:ascii="Arial" w:eastAsia="Arial" w:hAnsi="Arial" w:cs="Arial"/>
          <w:color w:val="000000"/>
          <w:lang w:val="en-US" w:eastAsia="en-US"/>
        </w:rPr>
        <w:commentReference w:id="124"/>
      </w:r>
      <w:r>
        <w:t>near the Yukon River. Local dynamics such as freshwater runoff and ice scour is likely to affect species’ distribution and persistence</w:t>
      </w:r>
      <w:commentRangeStart w:id="125"/>
      <w:r>
        <w:t xml:space="preserve"> </w:t>
      </w:r>
      <w:r>
        <w:fldChar w:fldCharType="begin" w:fldLock="1"/>
      </w:r>
      <w:r w:rsidR="008D1449">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25"/>
      <w:r>
        <w:rPr>
          <w:rStyle w:val="CommentReference"/>
          <w:rFonts w:ascii="Arial" w:eastAsia="Arial" w:hAnsi="Arial" w:cs="Arial"/>
          <w:color w:val="000000"/>
          <w:lang w:val="en-US" w:eastAsia="en-US"/>
        </w:rPr>
        <w:commentReference w:id="125"/>
      </w:r>
      <w:r>
        <w:t xml:space="preserve">. However… results for year-round survival still supported … </w:t>
      </w:r>
    </w:p>
    <w:p w14:paraId="1AD01AC4" w14:textId="77777777" w:rsidR="00C94737" w:rsidRDefault="00C94737" w:rsidP="00C94737">
      <w:pPr>
        <w:spacing w:line="360" w:lineRule="auto"/>
        <w:contextualSpacing/>
        <w:rPr>
          <w:ins w:id="126" w:author="Amanda Droghini" w:date="2018-03-21T22:30:00Z"/>
        </w:rPr>
      </w:pPr>
    </w:p>
    <w:p w14:paraId="3C9F88A7" w14:textId="5CF6EC06" w:rsidR="00C94737" w:rsidRDefault="00C94737" w:rsidP="00C94737">
      <w:pPr>
        <w:spacing w:line="360" w:lineRule="auto"/>
        <w:contextualSpacing/>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especially with regards to critical lower limits and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More experimental research is needed to determine development rates of NIS under different temperature conditions,  and examine the various facets of reproduction, as asexual reproduction, fertilization, brooding, and development stages may all require different temperature thresholds </w:t>
      </w:r>
      <w:r>
        <w:fldChar w:fldCharType="begin" w:fldLock="1"/>
      </w:r>
      <w: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fldChar w:fldCharType="separate"/>
      </w:r>
      <w:r w:rsidRPr="008567BB">
        <w:rPr>
          <w:noProof/>
        </w:rPr>
        <w:t>(Westerman et al. 2009)</w:t>
      </w:r>
      <w:r>
        <w:fldChar w:fldCharType="end"/>
      </w:r>
      <w:r>
        <w:t xml:space="preserve">. Future modeling efforts need to consider variables beyond water temperature and salinity. An organism’s body temperature may be affected by factors beyond water temperature </w:t>
      </w:r>
      <w:r>
        <w:fldChar w:fldCharType="begin" w:fldLock="1"/>
      </w:r>
      <w:r w:rsidR="008D1449">
        <w:instrText>ADDIN CSL_CITATION { "citationItems" : [ { "id" : "ITEM-1",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"ITEM-1", "issued" : { "date-parts" : [ [ "2011" ] ] }, "number-of-pages" : "123-160", "title" : "Tipping Points, Thresholds and the Keystone Role of Physiology in Marine Climate Change Research", "type" : "book", "volume" : "60" }, "prefix" : "e.g. wind for intertidal organisms; ", "uris" : [ "http://www.mendeley.com/documents/?uuid=062cb3f7-d2b5-4a3d-9e6b-2fa7e5baa35d" ] } ], "mendeley" : { "formattedCitation" : "(e.g. wind for intertidal organisms; Monaco and Helmuth 2011)", "plainTextFormattedCitation" : "(e.g. wind for intertidal organisms; Monaco and Helmuth 2011)", "previouslyFormattedCitation" : "(e.g. wind for intertidal organisms; Monaco and Helmuth 2011)" }, "properties" : {  }, "schema" : "https://github.com/citation-style-language/schema/raw/master/csl-citation.json" }</w:instrText>
      </w:r>
      <w:r>
        <w:fldChar w:fldCharType="separate"/>
      </w:r>
      <w:r w:rsidRPr="004520F7">
        <w:rPr>
          <w:noProof/>
        </w:rPr>
        <w:t>(e.g. wind for intertidal organisms; Monaco and Helmuth 2011)</w:t>
      </w:r>
      <w:r>
        <w:fldChar w:fldCharType="end"/>
      </w:r>
      <w:r>
        <w:t xml:space="preserve">, and its survival or reproductive success is influenced by several other factors, including competition, food availability, and water chemistry </w:t>
      </w:r>
      <w:commentRangeStart w:id="127"/>
      <w:r>
        <w:fldChar w:fldCharType="begin" w:fldLock="1"/>
      </w:r>
      <w:r>
        <w:instrText>ADDIN CSL_CITATION { "citationItems" : [ { "id" : "ITEM-1", "itemData" : { "DOI" : "10.1111/maec.12435", "ISSN" : "14390485", "abstract" : "The effect of climate change on natural oyster recruitment has the potential to disrupt many of the ecosystem services oysters provide. Due to the temperature-sensitivity of reproduction, oyster recruitment may shift as water temperatures rise. A biological imprint of climate change was revealed in a multi-decadal time series of recruitment of non-native Pacific oysters (Crassostrea gigas) in the main stem of Hood Canal, Washington, USA, extracted from historic fishery documents. Water in July and August warmed significantly from 1945 to 1995 (0.028\u00a0\u00b1\u00a00.004\u00b0C per year [\u00b1SE]) and accounted for an increase in Pacific oyster recruitment (7% per year, 0.028\u00a0\u00b1\u00a00.006\u00a0spat per year on log scale [\u00b1SE]); recruitment also strongly tracked inter-annual variability in summer water temperature. Methods used to collect historical data were repeated in 2013\u20132015 when recruitment of both Pacific oysters and native Olympia oysters (Ostrea lurida) were recorded in main stem and lower Hood Canal. Both historic and modern data show large variation within and between years for temperature as well as recruitment. The modern data add information regarding spatial variation, in that recruitment patterns in the two regions of Hood Canal were decoupled. As temperatures continue to increase, non-native Pacific oysters are likely to be favored over Olympia oysters, which recruit earlier at lower temperatures and presently contribute less than half of total oyster recruits. Future recruitment, however, may be limited by environmental factors other than temperature, a point indicated particularly in Hood Canal where many subtidal species already respond strongly to gradients in dissolved oxygen.", "author" : [ { "dropping-particle" : "", "family" : "Valdez", "given" : "Stephanie R.", "non-dropping-particle" : "", "parse-names" : false, "suffix" : "" }, { "dropping-particle" : "", "family" : "Ruesink", "given" : "Jennifer L.", "non-dropping-particle" : "", "parse-names" : false, "suffix" : "" } ], "container-title" : "Marine Ecology", "id" : "ITEM-1", "issue" : "3", "issued" : { "date-parts" : [ [ "2017" ] ] }, "page" : "1-10", "title" : "Scales of recruitment variability in warming waters: Comparing native and introduced oysters in Hood Canal, Washington, USA", "type" : "article-journal", "volume" : "38" }, "uris" : [ "http://www.mendeley.com/documents/?uuid=accb7a5f-e945-4bfd-8391-6d7b9a2f55d1" ] } ], "mendeley" : { "formattedCitation" : "(Valdez and Ruesink 2017)", "plainTextFormattedCitation" : "(Valdez and Ruesink 2017)", "previouslyFormattedCitation" : "(Valdez and Ruesink 2017)" }, "properties" : {  }, "schema" : "https://github.com/citation-style-language/schema/raw/master/csl-citation.json" }</w:instrText>
      </w:r>
      <w:r>
        <w:fldChar w:fldCharType="separate"/>
      </w:r>
      <w:r w:rsidRPr="004520F7">
        <w:rPr>
          <w:noProof/>
        </w:rPr>
        <w:t>(Valdez and Ruesink 2017)</w:t>
      </w:r>
      <w:r>
        <w:fldChar w:fldCharType="end"/>
      </w:r>
      <w:commentRangeEnd w:id="127"/>
      <w:r>
        <w:rPr>
          <w:rStyle w:val="CommentReference"/>
          <w:rFonts w:ascii="Arial" w:eastAsia="Arial" w:hAnsi="Arial" w:cs="Arial"/>
          <w:color w:val="000000"/>
          <w:lang w:val="en-US" w:eastAsia="en-US"/>
        </w:rPr>
        <w:commentReference w:id="127"/>
      </w:r>
      <w:r>
        <w:t xml:space="preserve">. The potential for interactions and non-linear responses may also be especially important at the tail-end of species’ thermal response curves </w:t>
      </w:r>
      <w:r>
        <w:fldChar w:fldCharType="begin" w:fldLock="1"/>
      </w:r>
      <w:r w:rsidR="008D1449">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p>
    <w:p w14:paraId="5D124F80" w14:textId="2AF8AA71" w:rsidR="00B34C45" w:rsidRPr="00670AC1" w:rsidRDefault="00786E0A" w:rsidP="00670AC1">
      <w:pPr>
        <w:spacing w:line="360" w:lineRule="auto"/>
        <w:contextualSpacing/>
        <w:rPr>
          <w:color w:val="FF0000"/>
        </w:rPr>
      </w:pPr>
      <w:del w:id="128" w:author="Amanda Droghini" w:date="2018-03-21T22:27:00Z">
        <w:r w:rsidDel="00E32670">
          <w:delText xml:space="preserve"> </w:delText>
        </w:r>
      </w:del>
      <w:del w:id="129"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130" w:author="Amanda Droghini" w:date="2018-03-11T10:39:00Z"/>
        </w:rPr>
      </w:pPr>
      <w:del w:id="131"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32"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133"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34"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35"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36"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137" w:author="Amanda Droghini" w:date="2018-03-20T11:59:00Z">
        <w:r w:rsidR="001220E6" w:rsidDel="004C0817">
          <w:delText xml:space="preserve">Moreover, </w:delText>
        </w:r>
        <w:r w:rsidRPr="00CA4945" w:rsidDel="004C0817">
          <w:delText>t</w:delText>
        </w:r>
      </w:del>
      <w:ins w:id="138" w:author="Amanda Droghini" w:date="2018-03-20T11:59:00Z">
        <w:r w:rsidR="004C0817">
          <w:t>T</w:t>
        </w:r>
      </w:ins>
      <w:r w:rsidRPr="00CA4945">
        <w:t xml:space="preserve">he connectivity of Dutch Harbor to other Bering Sea </w:t>
      </w:r>
      <w:r w:rsidRPr="00CA4945">
        <w:lastRenderedPageBreak/>
        <w:t xml:space="preserve">ports, like those of the Pribilof Islands, Bristol Bay, and </w:t>
      </w:r>
      <w:proofErr w:type="spellStart"/>
      <w:r w:rsidRPr="00CA4945">
        <w:t>Akutan</w:t>
      </w:r>
      <w:proofErr w:type="spellEnd"/>
      <w:r w:rsidR="00571CAF">
        <w:t>,</w:t>
      </w:r>
      <w:r w:rsidRPr="00CA4945">
        <w:t xml:space="preserve"> </w:t>
      </w:r>
      <w:commentRangeStart w:id="139"/>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39"/>
      <w:r w:rsidR="00432C42">
        <w:rPr>
          <w:rStyle w:val="CommentReference"/>
          <w:rFonts w:ascii="Arial" w:eastAsia="Arial" w:hAnsi="Arial" w:cs="Arial"/>
          <w:color w:val="000000"/>
          <w:lang w:val="en-US" w:eastAsia="en-US"/>
        </w:rPr>
        <w:commentReference w:id="139"/>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140"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141" w:author="Amanda Droghini" w:date="2018-03-20T12:00:00Z">
        <w:r w:rsidR="00670AC1">
          <w:t xml:space="preserve">Organisms </w:t>
        </w:r>
      </w:ins>
      <w:ins w:id="142" w:author="Amanda Droghini" w:date="2018-03-20T11:59:00Z">
        <w:r w:rsidR="00670AC1">
          <w:t>such as barnacles</w:t>
        </w:r>
      </w:ins>
      <w:ins w:id="143" w:author="Amanda Droghini" w:date="2018-03-20T12:00:00Z">
        <w:r w:rsidR="00670AC1">
          <w:t>, copepods, and algae can be transported via fouling</w:t>
        </w:r>
      </w:ins>
      <w:ins w:id="144" w:author="Amanda Droghini" w:date="2018-03-20T12:01:00Z">
        <w:r w:rsidR="00670AC1">
          <w:t xml:space="preserve">; while much attention has been placed on ballast water, a study in the Canadian Arctic found a greater abundance and richness of hull </w:t>
        </w:r>
      </w:ins>
      <w:proofErr w:type="spellStart"/>
      <w:ins w:id="145" w:author="Amanda Droghini" w:date="2018-03-20T12:02:00Z">
        <w:r w:rsidR="00670AC1">
          <w:t>foulers</w:t>
        </w:r>
      </w:ins>
      <w:proofErr w:type="spellEnd"/>
      <w:ins w:id="146" w:author="Amanda Droghini" w:date="2018-03-20T12:01:00Z">
        <w:r w:rsidR="00670AC1">
          <w:t xml:space="preserve"> compared to ballast water</w:t>
        </w:r>
      </w:ins>
      <w:ins w:id="147" w:author="Amanda Droghini" w:date="2018-03-20T12:02:00Z">
        <w:r w:rsidR="00670AC1">
          <w:t xml:space="preserve"> organisms, suggesting that biofouling may be </w:t>
        </w:r>
      </w:ins>
      <w:ins w:id="148" w:author="Amanda Droghini" w:date="2018-03-20T12:03:00Z">
        <w:r w:rsidR="00670AC1">
          <w:t xml:space="preserve">a greater contributor to </w:t>
        </w:r>
      </w:ins>
      <w:ins w:id="149"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150" w:author="Amanda Droghini" w:date="2018-03-20T12:04:00Z">
        <w:r w:rsidR="00670AC1">
          <w:fldChar w:fldCharType="end"/>
        </w:r>
        <w:r w:rsidR="00670AC1">
          <w:t>.</w:t>
        </w:r>
      </w:ins>
      <w:ins w:id="151"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39BDD1A3" w:rsidR="00EF5CA5" w:rsidRPr="00432C42" w:rsidRDefault="00EF5CA5" w:rsidP="00432C42">
      <w:pPr>
        <w:rPr>
          <w:ins w:id="152" w:author="Amanda Droghini" w:date="2018-03-12T08:06:00Z"/>
        </w:rPr>
      </w:pPr>
      <w:r>
        <w:t>W</w:t>
      </w:r>
      <w:r w:rsidR="00DD53F4" w:rsidRPr="00EF5CA5">
        <w:t>e assume</w:t>
      </w:r>
      <w:r w:rsidR="00DA3713" w:rsidRPr="00EF5CA5">
        <w:t>d</w:t>
      </w:r>
      <w:r w:rsidR="00DD53F4" w:rsidRPr="00EF5CA5">
        <w:t xml:space="preserve"> that high-traffic ports are more susceptible to receiving </w:t>
      </w:r>
      <w:r w:rsidR="008733BC">
        <w:t>NIS</w:t>
      </w:r>
      <w:r w:rsidR="00DD53F4" w:rsidRPr="00EF5CA5">
        <w:t xml:space="preserve">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w:t>
      </w:r>
      <w:r w:rsidR="008733BC">
        <w:rPr>
          <w:highlight w:val="yellow"/>
        </w:rPr>
        <w:t>NIS</w:t>
      </w:r>
      <w:r w:rsidR="006A7E99" w:rsidRPr="00EF5CA5">
        <w:rPr>
          <w:highlight w:val="yellow"/>
        </w:rPr>
        <w:t xml:space="preserve"> richness </w:t>
      </w:r>
      <w:commentRangeStart w:id="153"/>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153"/>
      <w:r w:rsidR="006A7E99" w:rsidRPr="00EF5CA5">
        <w:rPr>
          <w:rStyle w:val="CommentReference"/>
          <w:b/>
          <w:highlight w:val="yellow"/>
        </w:rPr>
        <w:commentReference w:id="153"/>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w:t>
      </w:r>
      <w:r w:rsidR="00733F1B" w:rsidRPr="00EF5CA5">
        <w:lastRenderedPageBreak/>
        <w:t xml:space="preserve">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154" w:author="Amanda Droghini" w:date="2018-03-20T11:27:00Z">
        <w:r w:rsidR="0058344F">
          <w:t xml:space="preserve">Propagule pressure and conditions encountered during the voyage may play a greater </w:t>
        </w:r>
      </w:ins>
      <w:ins w:id="155" w:author="Amanda Droghini" w:date="2018-03-20T11:28:00Z">
        <w:r w:rsidR="0058344F">
          <w:t xml:space="preserve">role than conditions encountered </w:t>
        </w:r>
      </w:ins>
      <w:ins w:id="156" w:author="Amanda Droghini" w:date="2018-03-20T11:29:00Z">
        <w:r w:rsidR="0058344F">
          <w:t xml:space="preserve">upon arrival. Historically low propagule pressure (pre-1970) </w:t>
        </w:r>
      </w:ins>
      <w:r w:rsidR="007909FD">
        <w:t xml:space="preserve">is </w:t>
      </w:r>
      <w:ins w:id="157"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158" w:author="Amanda Droghini" w:date="2018-03-20T11:31:00Z">
        <w:r w:rsidR="0058344F">
          <w:t xml:space="preserve"> </w:t>
        </w:r>
      </w:ins>
      <w:ins w:id="159"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60" w:author="Amanda Droghini" w:date="2018-03-20T11:29:00Z">
        <w:r w:rsidR="0058344F">
          <w:fldChar w:fldCharType="separate"/>
        </w:r>
      </w:ins>
      <w:r w:rsidR="0058344F" w:rsidRPr="0058344F">
        <w:rPr>
          <w:noProof/>
        </w:rPr>
        <w:t>(Ruiz et al. 2000)</w:t>
      </w:r>
      <w:ins w:id="161" w:author="Amanda Droghini" w:date="2018-03-20T11:29:00Z">
        <w:r w:rsidR="0058344F">
          <w:fldChar w:fldCharType="end"/>
        </w:r>
      </w:ins>
      <w:ins w:id="162" w:author="Amanda Droghini" w:date="2018-03-20T11:31:00Z">
        <w:r w:rsidR="0058344F">
          <w:t xml:space="preserve">. </w:t>
        </w:r>
      </w:ins>
      <w:r w:rsidR="007909FD">
        <w:t>Conditions encountered during the voyage may also play a role. S</w:t>
      </w:r>
      <w:ins w:id="163" w:author="Amanda Droghini" w:date="2018-03-20T11:31:00Z">
        <w:r w:rsidR="0058344F">
          <w:t xml:space="preserve">tudies from the Canadian Arctic </w:t>
        </w:r>
      </w:ins>
      <w:r w:rsidR="007909FD">
        <w:t>suggest</w:t>
      </w:r>
      <w:ins w:id="164"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165" w:author="Amanda Droghini" w:date="2018-03-20T11:32:00Z">
        <w:r w:rsidR="0058344F">
          <w:t xml:space="preserve"> Chan et al. </w:t>
        </w:r>
      </w:ins>
      <w:ins w:id="166"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167" w:author="Amanda Droghini" w:date="2018-03-20T11:34:00Z">
        <w:r w:rsidR="0058344F">
          <w:fldChar w:fldCharType="end"/>
        </w:r>
        <w:r w:rsidR="0058344F">
          <w:t xml:space="preserve"> found that ballast water age</w:t>
        </w:r>
      </w:ins>
      <w:ins w:id="168"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69" w:author="Amanda Droghini" w:date="2018-03-12T08:06:00Z">
        <w:r w:rsidRPr="00EF5CA5">
          <w:t xml:space="preserve"> </w:t>
        </w:r>
      </w:ins>
    </w:p>
    <w:p w14:paraId="36347131" w14:textId="27B8A295" w:rsidR="00475A9D" w:rsidRPr="00EF5CA5" w:rsidDel="00EF5CA5" w:rsidRDefault="00B31FD6" w:rsidP="00B31FD6">
      <w:pPr>
        <w:pStyle w:val="Heading2"/>
        <w:rPr>
          <w:del w:id="170" w:author="Amanda Droghini" w:date="2018-03-12T08:06:00Z"/>
        </w:rPr>
      </w:pPr>
      <w:r>
        <w:t>Effects of climate change on invasion risk</w:t>
      </w:r>
      <w:del w:id="171"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426F5B66"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A037D0">
        <w:rPr>
          <w:highlight w:val="yellow"/>
        </w:rPr>
        <w:t>(Figure</w:t>
      </w:r>
      <w:r w:rsidR="00B31FD6" w:rsidRPr="00EF5CA5">
        <w:rPr>
          <w:highlight w:val="yellow"/>
        </w:rPr>
        <w:t xml:space="preserve"> </w:t>
      </w:r>
      <w:r w:rsidR="00A037D0">
        <w:rPr>
          <w:highlight w:val="yellow"/>
        </w:rPr>
        <w:t>2</w:t>
      </w:r>
      <w:r w:rsidR="00B31FD6" w:rsidRPr="00EF5CA5">
        <w:rPr>
          <w:highlight w:val="yellow"/>
        </w:rPr>
        <w:t>)</w:t>
      </w:r>
      <w:r>
        <w:t xml:space="preserve"> that would largely favour taxa that already have the capacity to survive in the southern Bering Sea</w:t>
      </w:r>
      <w:r w:rsidR="002E3D84">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xml:space="preserve">, and the few studies modeling Arctic invasions have also documented a poleward expansion of suitable </w:t>
      </w:r>
      <w:r w:rsidR="00A44B6F">
        <w:lastRenderedPageBreak/>
        <w:t>habitat in the future (</w:t>
      </w:r>
      <w:proofErr w:type="spellStart"/>
      <w:r w:rsidR="00A44B6F">
        <w:t>Goldsmit</w:t>
      </w:r>
      <w:proofErr w:type="spellEnd"/>
      <w:r w:rsidR="00A44B6F">
        <w:t>, Ware)</w:t>
      </w:r>
      <w:r w:rsidR="00B31FD6">
        <w:t xml:space="preserve">. </w:t>
      </w:r>
      <w:commentRangeStart w:id="172"/>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172"/>
      <w:proofErr w:type="spellEnd"/>
      <w:r w:rsidR="00B31FD6">
        <w:rPr>
          <w:rStyle w:val="CommentReference"/>
        </w:rPr>
        <w:commentReference w:id="172"/>
      </w:r>
      <w:r w:rsidR="00B31FD6">
        <w:t xml:space="preserve"> </w:t>
      </w:r>
    </w:p>
    <w:p w14:paraId="39BDA107" w14:textId="7C003AD1" w:rsidR="005D39C3" w:rsidRDefault="002674FC" w:rsidP="00EF5CA5">
      <w:pPr>
        <w:spacing w:before="200" w:line="360" w:lineRule="auto"/>
        <w:contextualSpacing/>
      </w:pPr>
      <w:r w:rsidRPr="002F13A8">
        <w:rPr>
          <w:highlight w:val="yellow"/>
        </w:rPr>
        <w:t xml:space="preserve">Several studies have suggested that </w:t>
      </w:r>
      <w:r w:rsidR="008E0ACC">
        <w:rPr>
          <w:highlight w:val="yellow"/>
        </w:rPr>
        <w:t>NIS</w:t>
      </w:r>
      <w:r w:rsidRPr="002F13A8">
        <w:rPr>
          <w:highlight w:val="yellow"/>
        </w:rPr>
        <w:t xml:space="preserve">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w:t>
      </w:r>
      <w:r w:rsidR="008E0ACC">
        <w:rPr>
          <w:highlight w:val="yellow"/>
        </w:rPr>
        <w:t>NIS</w:t>
      </w:r>
      <w:r w:rsidRPr="00C72753">
        <w:rPr>
          <w:highlight w:val="yellow"/>
        </w:rPr>
        <w:t xml:space="preserve">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73" w:author="Amanda Droghini" w:date="2018-03-03T19:08:00Z">
        <w:r w:rsidR="005D39C3">
          <w:t xml:space="preserve">((future climate change)) </w:t>
        </w:r>
      </w:ins>
      <w:del w:id="174"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 xml:space="preserve">Warmer winter water temperatures have been linked to the earlier onset of recruitment and increased recruitment of </w:t>
      </w:r>
      <w:r w:rsidR="008E0ACC">
        <w:t>NIS</w:t>
      </w:r>
      <w:r w:rsidR="00114E82">
        <w:t xml:space="preserve"> We did not consider possible </w:t>
      </w:r>
      <w:del w:id="175"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176"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is the only waterbody that is included in both NSR and northwest passage</w:t>
      </w:r>
      <w:r w:rsidR="005810E2">
        <w:t xml:space="preserve">. It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177"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178" w:author="Amanda Droghini" w:date="2018-03-21T22:32:00Z"/>
          <w:rFonts w:ascii="Times New Roman" w:hAnsi="Times New Roman" w:cs="Times New Roman"/>
          <w:sz w:val="24"/>
        </w:rPr>
      </w:pPr>
    </w:p>
    <w:p w14:paraId="709CCDD5" w14:textId="5C183113" w:rsidR="00CE457C" w:rsidRDefault="00CE457C">
      <w:pPr>
        <w:pStyle w:val="NoSpacing"/>
        <w:spacing w:line="480" w:lineRule="auto"/>
        <w:rPr>
          <w:rFonts w:ascii="Times New Roman" w:hAnsi="Times New Roman" w:cs="Times New Roman"/>
          <w:sz w:val="24"/>
          <w:szCs w:val="24"/>
        </w:rPr>
      </w:pPr>
      <w:del w:id="179"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w:t>
      </w:r>
      <w:r w:rsidR="001817D4">
        <w:rPr>
          <w:rFonts w:ascii="Times New Roman" w:hAnsi="Times New Roman" w:cs="Times New Roman"/>
          <w:sz w:val="24"/>
        </w:rPr>
        <w:t>Bering Sea</w:t>
      </w:r>
      <w:r>
        <w:rPr>
          <w:rFonts w:ascii="Times New Roman" w:hAnsi="Times New Roman" w:cs="Times New Roman"/>
          <w:sz w:val="24"/>
        </w:rPr>
        <w:t xml:space="preserve">… </w:t>
      </w:r>
      <w:r w:rsidR="001817D4">
        <w:rPr>
          <w:rFonts w:ascii="Times New Roman" w:hAnsi="Times New Roman" w:cs="Times New Roman"/>
          <w:sz w:val="24"/>
        </w:rPr>
        <w:t xml:space="preserve">highly suitable temperatures across a large number of taxa.. </w:t>
      </w:r>
      <w:r>
        <w:rPr>
          <w:rFonts w:ascii="Times New Roman" w:hAnsi="Times New Roman" w:cs="Times New Roman"/>
          <w:sz w:val="24"/>
        </w:rPr>
        <w:t>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Pr>
          <w:rFonts w:ascii="Times New Roman" w:hAnsi="Times New Roman" w:cs="Times New Roman"/>
          <w:sz w:val="24"/>
          <w:szCs w:val="24"/>
        </w:rPr>
        <w:t xml:space="preserve"> </w:t>
      </w:r>
      <w:r w:rsidR="001817D4" w:rsidRPr="002C5B97">
        <w:rPr>
          <w:rFonts w:ascii="Times New Roman" w:hAnsi="Times New Roman" w:cs="Times New Roman"/>
          <w:sz w:val="24"/>
          <w:szCs w:val="24"/>
          <w:highlight w:val="yellow"/>
        </w:rPr>
        <w:t>Broader implication = monitoring program.</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180" w:name="_j7rjor86myf4" w:colFirst="0" w:colLast="0"/>
      <w:bookmarkStart w:id="181" w:name="_wlyl2isgh4pt" w:colFirst="0" w:colLast="0"/>
      <w:bookmarkStart w:id="182" w:name="_9nos1ewn3on8" w:colFirst="0" w:colLast="0"/>
      <w:bookmarkStart w:id="183" w:name="_6eg1um4qsxm4" w:colFirst="0" w:colLast="0"/>
      <w:bookmarkEnd w:id="180"/>
      <w:bookmarkEnd w:id="181"/>
      <w:bookmarkEnd w:id="182"/>
      <w:bookmarkEnd w:id="183"/>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lastRenderedPageBreak/>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84"/>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184"/>
      <w:r w:rsidR="00304FD5">
        <w:rPr>
          <w:rStyle w:val="CommentReference"/>
          <w:rFonts w:ascii="Arial" w:eastAsia="Arial" w:hAnsi="Arial" w:cs="Arial"/>
          <w:color w:val="000000"/>
          <w:lang w:val="en-US" w:eastAsia="en-US"/>
        </w:rPr>
        <w:commentReference w:id="184"/>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185" w:name="_6u0eeeycv0oa" w:colFirst="0" w:colLast="0"/>
      <w:bookmarkEnd w:id="185"/>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2EC8493F" w14:textId="41D88561" w:rsidR="00967DEB" w:rsidRPr="00967DEB" w:rsidRDefault="004D5A7F" w:rsidP="00967DEB">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967DEB" w:rsidRPr="00967DEB">
        <w:rPr>
          <w:noProof/>
          <w:lang w:val="en-US"/>
        </w:rPr>
        <w:t>Ashton, G. V., E. I. Riedlecker, and G. M. Ruiz. 2008. First non-native crustacean established in coastal waters of Alaska. Aquatic Biology 3:133–137.</w:t>
      </w:r>
    </w:p>
    <w:p w14:paraId="54AEB9E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Barry, S. C., K. R. Hayes, C. L. Hewitt, H. L. Behrens, E. Dragsund, and S. M. Bakke. 2008. Ballast water risk assessment: principles, processes, and methods. ICES Journal of Marine Science 65:121–131.</w:t>
      </w:r>
    </w:p>
    <w:p w14:paraId="4E1F69E0"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Carlton, J. T. 1996. Pattern, process, and prediction in marine invasion ecology. Biological Conservation 78:97–106.</w:t>
      </w:r>
    </w:p>
    <w:p w14:paraId="262D99B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Chan, F. T., S. A. Bailey, C. J. Wiley, and H. J. MacIsaac. 2013. Relative risk assessment for ballast-mediated invasions at Canadian Arctic ports. Biological Invasions 15:295–308.</w:t>
      </w:r>
    </w:p>
    <w:p w14:paraId="3E6F6F3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Chan, F. T., E. Briski, S. A. Bailey, and H. J. MacIsaac. 2014. Richness–abundance relationships for zooplankton in ballast water: temperate versus Arctic comparisons. ICES Journal of Marine Science 71:1876–1884.</w:t>
      </w:r>
    </w:p>
    <w:p w14:paraId="540AEB2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Chan, F. T., H. J. MacIsaac, and S. A. Bailey. 2016. Survival of ship biofouling assemblages during and after voyages to the Canadian Arctic. Marine Biology 163:250.</w:t>
      </w:r>
    </w:p>
    <w:p w14:paraId="41ECCE6D"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34B8047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Colautti, R. I., I. A. Grigorovich, and H. J. MacIsaac. 2006. Propagule pressure: A null model for biological invasions. Biological Invasions 8:1023–1037.</w:t>
      </w:r>
    </w:p>
    <w:p w14:paraId="12900D0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Eguíluz, V. M., J. Fernández-Gracia, X. Irigoien, and C. M. Duarte. 2016. A quantitative assessment of Arctic shipping in 2010-2014. Scientific Reports 6:3–8.</w:t>
      </w:r>
    </w:p>
    <w:p w14:paraId="3B51213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Fetzer, I., and W. E. Arntz. 2008. Reproductive strategies of benthic invertebrates in the Kara </w:t>
      </w:r>
      <w:r w:rsidRPr="00967DEB">
        <w:rPr>
          <w:noProof/>
          <w:lang w:val="en-US"/>
        </w:rPr>
        <w:lastRenderedPageBreak/>
        <w:t>Sea (Russian Arctic): Adaptation of reproduction modes to cold water. Marine Ecology Progress Series 356:189–202.</w:t>
      </w:r>
    </w:p>
    <w:p w14:paraId="3274C42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4495DF5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Grebmeier, J. M., L. W. Cooper, H. M. Feder, and B. I. Sirenko. 2006a. Ecosystem dynamics of the Pacific-influenced Northern Bering and Chukchi Seas in the Amerasian Arctic. Progress in Oceanography 71:331–361.</w:t>
      </w:r>
    </w:p>
    <w:p w14:paraId="44A5D7E9"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Grebmeier, J. M., J. E. Overland, S. E. Moore, E. V Farley, E. C. Carmack, L. W. Cooper, K. E. Frey, J. H. Helle, F. A. McLaughlin, and S. L. McNutt. 2006b. A major ecosystem shift in the Northern Bering Sea. Science 311:1461–1464.</w:t>
      </w:r>
    </w:p>
    <w:p w14:paraId="2958CE2D"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4EEA6798"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1195047E"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Hewitt, C. L., and K. R. Hayes. 2002. Risk assessment of marine biological invasions. Pages 456–466</w:t>
      </w:r>
      <w:r w:rsidRPr="00967DEB">
        <w:rPr>
          <w:i/>
          <w:iCs/>
          <w:noProof/>
          <w:lang w:val="en-US"/>
        </w:rPr>
        <w:t>in</w:t>
      </w:r>
      <w:r w:rsidRPr="00967DEB">
        <w:rPr>
          <w:noProof/>
          <w:lang w:val="en-US"/>
        </w:rPr>
        <w:t xml:space="preserve"> E. Leppäkoski, S. Gollasch, and S. Olenin, editors.Invasive Aquatic Species of Europe. Distribution, Impacts and Management. Springer Netherlands.</w:t>
      </w:r>
    </w:p>
    <w:p w14:paraId="1CDA1A2F"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Huang, X., S. Li, P. Ni, Y. Gao, J. Bei, Z. Zhou, and A. Zhan. 2017. Rapid response to changing </w:t>
      </w:r>
      <w:r w:rsidRPr="00967DEB">
        <w:rPr>
          <w:noProof/>
          <w:lang w:val="en-US"/>
        </w:rPr>
        <w:lastRenderedPageBreak/>
        <w:t>environments during biological invasions: DNA methylation perspectives. Molecular Ecology 12:3218–3221.</w:t>
      </w:r>
    </w:p>
    <w:p w14:paraId="762B50B1"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Kassahn, K. S., R. H. Crozier, H. O. Pörtner, and M. J. Caley. 2009. Animal performance and stress: Responses and tolerance limits at different levels of biological organisation. Biological Reviews 84:277–292.</w:t>
      </w:r>
    </w:p>
    <w:p w14:paraId="76C38B69"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46C837C0"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Ladd, C., and J. E. Overland. 2009. Retrospective analysis of sea surface temperature in the northern Bering and Chukchi seas. NOAA Technical Memorandum OAR PMEL-145. Seattle, WA.</w:t>
      </w:r>
    </w:p>
    <w:p w14:paraId="0A0F9D4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Lemke, P., J. Ren, R. B. Alley, I. Allison, J. Carrasco, G. Flato, Y. Fujii, G. Kaser, P. Mote, R. H. Thomas, and T. Zhang. 2007. Observations: Changes in snow, ice and frozen ground. Pages 337–383</w:t>
      </w:r>
      <w:r w:rsidRPr="00967DEB">
        <w:rPr>
          <w:i/>
          <w:iCs/>
          <w:noProof/>
          <w:lang w:val="en-US"/>
        </w:rPr>
        <w:t>in</w:t>
      </w:r>
      <w:r w:rsidRPr="00967DEB">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1411DFE0"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Lord, J. P. 2017. Impact of seawater temperature on growth and recruitment of invasive fouling species at the global scale. Marine Ecology 38:1–10.</w:t>
      </w:r>
    </w:p>
    <w:p w14:paraId="0CC64C80"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Lord, J. P., J. M. Calini, and R. B. Whitlatch. 2015. Influence of seawater temperature and shipping on the spread and establishment of marine fouling species. Marine Biology 162:2481–2492.</w:t>
      </w:r>
    </w:p>
    <w:p w14:paraId="2E717FD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Mandrak, N. E., and B. Cudmore. 2015. Risk assessment: Cornerstone of an aquatic invasive </w:t>
      </w:r>
      <w:r w:rsidRPr="00967DEB">
        <w:rPr>
          <w:noProof/>
          <w:lang w:val="en-US"/>
        </w:rPr>
        <w:lastRenderedPageBreak/>
        <w:t>species program. Aquatic Ecosystem Health and Management 18:312–320.</w:t>
      </w:r>
    </w:p>
    <w:p w14:paraId="53428E42"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Matsuno, K., A. Yamaguchi, T. Hirawake, and I. Imai. 2011. Year-to-year changes of the mesozooplankton community in the Chukchi Sea during summers of 1991, 1992 and 2007, 2008. Polar Biology 34:1349–1360.</w:t>
      </w:r>
    </w:p>
    <w:p w14:paraId="3B585F6E"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McGee, S., R. Piorkowski, and G. Ruiz. 2006. Analysis of recent vessel arrivals and ballast water discharge in Alaska: Toward assessing ship-mediated invasion risk. Marine Pollution Bulletin 52:1634–1645.</w:t>
      </w:r>
    </w:p>
    <w:p w14:paraId="4851D68D"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Miller, A. W., and G. M. Ruiz. 2014. Arctic shipping and marine invaders. Nature Climate Change 4:413–416.</w:t>
      </w:r>
    </w:p>
    <w:p w14:paraId="06A0C60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Miller, K. B. 2016. Forecasting at the edge of the niche: Didemnum vexillum in Southeast Alaska. Marine Biology 163:1–12.</w:t>
      </w:r>
    </w:p>
    <w:p w14:paraId="60D9B61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Molnar, J. L., R. L. Gamboa, C. Revenga, and M. D. Spalding. 2008. Assessing the global threat of invasive species to marine biodiversity. Frontiers in Ecology and the Environment 6:485–492.</w:t>
      </w:r>
    </w:p>
    <w:p w14:paraId="1B2C3986"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Monaco, C. J., and B. Helmuth. 2011. Tipping Points, Thresholds and the Keystone Role of Physiology in Marine Climate Change Research. Page Advances in Marine Biology.</w:t>
      </w:r>
    </w:p>
    <w:p w14:paraId="0AA78BFF"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Mueter, F. J., and M. A. Litzow. 2008. Sea ice retreat alters the biogeography of the Bering Sea continental shelf. Ecological Applications 18:309–320.</w:t>
      </w:r>
    </w:p>
    <w:p w14:paraId="58B25F98"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E0A3FA1"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Pörtner, H. 2001. Climate change and temperature-dependent biogeography: Oxygen limitation </w:t>
      </w:r>
      <w:r w:rsidRPr="00967DEB">
        <w:rPr>
          <w:noProof/>
          <w:lang w:val="en-US"/>
        </w:rPr>
        <w:lastRenderedPageBreak/>
        <w:t>of thermal tolerance in animals. Naturwissenschaften 88:137–146.</w:t>
      </w:r>
    </w:p>
    <w:p w14:paraId="7A37F58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Powers, S. P., M. A. Bishop, J. H. Grabowski, and C. H. Peterson. 2006. Distribution of the invasive bivalve Mya arenaria L. on intertidal flats of southcentral Alaska. Journal of Sea Research 55:207–216.</w:t>
      </w:r>
    </w:p>
    <w:p w14:paraId="4FD3276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29BF295"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Renaud, P. E., M. K. Sejr, B. A. Bluhm, B. Sirenko, and I. H. Ellingsen. 2015. The future of Arctic benthos: Expansion, invasion, and biodiversity. Progress in Oceanography 139:244–257.</w:t>
      </w:r>
    </w:p>
    <w:p w14:paraId="63B63F9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de Rivera, C. E., N. G. Hitchcock, S. J. Teck, B. P. Steves, A. H. Hines, and G. M. Ruiz. 2007. Larval development rate predicts range expansion of an introduced crab. Marine Biology 150:1275–1288.</w:t>
      </w:r>
    </w:p>
    <w:p w14:paraId="61B2F25A"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de Rivera, C. E., B. P. Steves, P. W. Fofonoff, A. H. Hines, and G. M. Ruiz. 2011. Potential for high-latitude marine invasions along western North America. Diversity and Distributions 17:1198–1209.</w:t>
      </w:r>
    </w:p>
    <w:p w14:paraId="290846C1"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Ruiz, G. M., J. T. Carlton, E. D. Grosholz, and A. H. Hines. 1997. Global invasions of marine and estuarine habitats by non-indigenous species: Mechanisms, extent, and consequences. American Zoologist 37:621–632.</w:t>
      </w:r>
    </w:p>
    <w:p w14:paraId="3D8F2EB5"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Ruiz, G. M., P. W. Fofonoff, and J. T. Carlton. 2015. Invasion history and vector dynamics in coastal marine ecosystems: a North American perspective. Aquatic Ecosystem Health &amp; Management 18:299–311.</w:t>
      </w:r>
    </w:p>
    <w:p w14:paraId="38FFB25E"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lastRenderedPageBreak/>
        <w:t>Ruiz, G. M., P. W. Fofonoff, J. T. Carlton, M. J. Wonham, and A. H. Hines. 2000. Invasion of coastal marine communities in North America: apparent patterns, processes, and biases. Annual Review of Ecology and Systematics 31:481–531.</w:t>
      </w:r>
    </w:p>
    <w:p w14:paraId="446A871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Ruiz, G. M., and C. L. Hewitt. 2009. Latitudinal patterns of biological invasions in marine ecosystems: a polar perspective. Pages 347–358</w:t>
      </w:r>
      <w:r w:rsidRPr="00967DEB">
        <w:rPr>
          <w:i/>
          <w:iCs/>
          <w:noProof/>
          <w:lang w:val="en-US"/>
        </w:rPr>
        <w:t>in</w:t>
      </w:r>
      <w:r w:rsidRPr="00967DEB">
        <w:rPr>
          <w:noProof/>
          <w:lang w:val="en-US"/>
        </w:rPr>
        <w:t xml:space="preserve"> I. Krupnik, M. A. Lang, and S. E. Miller, editors.Smithsonian at the Poles: Contributions to International Polar Year Science. Smithsonian Institution Scholarly Press, Washington, DC.</w:t>
      </w:r>
    </w:p>
    <w:p w14:paraId="45CDF12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Saunders, M., and A. Metaxas. 2007. Temperature explains settlement patterns of the introduced bryozoan Membranipora membranacea in Nova Scotia, Canada. Marine Ecology Progress Series 344:95–106.</w:t>
      </w:r>
    </w:p>
    <w:p w14:paraId="08AA0113"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7CF7F271"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Sorte, C. J. B. 2014. Synergies between climate change and species invasions: Evidence from marine systems. Invasive Species and Global Climate Change:101–116.</w:t>
      </w:r>
    </w:p>
    <w:p w14:paraId="4F1CD043"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Sorte, C. J. B., S. J. Jones, and L. P. Miller. 2011. Geographic variation in temperature tolerance as an indicator of potential population responses to climate change. Journal of Experimental Marine Biology and Ecology 400:209–217.</w:t>
      </w:r>
    </w:p>
    <w:p w14:paraId="1F6E73E2"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lastRenderedPageBreak/>
        <w:t>Stabeno, P. J., N. A. Bond, and S. A. Salo. 2007. On the recent warming of the southeastern Bering Sea shelf. Deep-Sea Research Part II: Topical Studies in Oceanography 54:2599–2618.</w:t>
      </w:r>
    </w:p>
    <w:p w14:paraId="6B605AE6"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6A8C136D"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Stabeno, P. J., J. D. Schumacher, and K. Ohtani. 1999. The physical oceanography of the Bering Sea. Pages 1–28</w:t>
      </w:r>
      <w:r w:rsidRPr="00967DEB">
        <w:rPr>
          <w:i/>
          <w:iCs/>
          <w:noProof/>
          <w:lang w:val="en-US"/>
        </w:rPr>
        <w:t>in</w:t>
      </w:r>
      <w:r w:rsidRPr="00967DEB">
        <w:rPr>
          <w:noProof/>
          <w:lang w:val="en-US"/>
        </w:rPr>
        <w:t xml:space="preserve"> T. R. Loughlin and K. Ohtani, editors.Dynamics of the Bering Sea. University of Alaska Sea Grant, Fairbanks, AK.</w:t>
      </w:r>
    </w:p>
    <w:p w14:paraId="1AD22FC4"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0C7F2CA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Stroeve, J. C., M. C. Serreze, M. M. Holland, J. E. Kay, J. Malanik, and A. P. Barrett. 2012. The Arctic’s rapidly shrinking sea ice cover: A research synthesis. Climatic Change 110:1005–1027.</w:t>
      </w:r>
    </w:p>
    <w:p w14:paraId="05E0A9DC"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Valdez, S. R., and J. L. Ruesink. 2017. Scales of recruitment variability in warming waters: Comparing native and introduced oysters in Hood Canal, Washington, USA. Marine Ecology 38:1–10.</w:t>
      </w:r>
    </w:p>
    <w:p w14:paraId="16E11053"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533C0AD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lastRenderedPageBreak/>
        <w:t>Verling, E., G. M. Ruiz, L. D. Smith, B. Galil, A. W. Miller, and K. R. Murphy. 2005. Supply-side invasion ecology: characterizing propagule pressure in coastal ecosystems. Proceedings of the Royal Society B: Biological Sciences 272:1249–1257.</w:t>
      </w:r>
    </w:p>
    <w:p w14:paraId="41795112"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Verna, D. E., and B. P. Harris. 2016. Review of ballast water management policy and associated implications for Alaska. Marine Policy 70:13–21.</w:t>
      </w:r>
    </w:p>
    <w:p w14:paraId="6627ED63"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Verna, D., B. Harris, K. Holzer, and M. Minton. 2016. Ballast-borne marine invasive species: exploring the risk to coastal Alaska, USA. Management of Biological Invasions 7:199–211.</w:t>
      </w:r>
    </w:p>
    <w:p w14:paraId="24CAE49B"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Wang, M., J. E. Overland, and N. A. Bond. 2010. Climate projections for selected large marine ecosystems. Journal of Marine Systems 79:258–266.</w:t>
      </w:r>
    </w:p>
    <w:p w14:paraId="16B0C888"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Wang, M., J. E. Overland, and P. Stabeno. 2012. Future climate of the Bering and Chukchi Seas projected by global climate models. Deep-Sea Research Part II: Topical Studies in Oceanography 65–70:46–57.</w:t>
      </w:r>
    </w:p>
    <w:p w14:paraId="1709C20E"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Ware, C., J. Berge, A. Jelmert, S. M. Olsen, L. Pellissier, M. Wisz, D. Kriticos, G. Semenov, S. Kwaśniewski, and I. G. Alsos. 2016. Biological introduction risks from shipping in a warming Arctic. Journal of Applied Ecology 53:340–349.</w:t>
      </w:r>
    </w:p>
    <w:p w14:paraId="6C6652D9"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2C853EC7"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Watson, J. T., and A. C. Haynie. 2016. Using vessel monitoring system data to identify and characterize trips made by fishing vessels in the United States North Pacific. PLoS ONE 11:1–20.</w:t>
      </w:r>
    </w:p>
    <w:p w14:paraId="0EC61A29"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 xml:space="preserve">Westerman, E. L., R. Whitlatch, J. A. Dijkstra, and L. G. Harris. 2009. Variation in brooding </w:t>
      </w:r>
      <w:r w:rsidRPr="00967DEB">
        <w:rPr>
          <w:noProof/>
          <w:lang w:val="en-US"/>
        </w:rPr>
        <w:lastRenderedPageBreak/>
        <w:t>period masks similarities in response to changing temperatures. Marine Ecology Progress Series 391:13–19.</w:t>
      </w:r>
    </w:p>
    <w:p w14:paraId="60E63D68" w14:textId="77777777" w:rsidR="00967DEB" w:rsidRPr="00967DEB" w:rsidRDefault="00967DEB" w:rsidP="00967DEB">
      <w:pPr>
        <w:widowControl w:val="0"/>
        <w:autoSpaceDE w:val="0"/>
        <w:autoSpaceDN w:val="0"/>
        <w:adjustRightInd w:val="0"/>
        <w:ind w:left="480" w:hanging="480"/>
        <w:rPr>
          <w:noProof/>
          <w:lang w:val="en-US"/>
        </w:rPr>
      </w:pPr>
      <w:r w:rsidRPr="00967DEB">
        <w:rPr>
          <w:noProof/>
          <w:lang w:val="en-US"/>
        </w:rPr>
        <w:t>Witte, S., C. Buschbaum, J. E. E. van Beusekom, and K. Reise. 2010. Does climatic warming explain why an introduced barnacle finally takes over after a lag of more than 50 years? Biological Invasions 12:3579–3589.</w:t>
      </w:r>
    </w:p>
    <w:p w14:paraId="7BCEA68E" w14:textId="77777777" w:rsidR="00967DEB" w:rsidRPr="00967DEB" w:rsidRDefault="00967DEB" w:rsidP="00967DEB">
      <w:pPr>
        <w:widowControl w:val="0"/>
        <w:autoSpaceDE w:val="0"/>
        <w:autoSpaceDN w:val="0"/>
        <w:adjustRightInd w:val="0"/>
        <w:ind w:left="480" w:hanging="480"/>
        <w:rPr>
          <w:noProof/>
        </w:rPr>
      </w:pPr>
      <w:r w:rsidRPr="00967DEB">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362688F9" w:rsidR="004D5A7F" w:rsidRDefault="004D5A7F" w:rsidP="00967DEB">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186" w:name="_91zzxnwcm8d4" w:colFirst="0" w:colLast="0"/>
      <w:bookmarkStart w:id="187" w:name="OLE_LINK1"/>
      <w:bookmarkStart w:id="188" w:name="OLE_LINK2"/>
      <w:bookmarkEnd w:id="186"/>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89"/>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89"/>
      <w:r w:rsidRPr="00CA4945">
        <w:commentReference w:id="189"/>
      </w:r>
      <w:bookmarkEnd w:id="187"/>
      <w:bookmarkEnd w:id="188"/>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manda Droghini" w:date="2018-03-21T07:42:00Z" w:initials="AD">
    <w:p w14:paraId="37676222" w14:textId="72AFBCD0" w:rsidR="002F224B" w:rsidRDefault="002F224B">
      <w:pPr>
        <w:pStyle w:val="CommentText"/>
      </w:pPr>
      <w:r>
        <w:rPr>
          <w:rStyle w:val="CommentReference"/>
        </w:rPr>
        <w:annotationRef/>
      </w:r>
      <w:r>
        <w:t>Across a strong latitudinal gradient?</w:t>
      </w:r>
    </w:p>
  </w:comment>
  <w:comment w:id="2" w:author="Amanda Droghini" w:date="2017-10-19T16:50:00Z" w:initials="">
    <w:p w14:paraId="4B7A938A" w14:textId="77777777" w:rsidR="002F224B" w:rsidRDefault="002F224B">
      <w:pPr>
        <w:widowControl w:val="0"/>
      </w:pPr>
      <w:r>
        <w:t>Other authors on this? Author order?</w:t>
      </w:r>
    </w:p>
  </w:comment>
  <w:comment w:id="3" w:author="Amanda Droghini" w:date="2018-03-16T09:17:00Z" w:initials="AD">
    <w:p w14:paraId="12C77586" w14:textId="5C8BCC2E" w:rsidR="002F224B" w:rsidRDefault="002F224B">
      <w:pPr>
        <w:pStyle w:val="CommentText"/>
      </w:pPr>
      <w:r>
        <w:rPr>
          <w:rStyle w:val="CommentReference"/>
        </w:rPr>
        <w:annotationRef/>
      </w:r>
      <w:r>
        <w:t>ASF: Can we fill out a formal contributions section as is done in JWM or PLOS?</w:t>
      </w:r>
    </w:p>
  </w:comment>
  <w:comment w:id="8" w:author="Amanda Droghini" w:date="2018-02-10T09:27:00Z" w:initials="AD">
    <w:p w14:paraId="40E74B83" w14:textId="69B5540C" w:rsidR="002F224B" w:rsidRDefault="002F224B">
      <w:pPr>
        <w:pStyle w:val="CommentText"/>
      </w:pPr>
      <w:r>
        <w:rPr>
          <w:rStyle w:val="CommentReference"/>
        </w:rPr>
        <w:annotationRef/>
      </w:r>
      <w:r>
        <w:t>Word count: 263</w:t>
      </w:r>
    </w:p>
  </w:comment>
  <w:comment w:id="39" w:author="Amanda Droghini" w:date="2018-03-17T18:36:00Z" w:initials="AD">
    <w:p w14:paraId="690DF08D" w14:textId="5A67B1E3" w:rsidR="002F224B" w:rsidRDefault="002F224B">
      <w:pPr>
        <w:pStyle w:val="CommentText"/>
      </w:pPr>
      <w:r>
        <w:rPr>
          <w:rStyle w:val="CommentReference"/>
        </w:rPr>
        <w:annotationRef/>
      </w:r>
      <w:r>
        <w:t>Standardize entire text to read “NIS”</w:t>
      </w:r>
    </w:p>
  </w:comment>
  <w:comment w:id="41" w:author="Amanda Droghini" w:date="2018-03-14T07:16:00Z" w:initials="AD">
    <w:p w14:paraId="1233E0BD" w14:textId="77777777" w:rsidR="007F6227" w:rsidRDefault="007F6227" w:rsidP="007F6227">
      <w:pPr>
        <w:pStyle w:val="CommentText"/>
      </w:pPr>
      <w:r>
        <w:rPr>
          <w:rStyle w:val="CommentReference"/>
        </w:rPr>
        <w:annotationRef/>
      </w:r>
      <w:r>
        <w:t>Need to check citations for entire paragraph</w:t>
      </w:r>
    </w:p>
  </w:comment>
  <w:comment w:id="51" w:author="Amanda Droghini" w:date="2018-04-01T14:20:00Z" w:initials="AD">
    <w:p w14:paraId="741826EF" w14:textId="101847A4" w:rsidR="00614515" w:rsidRDefault="00614515">
      <w:pPr>
        <w:pStyle w:val="CommentText"/>
      </w:pPr>
      <w:r>
        <w:rPr>
          <w:rStyle w:val="CommentReference"/>
        </w:rPr>
        <w:annotationRef/>
      </w:r>
      <w:r>
        <w:t>Obviously need a better way to close off this paragraph. I’m struggling with how to summarize what has been done and how we are extending the work. Our contribution is clear to me: 1) fishing vessels; 2) large # of species; 3) reproduction; 4) use of physiological instead of environmental matching (haven’t mentioned this) …. But I don't know how to present it in a way that makes sense.</w:t>
      </w:r>
    </w:p>
  </w:comment>
  <w:comment w:id="53" w:author="Amanda Droghini" w:date="2018-03-16T09:52:00Z" w:initials="AD">
    <w:p w14:paraId="1A495C67" w14:textId="66AAD34B" w:rsidR="002F224B" w:rsidRDefault="002F224B">
      <w:pPr>
        <w:pStyle w:val="CommentText"/>
      </w:pPr>
      <w:r>
        <w:rPr>
          <w:rStyle w:val="CommentReference"/>
        </w:rPr>
        <w:annotationRef/>
      </w:r>
      <w:r>
        <w:t>ASF: Is this correct?</w:t>
      </w:r>
    </w:p>
    <w:p w14:paraId="5E7FC74B" w14:textId="477F555F" w:rsidR="002F224B" w:rsidRDefault="002F224B">
      <w:pPr>
        <w:pStyle w:val="CommentText"/>
      </w:pPr>
      <w:r>
        <w:t>If it is actually been found here in the Bering Sea, can we still make a strong case that we are contributing new knowledge that temperatures matters for marine invasive invasions?</w:t>
      </w:r>
    </w:p>
  </w:comment>
  <w:comment w:id="54" w:author="Amanda Droghini" w:date="2018-03-17T18:30:00Z" w:initials="AD">
    <w:p w14:paraId="7A228909" w14:textId="6306A037" w:rsidR="002F224B" w:rsidRDefault="002F224B">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55" w:author="Amanda Droghini" w:date="2018-02-05T07:29:00Z" w:initials="AD">
    <w:p w14:paraId="57EC4D09" w14:textId="77777777" w:rsidR="002F224B" w:rsidRDefault="002F224B" w:rsidP="006244EA">
      <w:pPr>
        <w:pStyle w:val="CommentText"/>
      </w:pPr>
      <w:r>
        <w:rPr>
          <w:rStyle w:val="CommentReference"/>
        </w:rPr>
        <w:annotationRef/>
      </w:r>
      <w:r>
        <w:t>Missing reference</w:t>
      </w:r>
    </w:p>
  </w:comment>
  <w:comment w:id="56" w:author="Amanda Droghini" w:date="2018-03-16T09:56:00Z" w:initials="AD">
    <w:p w14:paraId="517531A4" w14:textId="51FF788C" w:rsidR="002F224B" w:rsidRDefault="002F224B">
      <w:pPr>
        <w:pStyle w:val="CommentText"/>
      </w:pPr>
      <w:r>
        <w:rPr>
          <w:rStyle w:val="CommentReference"/>
        </w:rPr>
        <w:annotationRef/>
      </w:r>
      <w:r>
        <w:t xml:space="preserve">ASF: Ask </w:t>
      </w:r>
      <w:proofErr w:type="spellStart"/>
      <w:r>
        <w:t>Fischbach</w:t>
      </w:r>
      <w:proofErr w:type="spellEnd"/>
      <w:r>
        <w:t xml:space="preserve"> for references on this.</w:t>
      </w:r>
    </w:p>
  </w:comment>
  <w:comment w:id="65" w:author="Amanda Droghini" w:date="2018-02-18T10:10:00Z" w:initials="AD">
    <w:p w14:paraId="2991A3C9" w14:textId="77777777" w:rsidR="002F224B" w:rsidRDefault="002F224B">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2F224B" w:rsidRDefault="002F224B">
      <w:pPr>
        <w:pStyle w:val="CommentText"/>
      </w:pPr>
      <w:r>
        <w:t>methods intro?</w:t>
      </w:r>
    </w:p>
  </w:comment>
  <w:comment w:id="76" w:author="Amanda Droghini" w:date="2018-03-21T22:19:00Z" w:initials="AD">
    <w:p w14:paraId="2851A639" w14:textId="77777777" w:rsidR="002F224B" w:rsidRDefault="002F224B" w:rsidP="003C5649">
      <w:pPr>
        <w:pStyle w:val="CommentText"/>
      </w:pPr>
      <w:r>
        <w:rPr>
          <w:rStyle w:val="CommentReference"/>
        </w:rPr>
        <w:annotationRef/>
      </w:r>
      <w:r>
        <w:t>Create citation</w:t>
      </w:r>
    </w:p>
  </w:comment>
  <w:comment w:id="77" w:author="Amanda Droghini" w:date="2018-03-24T07:49:00Z" w:initials="AD">
    <w:p w14:paraId="6E6903C5" w14:textId="03B635CC" w:rsidR="002F224B" w:rsidRDefault="002F224B">
      <w:pPr>
        <w:pStyle w:val="CommentText"/>
      </w:pPr>
      <w:r>
        <w:rPr>
          <w:rStyle w:val="CommentReference"/>
        </w:rPr>
        <w:annotationRef/>
      </w:r>
      <w:r>
        <w:t>Need to be consistent</w:t>
      </w:r>
      <w:r w:rsidR="009E27C5">
        <w:t xml:space="preserve"> – reproduction versus establishment</w:t>
      </w:r>
    </w:p>
  </w:comment>
  <w:comment w:id="79" w:author="Amanda Droghini" w:date="2018-01-31T07:24:00Z" w:initials="AD">
    <w:p w14:paraId="614C0580" w14:textId="4DACE629" w:rsidR="002F224B" w:rsidRDefault="002F224B" w:rsidP="001C4E41">
      <w:pPr>
        <w:pStyle w:val="CommentText"/>
      </w:pPr>
      <w:r>
        <w:rPr>
          <w:rStyle w:val="CommentReference"/>
        </w:rPr>
        <w:annotationRef/>
      </w:r>
      <w:r>
        <w:t>Tony do you prefer “mid-century”?</w:t>
      </w:r>
      <w:r w:rsidR="009E27C5">
        <w:t xml:space="preserve"> I don't think I’ve been consistent with this either.</w:t>
      </w:r>
    </w:p>
  </w:comment>
  <w:comment w:id="82" w:author="Amanda Droghini" w:date="2018-02-17T08:32:00Z" w:initials="AD">
    <w:p w14:paraId="383BDECE" w14:textId="178ACACB" w:rsidR="002F224B" w:rsidRDefault="002F224B">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85" w:author="Amanda Droghini" w:date="2018-01-31T07:34:00Z" w:initials="AD">
    <w:p w14:paraId="7C871970" w14:textId="3D1B072D" w:rsidR="002F224B" w:rsidRDefault="002F224B">
      <w:pPr>
        <w:pStyle w:val="CommentText"/>
      </w:pPr>
      <w:r>
        <w:rPr>
          <w:rStyle w:val="CommentReference"/>
        </w:rPr>
        <w:annotationRef/>
      </w:r>
      <w:r>
        <w:t>Whether to include this sentence + the next ones depends on what figures we are included in final MS. Should we use an ensemble approach?</w:t>
      </w:r>
    </w:p>
  </w:comment>
  <w:comment w:id="86" w:author="Amanda Droghini" w:date="2018-04-01T14:32:00Z" w:initials="AD">
    <w:p w14:paraId="494BE397" w14:textId="587248B0" w:rsidR="009E27C5" w:rsidRDefault="009E27C5">
      <w:pPr>
        <w:pStyle w:val="CommentText"/>
      </w:pPr>
      <w:r>
        <w:rPr>
          <w:rStyle w:val="CommentReference"/>
        </w:rPr>
        <w:annotationRef/>
      </w:r>
      <w:r>
        <w:t>Need to fix how I’m explaining this….</w:t>
      </w:r>
    </w:p>
  </w:comment>
  <w:comment w:id="92" w:author="Amanda Droghini" w:date="2018-02-08T21:45:00Z" w:initials="AD">
    <w:p w14:paraId="6A6279A6" w14:textId="77777777" w:rsidR="002F224B" w:rsidRDefault="002F224B"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97" w:author="Amanda Droghini" w:date="2018-03-19T12:47:00Z" w:initials="AD">
    <w:p w14:paraId="74A39A1C" w14:textId="77777777" w:rsidR="002F224B" w:rsidRDefault="002F224B" w:rsidP="00415C24">
      <w:pPr>
        <w:pStyle w:val="CommentText"/>
      </w:pPr>
      <w:r>
        <w:rPr>
          <w:rStyle w:val="CommentReference"/>
        </w:rPr>
        <w:annotationRef/>
      </w:r>
      <w:r>
        <w:t>Need to double check this</w:t>
      </w:r>
    </w:p>
  </w:comment>
  <w:comment w:id="98" w:author="Amanda Droghini" w:date="2018-03-19T12:37:00Z" w:initials="AD">
    <w:p w14:paraId="7389DDCD" w14:textId="77777777" w:rsidR="002F224B" w:rsidRDefault="002F224B" w:rsidP="00415C24">
      <w:pPr>
        <w:pStyle w:val="CommentText"/>
      </w:pPr>
      <w:r>
        <w:rPr>
          <w:rStyle w:val="CommentReference"/>
        </w:rPr>
        <w:annotationRef/>
      </w:r>
      <w:r>
        <w:t>ASF: Where does this belong?  Do we want to state this, indicating how many of the 42 NIS considered are classified as having a low salt tolerance?</w:t>
      </w:r>
    </w:p>
  </w:comment>
  <w:comment w:id="102" w:author="Amanda Droghini" w:date="2018-02-17T09:01:00Z" w:initials="AD">
    <w:p w14:paraId="7D70480F" w14:textId="77777777" w:rsidR="002F224B" w:rsidRDefault="002F224B"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03" w:author="Amanda Droghini" w:date="2017-11-12T22:20:00Z" w:initials="">
    <w:p w14:paraId="4605BA59" w14:textId="77777777" w:rsidR="002F224B" w:rsidRDefault="002F224B" w:rsidP="0034065B">
      <w:pPr>
        <w:widowControl w:val="0"/>
      </w:pPr>
      <w:r>
        <w:t>Assuming I interpreted this right?</w:t>
      </w:r>
    </w:p>
  </w:comment>
  <w:comment w:id="105" w:author="Amanda Droghini" w:date="2018-03-16T10:57:00Z" w:initials="AD">
    <w:p w14:paraId="14143BE2" w14:textId="39B33E99" w:rsidR="002F224B" w:rsidRDefault="002F224B">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11" w:author="Amanda Droghini" w:date="2018-03-06T07:44:00Z" w:initials="AD">
    <w:p w14:paraId="72CF6DE9" w14:textId="77777777" w:rsidR="002F224B" w:rsidRDefault="002F224B" w:rsidP="00E46D10">
      <w:pPr>
        <w:pStyle w:val="CommentText"/>
      </w:pPr>
      <w:r>
        <w:rPr>
          <w:rStyle w:val="CommentReference"/>
        </w:rPr>
        <w:annotationRef/>
      </w:r>
      <w:r>
        <w:t xml:space="preserve">Not sure where to put this? </w:t>
      </w:r>
    </w:p>
  </w:comment>
  <w:comment w:id="114" w:author="Amanda Droghini" w:date="2018-03-30T13:08:00Z" w:initials="AD">
    <w:p w14:paraId="59170E32" w14:textId="319A8FD5" w:rsidR="002F224B" w:rsidRDefault="002F224B">
      <w:pPr>
        <w:pStyle w:val="CommentText"/>
      </w:pPr>
      <w:r>
        <w:rPr>
          <w:rStyle w:val="CommentReference"/>
        </w:rPr>
        <w:annotationRef/>
      </w:r>
      <w:r>
        <w:t xml:space="preserve">Ref doesn’t exist in </w:t>
      </w:r>
      <w:proofErr w:type="spellStart"/>
      <w:r>
        <w:t>Mendeley</w:t>
      </w:r>
      <w:proofErr w:type="spellEnd"/>
      <w:r>
        <w:t xml:space="preserve">…. Probably just taking some time to sync up </w:t>
      </w:r>
    </w:p>
  </w:comment>
  <w:comment w:id="120" w:author="Amanda Droghini" w:date="2018-03-23T07:54:00Z" w:initials="AD">
    <w:p w14:paraId="4F4A3207" w14:textId="77777777" w:rsidR="002F224B" w:rsidRDefault="002F224B" w:rsidP="00C94737">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24" w:author="Amanda Droghini" w:date="2018-03-07T08:30:00Z" w:initials="AD">
    <w:p w14:paraId="6C6E1BB2" w14:textId="77777777" w:rsidR="002F224B" w:rsidRDefault="002F224B" w:rsidP="00C94737">
      <w:pPr>
        <w:pStyle w:val="CommentText"/>
      </w:pPr>
      <w:r>
        <w:rPr>
          <w:rStyle w:val="CommentReference"/>
        </w:rPr>
        <w:annotationRef/>
      </w:r>
      <w:r>
        <w:t xml:space="preserve">as high as 19C on MODIS (2017) </w:t>
      </w:r>
      <w:r w:rsidRPr="009D2B00">
        <w:t>https://neo.sci.gsfc.nasa.gov/analysis/index.php</w:t>
      </w:r>
    </w:p>
  </w:comment>
  <w:comment w:id="125" w:author="Amanda Droghini" w:date="2018-03-07T08:20:00Z" w:initials="AD">
    <w:p w14:paraId="57295DBE" w14:textId="77777777" w:rsidR="002F224B" w:rsidRDefault="002F224B" w:rsidP="00C94737">
      <w:pPr>
        <w:pStyle w:val="CommentText"/>
      </w:pPr>
      <w:r>
        <w:rPr>
          <w:rStyle w:val="CommentReference"/>
        </w:rPr>
        <w:annotationRef/>
      </w:r>
      <w:r>
        <w:t xml:space="preserve">Need to actually read </w:t>
      </w:r>
      <w:proofErr w:type="spellStart"/>
      <w:r>
        <w:t>Fetzer</w:t>
      </w:r>
      <w:proofErr w:type="spellEnd"/>
      <w:r>
        <w:t xml:space="preserve"> paper</w:t>
      </w:r>
    </w:p>
  </w:comment>
  <w:comment w:id="127" w:author="Amanda Droghini" w:date="2018-03-29T16:50:00Z" w:initials="AD">
    <w:p w14:paraId="68FE3962" w14:textId="77777777" w:rsidR="002F224B" w:rsidRDefault="002F224B" w:rsidP="00C94737">
      <w:pPr>
        <w:pStyle w:val="CommentText"/>
      </w:pPr>
      <w:r>
        <w:rPr>
          <w:rStyle w:val="CommentReference"/>
        </w:rPr>
        <w:annotationRef/>
      </w:r>
      <w:r>
        <w:t>Citation is for water chemistry – need others</w:t>
      </w:r>
    </w:p>
  </w:comment>
  <w:comment w:id="139" w:author="Amanda Droghini" w:date="2018-03-12T08:23:00Z" w:initials="AD">
    <w:p w14:paraId="7C1DAED8" w14:textId="44CFBCF3" w:rsidR="002F224B" w:rsidRDefault="002F224B">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2F224B" w:rsidRDefault="002F224B">
      <w:pPr>
        <w:pStyle w:val="CommentText"/>
      </w:pPr>
      <w:r>
        <w:t>Cite Wasson et a. 2001 Biological invasions of estuaries without international shipping: the importance of intraregional transport</w:t>
      </w:r>
    </w:p>
  </w:comment>
  <w:comment w:id="153" w:author="Amanda Droghini" w:date="2018-02-06T05:47:00Z" w:initials="AD">
    <w:p w14:paraId="1AEE5B5C" w14:textId="77777777" w:rsidR="002F224B" w:rsidRDefault="002F224B" w:rsidP="006A7E99">
      <w:pPr>
        <w:pStyle w:val="CommentText"/>
      </w:pPr>
      <w:r>
        <w:rPr>
          <w:rStyle w:val="CommentReference"/>
        </w:rPr>
        <w:annotationRef/>
      </w:r>
      <w:r>
        <w:t>More references needed + check that these say what you want them to say. L-R is for fouling species</w:t>
      </w:r>
    </w:p>
  </w:comment>
  <w:comment w:id="172" w:author="Amanda Droghini" w:date="2018-02-06T12:55:00Z" w:initials="AD">
    <w:p w14:paraId="57CE005C" w14:textId="77777777" w:rsidR="002F224B" w:rsidRDefault="002F224B"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2F224B" w:rsidRDefault="002F224B" w:rsidP="00B31FD6">
      <w:pPr>
        <w:pStyle w:val="CommentText"/>
      </w:pPr>
    </w:p>
    <w:p w14:paraId="6E805556" w14:textId="77777777" w:rsidR="002F224B" w:rsidRDefault="002F224B"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2F224B" w:rsidRDefault="002F224B" w:rsidP="00B31FD6">
      <w:pPr>
        <w:pStyle w:val="CommentText"/>
      </w:pPr>
    </w:p>
    <w:p w14:paraId="37482056" w14:textId="77777777" w:rsidR="002F224B" w:rsidRPr="00453DA1" w:rsidRDefault="002F224B"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2F224B" w:rsidRDefault="002F224B" w:rsidP="00B31FD6">
      <w:pPr>
        <w:pStyle w:val="CommentText"/>
      </w:pPr>
    </w:p>
    <w:p w14:paraId="49A8039B" w14:textId="77777777" w:rsidR="002F224B" w:rsidRPr="00453DA1" w:rsidRDefault="002F224B"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2F224B" w:rsidRDefault="002F224B" w:rsidP="00B31FD6">
      <w:pPr>
        <w:pStyle w:val="CommentText"/>
      </w:pPr>
    </w:p>
    <w:p w14:paraId="7015EDA7" w14:textId="77777777" w:rsidR="002F224B" w:rsidRPr="00DF1768" w:rsidRDefault="002F224B"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2F224B" w:rsidRDefault="002F224B" w:rsidP="00B31FD6">
      <w:pPr>
        <w:pStyle w:val="CommentText"/>
      </w:pPr>
    </w:p>
    <w:p w14:paraId="1F4F3424" w14:textId="77777777" w:rsidR="002F224B" w:rsidRPr="00DF1768" w:rsidRDefault="002F224B"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2F224B" w:rsidRDefault="002F224B" w:rsidP="00B31FD6">
      <w:pPr>
        <w:pStyle w:val="CommentText"/>
      </w:pPr>
    </w:p>
  </w:comment>
  <w:comment w:id="184" w:author="Amanda Droghini" w:date="2018-03-12T08:26:00Z" w:initials="AD">
    <w:p w14:paraId="326093C0" w14:textId="07DC7638" w:rsidR="002F224B" w:rsidRDefault="002F224B">
      <w:pPr>
        <w:pStyle w:val="CommentText"/>
      </w:pPr>
      <w:r>
        <w:rPr>
          <w:rStyle w:val="CommentReference"/>
        </w:rPr>
        <w:annotationRef/>
      </w:r>
      <w:r>
        <w:t>Reword to omit ranking system?</w:t>
      </w:r>
    </w:p>
  </w:comment>
  <w:comment w:id="189" w:author="Jordan Watson - NOAA Federal" w:date="2017-10-02T17:35:00Z" w:initials="">
    <w:p w14:paraId="70283FEF" w14:textId="77777777" w:rsidR="002F224B" w:rsidRDefault="002F224B"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1233E0BD" w15:done="0"/>
  <w15:commentEx w15:paraId="741826EF"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2851A639" w15:done="0"/>
  <w15:commentEx w15:paraId="6E6903C5" w15:done="0"/>
  <w15:commentEx w15:paraId="614C0580" w15:done="0"/>
  <w15:commentEx w15:paraId="383BDECE" w15:done="0"/>
  <w15:commentEx w15:paraId="7C871970" w15:done="0"/>
  <w15:commentEx w15:paraId="494BE397" w15:done="0"/>
  <w15:commentEx w15:paraId="6A6279A6" w15:done="0"/>
  <w15:commentEx w15:paraId="74A39A1C" w15:done="0"/>
  <w15:commentEx w15:paraId="7389DDCD" w15:done="0"/>
  <w15:commentEx w15:paraId="7D70480F" w15:done="0"/>
  <w15:commentEx w15:paraId="4605BA59" w15:done="0"/>
  <w15:commentEx w15:paraId="14143BE2" w15:done="0"/>
  <w15:commentEx w15:paraId="72CF6DE9" w15:done="0"/>
  <w15:commentEx w15:paraId="59170E32" w15:done="0"/>
  <w15:commentEx w15:paraId="4F4A3207" w15:done="0"/>
  <w15:commentEx w15:paraId="6C6E1BB2" w15:done="0"/>
  <w15:commentEx w15:paraId="57295DBE" w15:done="0"/>
  <w15:commentEx w15:paraId="68FE3962"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741826EF" w16cid:durableId="1E6B6929"/>
  <w16cid:commentId w16cid:paraId="5E7FC74B" w16cid:durableId="1E561272"/>
  <w16cid:commentId w16cid:paraId="7A228909" w16cid:durableId="1E57DD43"/>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94BE397" w16cid:durableId="1E6B6C12"/>
  <w16cid:commentId w16cid:paraId="6A6279A6" w16cid:durableId="1E364EBA"/>
  <w16cid:commentId w16cid:paraId="74A39A1C" w16cid:durableId="1E5C8864"/>
  <w16cid:commentId w16cid:paraId="7389DDCD" w16cid:durableId="1E5C8862"/>
  <w16cid:commentId w16cid:paraId="7D70480F" w16cid:durableId="1E364EC7"/>
  <w16cid:commentId w16cid:paraId="4605BA59" w16cid:durableId="1E364EC5"/>
  <w16cid:commentId w16cid:paraId="14143BE2" w16cid:durableId="1E5621B5"/>
  <w16cid:commentId w16cid:paraId="72CF6DE9" w16cid:durableId="1E48C558"/>
  <w16cid:commentId w16cid:paraId="59170E32" w16cid:durableId="1E68B53E"/>
  <w16cid:commentId w16cid:paraId="4F4A3207" w16cid:durableId="1E5F3156"/>
  <w16cid:commentId w16cid:paraId="6C6E1BB2" w16cid:durableId="1E4A21B2"/>
  <w16cid:commentId w16cid:paraId="57295DBE" w16cid:durableId="1E4A1F36"/>
  <w16cid:commentId w16cid:paraId="68FE3962" w16cid:durableId="1E68B2FF"/>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E61CD" w14:textId="77777777" w:rsidR="00027E97" w:rsidRDefault="00027E97">
      <w:r>
        <w:separator/>
      </w:r>
    </w:p>
  </w:endnote>
  <w:endnote w:type="continuationSeparator" w:id="0">
    <w:p w14:paraId="0AB32E3A" w14:textId="77777777" w:rsidR="00027E97" w:rsidRDefault="00027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2F224B" w:rsidRDefault="002F22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2F224B" w:rsidRDefault="002F22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2F224B" w:rsidRDefault="002F2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65A43" w14:textId="77777777" w:rsidR="00027E97" w:rsidRDefault="00027E97">
      <w:r>
        <w:separator/>
      </w:r>
    </w:p>
  </w:footnote>
  <w:footnote w:type="continuationSeparator" w:id="0">
    <w:p w14:paraId="3742AFBA" w14:textId="77777777" w:rsidR="00027E97" w:rsidRDefault="00027E97">
      <w:r>
        <w:continuationSeparator/>
      </w:r>
    </w:p>
  </w:footnote>
  <w:footnote w:id="1">
    <w:p w14:paraId="074BAA2A" w14:textId="27B1433F" w:rsidR="002F224B" w:rsidRPr="00E32670" w:rsidRDefault="002F224B"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2F224B" w:rsidRDefault="002F2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2F224B" w:rsidRDefault="002F22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2F224B" w:rsidRDefault="002F22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7A13"/>
    <w:rsid w:val="001817D4"/>
    <w:rsid w:val="0018334C"/>
    <w:rsid w:val="00186DB4"/>
    <w:rsid w:val="00187CB4"/>
    <w:rsid w:val="0019053F"/>
    <w:rsid w:val="001927F5"/>
    <w:rsid w:val="00195255"/>
    <w:rsid w:val="00196A25"/>
    <w:rsid w:val="001A349A"/>
    <w:rsid w:val="001A5234"/>
    <w:rsid w:val="001A77BE"/>
    <w:rsid w:val="001A7D7E"/>
    <w:rsid w:val="001B0CB7"/>
    <w:rsid w:val="001C0CBC"/>
    <w:rsid w:val="001C4E41"/>
    <w:rsid w:val="001C6748"/>
    <w:rsid w:val="001D152E"/>
    <w:rsid w:val="001D23FF"/>
    <w:rsid w:val="001D47D2"/>
    <w:rsid w:val="001D6B6C"/>
    <w:rsid w:val="001E7EE1"/>
    <w:rsid w:val="001F21DA"/>
    <w:rsid w:val="001F21DC"/>
    <w:rsid w:val="001F394D"/>
    <w:rsid w:val="001F4B8E"/>
    <w:rsid w:val="001F50C0"/>
    <w:rsid w:val="00205792"/>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54CF"/>
    <w:rsid w:val="002A668A"/>
    <w:rsid w:val="002A7CF1"/>
    <w:rsid w:val="002B0BC1"/>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2EE5"/>
    <w:rsid w:val="00415C24"/>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3ACF"/>
    <w:rsid w:val="004F5005"/>
    <w:rsid w:val="004F6FD9"/>
    <w:rsid w:val="00511752"/>
    <w:rsid w:val="00513CC1"/>
    <w:rsid w:val="00514A02"/>
    <w:rsid w:val="00515D8C"/>
    <w:rsid w:val="005174C1"/>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144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E1BD21-9817-BE4B-A4ED-A72389AE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34</Pages>
  <Words>53159</Words>
  <Characters>303012</Characters>
  <Application>Microsoft Office Word</Application>
  <DocSecurity>0</DocSecurity>
  <Lines>2525</Lines>
  <Paragraphs>710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119</cp:revision>
  <dcterms:created xsi:type="dcterms:W3CDTF">2018-03-08T01:35:00Z</dcterms:created>
  <dcterms:modified xsi:type="dcterms:W3CDTF">2018-04-01T22:38:00Z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