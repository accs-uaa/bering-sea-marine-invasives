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4D3B7434" w:rsidR="00723773" w:rsidRPr="00CA4945" w:rsidRDefault="00874591" w:rsidP="00BB5655">
      <w:pPr>
        <w:pStyle w:val="Heading1"/>
      </w:pPr>
      <w:bookmarkStart w:id="1" w:name="_3gj8dlnf4yge" w:colFirst="0" w:colLast="0"/>
      <w:bookmarkEnd w:id="1"/>
      <w:r w:rsidRPr="00CA4945">
        <w:lastRenderedPageBreak/>
        <w:t>Title: What l</w:t>
      </w:r>
      <w:r w:rsidR="000434AA">
        <w:t xml:space="preserve">imits </w:t>
      </w:r>
      <w:r w:rsidR="00121754">
        <w:t>bio</w:t>
      </w:r>
      <w:r w:rsidR="000434AA">
        <w:t>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AD2293">
        <w:t>non-native taxa</w:t>
      </w:r>
      <w:r w:rsidR="00AD2293" w:rsidRPr="00CA4945">
        <w:t xml:space="preserve"> </w:t>
      </w:r>
      <w:bookmarkStart w:id="2" w:name="_GoBack"/>
      <w:bookmarkEnd w:id="2"/>
      <w:r w:rsidR="000434AA">
        <w:t>survival and reproduction</w:t>
      </w:r>
      <w:r w:rsidR="00AD2293">
        <w:t xml:space="preserve"> </w:t>
      </w:r>
      <w:r w:rsidRPr="00CA4945">
        <w:t xml:space="preserve">in the </w:t>
      </w:r>
      <w:commentRangeStart w:id="3"/>
      <w:r w:rsidRPr="00CA4945">
        <w:t>Bering Sea</w:t>
      </w:r>
      <w:commentRangeEnd w:id="3"/>
      <w:r w:rsidR="00A41FC7">
        <w:rPr>
          <w:rStyle w:val="CommentReference"/>
          <w:rFonts w:ascii="Arial" w:hAnsi="Arial" w:cs="Arial"/>
          <w:b w:val="0"/>
        </w:rPr>
        <w:commentReference w:id="3"/>
      </w:r>
    </w:p>
    <w:p w14:paraId="753A1902" w14:textId="1A8B9C92" w:rsidR="00723773" w:rsidRPr="000434AA" w:rsidRDefault="00874591" w:rsidP="00A85C6F">
      <w:pPr>
        <w:spacing w:line="360" w:lineRule="auto"/>
        <w:ind w:firstLine="0"/>
        <w:contextualSpacing/>
      </w:pPr>
      <w:r w:rsidRPr="00CA4945">
        <w:rPr>
          <w:b/>
        </w:rPr>
        <w:t>Authors:</w:t>
      </w:r>
      <w:commentRangeStart w:id="4"/>
      <w:commentRangeStart w:id="5"/>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4"/>
      <w:r w:rsidRPr="00CA4945">
        <w:commentReference w:id="4"/>
      </w:r>
      <w:commentRangeEnd w:id="5"/>
      <w:r w:rsidR="000B0DC8">
        <w:rPr>
          <w:rStyle w:val="CommentReference"/>
          <w:rFonts w:ascii="Arial" w:eastAsia="Arial" w:hAnsi="Arial" w:cs="Arial"/>
          <w:color w:val="000000"/>
          <w:lang w:val="en-US" w:eastAsia="en-US"/>
        </w:rPr>
        <w:commentReference w:id="5"/>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6" w:name="_avmfvmnpzhi4" w:colFirst="0" w:colLast="0"/>
      <w:bookmarkEnd w:id="6"/>
    </w:p>
    <w:p w14:paraId="3DE406CC" w14:textId="77777777" w:rsidR="00723773" w:rsidRPr="00CA4945" w:rsidRDefault="00874591" w:rsidP="00BB5655">
      <w:pPr>
        <w:pStyle w:val="Heading1"/>
      </w:pPr>
      <w:bookmarkStart w:id="7" w:name="_u7a6acf52prm" w:colFirst="0" w:colLast="0"/>
      <w:bookmarkEnd w:id="7"/>
      <w:r w:rsidRPr="00CA4945">
        <w:br w:type="page"/>
      </w:r>
    </w:p>
    <w:p w14:paraId="27DD2D73" w14:textId="77777777" w:rsidR="00475A9D" w:rsidRPr="00CA4945" w:rsidRDefault="00475A9D" w:rsidP="00001DF8">
      <w:pPr>
        <w:pStyle w:val="Heading1"/>
      </w:pPr>
      <w:bookmarkStart w:id="8" w:name="_apau72l7trnn" w:colFirst="0" w:colLast="0"/>
      <w:bookmarkStart w:id="9" w:name="_l1pptop6d6ld" w:colFirst="0" w:colLast="0"/>
      <w:bookmarkEnd w:id="8"/>
      <w:bookmarkEnd w:id="9"/>
      <w:commentRangeStart w:id="10"/>
      <w:r w:rsidRPr="00CA4945">
        <w:lastRenderedPageBreak/>
        <w:t>Abstract</w:t>
      </w:r>
      <w:commentRangeEnd w:id="10"/>
      <w:r w:rsidR="00346BFB">
        <w:rPr>
          <w:rStyle w:val="CommentReference"/>
          <w:rFonts w:ascii="Arial" w:hAnsi="Arial" w:cs="Arial"/>
          <w:b w:val="0"/>
        </w:rPr>
        <w:commentReference w:id="10"/>
      </w:r>
    </w:p>
    <w:p w14:paraId="0E2CCB2A" w14:textId="7E30F94B" w:rsidR="001F394D" w:rsidRPr="001F394D" w:rsidRDefault="00684C61" w:rsidP="001F394D">
      <w:pPr>
        <w:spacing w:line="360" w:lineRule="auto"/>
        <w:contextualSpacing/>
      </w:pPr>
      <w:r>
        <w:t>Minimal shipping traffic and c</w:t>
      </w:r>
      <w:del w:id="11"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2" w:author="Amanda Droghini" w:date="2018-03-22T08:19:00Z">
        <w:r w:rsidR="001F394D" w:rsidDel="00684C61">
          <w:delText xml:space="preserve">and </w:delText>
        </w:r>
      </w:del>
      <w:del w:id="13" w:author="Amanda Droghini" w:date="2018-03-16T09:20:00Z">
        <w:r w:rsidR="001F394D" w:rsidDel="000B0DC8">
          <w:delText xml:space="preserve">low </w:delText>
        </w:r>
      </w:del>
      <w:del w:id="14"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5" w:author="Amanda Droghini" w:date="2018-03-16T09:22:00Z">
        <w:r w:rsidR="000B0DC8">
          <w:t xml:space="preserve">evaluations of </w:t>
        </w:r>
      </w:ins>
      <w:r w:rsidR="001F394D">
        <w:t>th</w:t>
      </w:r>
      <w:ins w:id="16" w:author="Amanda Droghini" w:date="2018-03-16T09:20:00Z">
        <w:r w:rsidR="000B0DC8">
          <w:t xml:space="preserve">is expectation </w:t>
        </w:r>
      </w:ins>
      <w:ins w:id="17" w:author="Amanda Droghini" w:date="2018-03-16T09:22:00Z">
        <w:r w:rsidR="000B0DC8">
          <w:t>across multiple taxa and life stages are lacking.</w:t>
        </w:r>
      </w:ins>
      <w:del w:id="18" w:author="Amanda Droghini" w:date="2018-03-16T09:21:00Z">
        <w:r w:rsidR="001F394D" w:rsidDel="000B0DC8">
          <w:delText>have</w:delText>
        </w:r>
        <w:r w:rsidR="00816CE9" w:rsidDel="000B0DC8">
          <w:delText xml:space="preserve"> </w:delText>
        </w:r>
      </w:del>
      <w:del w:id="19"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20"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1" w:author="Amanda Droghini" w:date="2018-03-22T08:21:00Z">
        <w:r w:rsidR="001F394D" w:rsidDel="00684C61">
          <w:delText>, by (1)</w:delText>
        </w:r>
      </w:del>
      <w:del w:id="22"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3" w:author="Amanda Droghini" w:date="2018-03-22T08:21:00Z">
        <w:r w:rsidR="001F394D" w:rsidDel="00684C61">
          <w:delText>; and (2)</w:delText>
        </w:r>
      </w:del>
      <w:ins w:id="24" w:author="Amanda Droghini" w:date="2018-03-22T08:21:00Z">
        <w:r>
          <w:t>. We also</w:t>
        </w:r>
      </w:ins>
      <w:r w:rsidR="001F394D">
        <w:t xml:space="preserve"> quantif</w:t>
      </w:r>
      <w:ins w:id="25" w:author="Amanda Droghini" w:date="2018-03-22T08:21:00Z">
        <w:r>
          <w:t>ied</w:t>
        </w:r>
      </w:ins>
      <w:del w:id="26" w:author="Amanda Droghini" w:date="2018-03-22T08:21:00Z">
        <w:r w:rsidR="001F394D" w:rsidDel="00684C61">
          <w:delText>ying</w:delText>
        </w:r>
      </w:del>
      <w:r w:rsidR="001F394D">
        <w:t xml:space="preserve"> </w:t>
      </w:r>
      <w:del w:id="27" w:author="Amanda Droghini" w:date="2018-03-22T08:22:00Z">
        <w:r w:rsidR="001F394D" w:rsidDel="00684C61">
          <w:delText>vessel t</w:delText>
        </w:r>
      </w:del>
      <w:ins w:id="28"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9"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30"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1" w:author="Amanda Droghini" w:date="2018-03-22T08:23:00Z">
        <w:r>
          <w:t xml:space="preserve">, </w:t>
        </w:r>
      </w:ins>
      <w:del w:id="32" w:author="Amanda Droghini" w:date="2018-03-22T08:23:00Z">
        <w:r w:rsidR="001F394D" w:rsidDel="00684C61">
          <w:delText>. We</w:delText>
        </w:r>
      </w:del>
      <w:ins w:id="33" w:author="Amanda Droghini" w:date="2018-03-22T08:23:00Z">
        <w:r>
          <w:t>and</w:t>
        </w:r>
      </w:ins>
      <w:r w:rsidR="002A27DE">
        <w:t xml:space="preserve"> </w:t>
      </w:r>
      <w:r w:rsidR="001F394D">
        <w:rPr>
          <w:rFonts w:eastAsia="Calibri"/>
        </w:rPr>
        <w:t xml:space="preserve">investigated </w:t>
      </w:r>
      <w:ins w:id="34" w:author="Amanda Droghini" w:date="2018-03-22T08:23:00Z">
        <w:r>
          <w:rPr>
            <w:rFonts w:eastAsia="Calibri"/>
          </w:rPr>
          <w:t xml:space="preserve">the effect of </w:t>
        </w:r>
      </w:ins>
      <w:r w:rsidR="00C06175">
        <w:rPr>
          <w:rFonts w:eastAsia="Calibri"/>
        </w:rPr>
        <w:t>climate</w:t>
      </w:r>
      <w:del w:id="35"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6" w:author="Amanda Droghini" w:date="2018-03-22T08:23:00Z">
        <w:r w:rsidR="001F394D" w:rsidDel="00684C61">
          <w:rPr>
            <w:rFonts w:eastAsia="Calibri"/>
          </w:rPr>
          <w:delText xml:space="preserve">s in habitat suitability </w:delText>
        </w:r>
      </w:del>
      <w:ins w:id="37"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8"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9" w:author="Amanda Droghini" w:date="2018-03-22T08:29:00Z">
        <w:r w:rsidR="00C547A1">
          <w:t>aste</w:t>
        </w:r>
      </w:ins>
      <w:r w:rsidR="001F394D">
        <w:t>rn</w:t>
      </w:r>
      <w:r w:rsidR="001F394D" w:rsidRPr="00CA4945">
        <w:t xml:space="preserve"> Bering Sea</w:t>
      </w:r>
      <w:r w:rsidR="001F394D">
        <w:t>.</w:t>
      </w:r>
      <w:r w:rsidR="001F394D" w:rsidRPr="00CA4945">
        <w:t xml:space="preserve"> </w:t>
      </w:r>
      <w:del w:id="40"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1" w:author="Amanda Droghini" w:date="2018-03-16T09:25:00Z">
        <w:r w:rsidR="001F394D" w:rsidDel="000B0DC8">
          <w:delText xml:space="preserve">are </w:delText>
        </w:r>
      </w:del>
      <w:del w:id="42" w:author="Amanda Droghini" w:date="2018-03-22T08:26:00Z">
        <w:r w:rsidR="001F394D" w:rsidDel="00684C61">
          <w:delText xml:space="preserve">annually covered by sea ice and </w:delText>
        </w:r>
      </w:del>
      <w:del w:id="43" w:author="Amanda Droghini" w:date="2018-03-22T08:31:00Z">
        <w:r w:rsidR="001F394D" w:rsidDel="00C547A1">
          <w:delText>have</w:delText>
        </w:r>
      </w:del>
      <w:del w:id="44" w:author="Amanda Droghini" w:date="2018-03-22T08:26:00Z">
        <w:r w:rsidR="001F394D" w:rsidDel="00684C61">
          <w:delText xml:space="preserve"> </w:delText>
        </w:r>
      </w:del>
      <w:del w:id="45"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6" w:author="Amanda Droghini" w:date="2018-03-16T09:25:00Z">
        <w:r w:rsidR="001F394D" w:rsidDel="000B0DC8">
          <w:delText>are</w:delText>
        </w:r>
      </w:del>
      <w:del w:id="47"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8" w:author="Amanda Droghini" w:date="2018-03-22T08:29:00Z" w:name="move509470705"/>
      <w:moveFrom w:id="49"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50" w:author="Amanda Droghini" w:date="2018-03-22T08:31:00Z">
          <w:r w:rsidR="001F394D" w:rsidDel="00C547A1">
            <w:delText xml:space="preserve"> </w:delText>
          </w:r>
        </w:del>
      </w:moveFrom>
      <w:moveFromRangeEnd w:id="48"/>
      <w:del w:id="51"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2" w:author="Amanda Droghini" w:date="2018-03-22T08:31:00Z">
        <w:r w:rsidR="00C547A1">
          <w:t xml:space="preserve">This area of high suitability is also </w:t>
        </w:r>
      </w:ins>
      <w:ins w:id="53" w:author="Amanda Droghini" w:date="2018-03-22T08:32:00Z">
        <w:r w:rsidR="00C547A1">
          <w:t>home to</w:t>
        </w:r>
      </w:ins>
      <w:ins w:id="54" w:author="Amanda Droghini" w:date="2018-03-22T08:31:00Z">
        <w:r w:rsidR="00C547A1">
          <w:t xml:space="preserve"> the port of Dutch </w:t>
        </w:r>
      </w:ins>
      <w:ins w:id="55" w:author="Amanda Droghini" w:date="2018-03-22T08:32:00Z">
        <w:r w:rsidR="00C547A1">
          <w:t xml:space="preserve">Harbor, which </w:t>
        </w:r>
      </w:ins>
      <w:del w:id="56" w:author="Amanda Droghini" w:date="2018-03-22T08:32:00Z">
        <w:r w:rsidR="001F394D" w:rsidDel="00C547A1">
          <w:delText xml:space="preserve">. </w:delText>
        </w:r>
      </w:del>
      <w:del w:id="57" w:author="Amanda Droghini" w:date="2018-03-22T08:27:00Z">
        <w:r w:rsidR="0064363B" w:rsidDel="00684C61">
          <w:delText>We found substantial trans-oceanic cargo and fishing vessel traffic and ballast water discharge, with the greatest amount occurring in</w:delText>
        </w:r>
      </w:del>
      <w:del w:id="58" w:author="Amanda Droghini" w:date="2018-03-22T08:32:00Z">
        <w:r w:rsidR="0064363B" w:rsidDel="00C547A1">
          <w:delText xml:space="preserve"> Dutch Harbor</w:delText>
        </w:r>
      </w:del>
      <w:ins w:id="59" w:author="Amanda Droghini" w:date="2018-03-22T08:27:00Z">
        <w:r>
          <w:t xml:space="preserve">received the greatest amount of </w:t>
        </w:r>
        <w:r w:rsidR="00C547A1">
          <w:t>vessel traffic and ballast water discharge</w:t>
        </w:r>
      </w:ins>
      <w:r w:rsidR="0064363B">
        <w:t xml:space="preserve">, </w:t>
      </w:r>
      <w:ins w:id="60" w:author="Amanda Droghini" w:date="2018-03-22T08:32:00Z">
        <w:r w:rsidR="00C547A1">
          <w:t xml:space="preserve">and </w:t>
        </w:r>
      </w:ins>
      <w:r w:rsidR="0064363B">
        <w:t xml:space="preserve">which serves as a hub connected to local ports throughout the Bering Sea. </w:t>
      </w:r>
      <w:ins w:id="61"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2"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3" w:author="Amanda Droghini" w:date="2018-03-22T08:29:00Z" w:name="move509470705"/>
      <w:moveTo w:id="64"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3"/>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5" w:name="_pbl1j7mdidxp" w:colFirst="0" w:colLast="0"/>
      <w:bookmarkStart w:id="66" w:name="_voybw5xrckbg" w:colFirst="0" w:colLast="0"/>
      <w:bookmarkEnd w:id="65"/>
      <w:bookmarkEnd w:id="66"/>
      <w:commentRangeStart w:id="67"/>
      <w:r w:rsidRPr="00CA4945">
        <w:lastRenderedPageBreak/>
        <w:t>Introduction</w:t>
      </w:r>
      <w:commentRangeEnd w:id="67"/>
      <w:r w:rsidR="006466BF">
        <w:rPr>
          <w:rStyle w:val="CommentReference"/>
          <w:rFonts w:ascii="Arial" w:hAnsi="Arial" w:cs="Arial"/>
          <w:b w:val="0"/>
        </w:rPr>
        <w:commentReference w:id="67"/>
      </w:r>
    </w:p>
    <w:p w14:paraId="6CF7C39A" w14:textId="1D27BB9D" w:rsidR="000200CF" w:rsidRPr="00121754" w:rsidRDefault="00C46202" w:rsidP="000200CF">
      <w:pPr>
        <w:spacing w:line="360" w:lineRule="auto"/>
        <w:rPr>
          <w:lang w:val="fr-CA"/>
        </w:rPr>
      </w:pPr>
      <w:bookmarkStart w:id="68" w:name="_bfvbetu0f9fx" w:colFirst="0" w:colLast="0"/>
      <w:bookmarkEnd w:id="68"/>
      <w:r w:rsidRPr="006B5E37">
        <w:t xml:space="preserve">In today’s warming, hyper-connected oceans, the </w:t>
      </w:r>
      <w:r w:rsidR="00F551E2" w:rsidRPr="006B5E37">
        <w:t xml:space="preserve">distribution of marine species </w:t>
      </w:r>
      <w:r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Given the potential for impacts to fisheries, local livelihoods, and native ecosystems, u</w:t>
      </w:r>
      <w:r w:rsidRPr="006B5E37">
        <w:t xml:space="preserve">nderstanding </w:t>
      </w:r>
      <w:r w:rsidR="00F551E2" w:rsidRPr="006B5E37">
        <w:t>what</w:t>
      </w:r>
      <w:r w:rsidRPr="006B5E37">
        <w:t xml:space="preserve"> limit</w:t>
      </w:r>
      <w:r w:rsidR="00F551E2" w:rsidRPr="006B5E37">
        <w:t>s</w:t>
      </w:r>
      <w:r w:rsidRPr="006B5E37">
        <w:t xml:space="preserve"> or promote</w:t>
      </w:r>
      <w:r w:rsidR="00F551E2" w:rsidRPr="006B5E37">
        <w:t>s</w:t>
      </w:r>
      <w:r w:rsidRPr="006B5E37">
        <w:t xml:space="preserve"> the spread of non-indigenous species (NIS) in </w:t>
      </w:r>
      <w:r w:rsidR="006B5E37" w:rsidRPr="006B5E37">
        <w:t>a particular region</w:t>
      </w:r>
      <w:r w:rsidRPr="006B5E37">
        <w:t xml:space="preserve"> is </w:t>
      </w:r>
      <w:r>
        <w:rPr>
          <w:highlight w:val="cyan"/>
        </w:rPr>
        <w:t>a fundamental compone</w:t>
      </w:r>
      <w:r w:rsidR="00F551E2">
        <w:rPr>
          <w:highlight w:val="cyan"/>
        </w:rPr>
        <w:t xml:space="preserve">nt of risk assessment programs </w:t>
      </w:r>
      <w:r w:rsidR="005D58EC">
        <w:rPr>
          <w:highlight w:val="cyan"/>
        </w:rPr>
        <w:t>….</w:t>
      </w:r>
      <w:r w:rsidR="005D58EC" w:rsidRPr="005D58EC">
        <w:rPr>
          <w:highlight w:val="cyan"/>
        </w:rPr>
        <w:t>.</w:t>
      </w:r>
      <w:r w:rsidR="005D58EC">
        <w:t xml:space="preserve"> In marine systems, vessel traffic and water</w:t>
      </w:r>
      <w:r w:rsidR="000E0809">
        <w:rPr>
          <w:rStyle w:val="CommentReference"/>
          <w:rFonts w:ascii="Arial" w:eastAsia="Arial" w:hAnsi="Arial" w:cs="Arial"/>
          <w:color w:val="000000"/>
          <w:lang w:val="en-US" w:eastAsia="en-US"/>
        </w:rPr>
        <w:commentReference w:id="69"/>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rsidR="005D58EC">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6B5E37">
        <w:t xml:space="preserve">Because </w:t>
      </w:r>
      <w:r w:rsidR="00DB2412">
        <w:t xml:space="preserve">ships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70"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71"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72"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73"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75" w:author="Amanda Droghini" w:date="2018-03-07T16:48:00Z">
        <w:r w:rsidR="00C90B04" w:rsidRPr="00121754" w:rsidDel="000200CF">
          <w:rPr>
            <w:lang w:val="fr-CA"/>
          </w:rPr>
          <w:delText xml:space="preserve">and the high specialization of native Arctic species, </w:delText>
        </w:r>
      </w:del>
      <w:del w:id="76"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77"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78"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123BB82" w14:textId="3915380A" w:rsidR="001564A4" w:rsidRDefault="00A84A54" w:rsidP="00136228">
      <w:pPr>
        <w:spacing w:line="360" w:lineRule="auto"/>
        <w:contextualSpacing/>
      </w:pPr>
      <w:r w:rsidRPr="00121754">
        <w:rPr>
          <w:lang w:val="fr-CA"/>
        </w:rPr>
        <w:t xml:space="preserve">Arctic systems have </w:t>
      </w:r>
      <w:r w:rsidR="005D58EC" w:rsidRPr="00121754">
        <w:rPr>
          <w:lang w:val="fr-CA"/>
        </w:rPr>
        <w:t xml:space="preserve">historically </w:t>
      </w:r>
      <w:r w:rsidRPr="00121754">
        <w:rPr>
          <w:lang w:val="fr-CA"/>
        </w:rPr>
        <w:t>experienced relatively low rates of invasion</w:t>
      </w:r>
      <w:r w:rsidR="00DB2412" w:rsidRPr="00121754">
        <w:rPr>
          <w:lang w:val="fr-CA"/>
        </w:rPr>
        <w:t>, and it is generally</w:t>
      </w:r>
      <w:r w:rsidRPr="00121754">
        <w:rPr>
          <w:lang w:val="fr-CA"/>
        </w:rPr>
        <w:t xml:space="preserve"> </w:t>
      </w:r>
      <w:r w:rsidR="005D58EC" w:rsidRPr="00121754">
        <w:rPr>
          <w:lang w:val="fr-CA"/>
        </w:rPr>
        <w:t xml:space="preserve">assumed that </w:t>
      </w:r>
      <w:r w:rsidR="00DB2412" w:rsidRPr="00121754">
        <w:rPr>
          <w:lang w:val="fr-CA"/>
        </w:rPr>
        <w:t xml:space="preserve">this results from </w:t>
      </w:r>
      <w:r w:rsidR="005D58EC" w:rsidRPr="00121754">
        <w:rPr>
          <w:lang w:val="fr-CA"/>
        </w:rPr>
        <w:t>low vessel traffic and cold water temperatures</w:t>
      </w:r>
      <w:r w:rsidR="00DB2412" w:rsidRPr="00121754">
        <w:rPr>
          <w:lang w:val="fr-CA"/>
        </w:rPr>
        <w:t xml:space="preserve">. </w:t>
      </w:r>
      <w:r w:rsidR="00DB2412">
        <w:t>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0B12B54F"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 xml:space="preserve">and to consider the interplay of </w:t>
      </w:r>
      <w:r w:rsidR="00AF591D" w:rsidRPr="00D75529">
        <w:rPr>
          <w:highlight w:val="yellow"/>
        </w:rPr>
        <w:lastRenderedPageBreak/>
        <w:t>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7AE4463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w:t>
      </w:r>
      <w:r w:rsidRPr="00CA4945">
        <w:lastRenderedPageBreak/>
        <w:t xml:space="preserve">Information System (NEMESIS; </w:t>
      </w:r>
      <w:commentRangeStart w:id="105"/>
      <w:r w:rsidRPr="00E32670">
        <w:rPr>
          <w:highlight w:val="yellow"/>
        </w:rPr>
        <w:t>Fofonoff et al. 2003</w:t>
      </w:r>
      <w:commentRangeEnd w:id="105"/>
      <w:r>
        <w:rPr>
          <w:rStyle w:val="CommentReference"/>
          <w:rFonts w:ascii="Arial" w:eastAsia="Arial" w:hAnsi="Arial" w:cs="Arial"/>
          <w:color w:val="000000"/>
          <w:lang w:val="en-US" w:eastAsia="en-US"/>
        </w:rPr>
        <w:commentReference w:id="105"/>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106"/>
      <w:r w:rsidRPr="003C5649">
        <w:rPr>
          <w:highlight w:val="cyan"/>
        </w:rPr>
        <w:t>reproductive</w:t>
      </w:r>
      <w:r>
        <w:t xml:space="preserve"> </w:t>
      </w:r>
      <w:commentRangeEnd w:id="106"/>
      <w:r>
        <w:rPr>
          <w:rStyle w:val="CommentReference"/>
          <w:rFonts w:ascii="Arial" w:eastAsia="Arial" w:hAnsi="Arial" w:cs="Arial"/>
          <w:color w:val="000000"/>
          <w:lang w:val="en-US" w:eastAsia="en-US"/>
        </w:rPr>
        <w:commentReference w:id="106"/>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108"/>
      <w:r w:rsidRPr="00CA4945">
        <w:rPr>
          <w:rFonts w:eastAsia="Calibri"/>
          <w:highlight w:val="cyan"/>
        </w:rPr>
        <w:t>future</w:t>
      </w:r>
      <w:commentRangeEnd w:id="108"/>
      <w:r w:rsidRPr="00CA4945">
        <w:rPr>
          <w:rStyle w:val="CommentReference"/>
          <w:sz w:val="24"/>
          <w:szCs w:val="24"/>
        </w:rPr>
        <w:commentReference w:id="108"/>
      </w:r>
      <w:r w:rsidRPr="00CA4945">
        <w:rPr>
          <w:rFonts w:eastAsia="Calibri"/>
        </w:rPr>
        <w:t xml:space="preserve"> (2030-2039)</w:t>
      </w:r>
      <w:bookmarkStart w:id="109" w:name="_4v4jhbwuqx9t" w:colFirst="0" w:colLast="0"/>
      <w:bookmarkEnd w:id="109"/>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110" w:name="_go101y7lehct" w:colFirst="0" w:colLast="0"/>
      <w:bookmarkEnd w:id="110"/>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1"/>
      <w:r w:rsidRPr="00CA4945">
        <w:rPr>
          <w:rFonts w:ascii="Times New Roman" w:hAnsi="Times New Roman" w:cs="Times New Roman"/>
          <w:sz w:val="24"/>
          <w:szCs w:val="24"/>
        </w:rPr>
        <w:t xml:space="preserve">1) year-round survival, 2) weekly survival, and 3) weekly reproduction. </w:t>
      </w:r>
      <w:commentRangeEnd w:id="111"/>
      <w:r w:rsidR="004D0EA5">
        <w:rPr>
          <w:rStyle w:val="CommentReference"/>
        </w:rPr>
        <w:commentReference w:id="111"/>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112" w:name="_tsqvpqt531zu" w:colFirst="0" w:colLast="0"/>
      <w:bookmarkEnd w:id="112"/>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3"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4"/>
      <w:del w:id="115"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4"/>
        <w:r w:rsidR="002440E1" w:rsidRPr="00CA4945" w:rsidDel="00E32670">
          <w:rPr>
            <w:rStyle w:val="CommentReference"/>
            <w:sz w:val="24"/>
            <w:szCs w:val="24"/>
          </w:rPr>
          <w:commentReference w:id="114"/>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6"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7"/>
      <w:r w:rsidRPr="00CA4945">
        <w:t xml:space="preserve">positive change </w:t>
      </w:r>
      <w:commentRangeEnd w:id="117"/>
      <w:r w:rsidR="00E32670">
        <w:rPr>
          <w:rStyle w:val="CommentReference"/>
          <w:rFonts w:ascii="Arial" w:eastAsia="Arial" w:hAnsi="Arial" w:cs="Arial"/>
          <w:color w:val="000000"/>
          <w:lang w:val="en-US" w:eastAsia="en-US"/>
        </w:rPr>
        <w:commentReference w:id="117"/>
      </w:r>
      <w:r w:rsidRPr="00CA4945">
        <w:t xml:space="preserve">by the total number of pixels in our study area, and multiplying by 100. </w:t>
      </w:r>
      <w:commentRangeStart w:id="118"/>
      <w:r w:rsidRPr="00CA4945">
        <w:t xml:space="preserve">Percent decrease </w:t>
      </w:r>
      <w:commentRangeEnd w:id="118"/>
      <w:r w:rsidR="002440E1" w:rsidRPr="00CA4945">
        <w:rPr>
          <w:rStyle w:val="CommentReference"/>
          <w:sz w:val="24"/>
          <w:szCs w:val="24"/>
        </w:rPr>
        <w:commentReference w:id="118"/>
      </w:r>
      <w:del w:id="119" w:author="Amanda Droghini" w:date="2018-03-21T22:21:00Z">
        <w:r w:rsidRPr="00CA4945" w:rsidDel="00E32670">
          <w:delText>in suitable area</w:delText>
        </w:r>
      </w:del>
      <w:r w:rsidRPr="00CA4945">
        <w:t xml:space="preserve"> was similarly calculated</w:t>
      </w:r>
      <w:del w:id="120"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1" w:name="_rop02eo1ktca" w:colFirst="0" w:colLast="0"/>
      <w:bookmarkEnd w:id="121"/>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2" w:name="_3wi5gvsme5f5" w:colFirst="0" w:colLast="0"/>
      <w:bookmarkEnd w:id="122"/>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3" w:author="Amanda Droghini" w:date="2018-03-21T22:22:00Z">
        <w:r w:rsidRPr="00CA4945" w:rsidDel="00E32670">
          <w:delText>For vessel landings, w</w:delText>
        </w:r>
      </w:del>
      <w:ins w:id="124" w:author="Amanda Droghini" w:date="2018-03-21T22:22:00Z">
        <w:r w:rsidR="00E32670">
          <w:t>W</w:t>
        </w:r>
      </w:ins>
      <w:r w:rsidRPr="00CA4945">
        <w:t xml:space="preserve">e queried Ship Arrival Records </w:t>
      </w:r>
      <w:ins w:id="125"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6" w:author="Amanda Droghini" w:date="2018-03-21T22:22:00Z">
        <w:r w:rsidRPr="00CA4945" w:rsidDel="00E32670">
          <w:delText>,</w:delText>
        </w:r>
      </w:del>
      <w:del w:id="127"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8"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129" w:name="_5gdnwtfpo87" w:colFirst="0" w:colLast="0"/>
      <w:bookmarkEnd w:id="129"/>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0"/>
      <w:ins w:id="131" w:author="Amanda Droghini" w:date="2018-02-08T21:44:00Z">
        <w:r w:rsidR="00AC39F9">
          <w:t>1/3 of the taxa we considered had minimum temperature toleranc</w:t>
        </w:r>
      </w:ins>
      <w:ins w:id="132" w:author="Amanda Droghini" w:date="2018-02-08T21:45:00Z">
        <w:r w:rsidR="00AC39F9">
          <w:t>es</w:t>
        </w:r>
      </w:ins>
      <w:ins w:id="133" w:author="Amanda Droghini" w:date="2018-02-08T21:44:00Z">
        <w:r w:rsidR="00AC39F9">
          <w:t xml:space="preserve"> </w:t>
        </w:r>
      </w:ins>
      <w:ins w:id="134" w:author="Amanda Droghini" w:date="2018-02-08T21:45:00Z">
        <w:r w:rsidR="00AC39F9">
          <w:t xml:space="preserve">of 0C </w:t>
        </w:r>
        <w:commentRangeEnd w:id="130"/>
        <w:r w:rsidR="00AC39F9">
          <w:rPr>
            <w:rStyle w:val="CommentReference"/>
          </w:rPr>
          <w:commentReference w:id="130"/>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5"/>
      <w:r>
        <w:rPr>
          <w:rFonts w:eastAsia="Calibri"/>
        </w:rPr>
        <w:t>Species with max salinity tolerances &lt;=30ppt have little survival habitat.</w:t>
      </w:r>
      <w:commentRangeEnd w:id="135"/>
      <w:r>
        <w:rPr>
          <w:rStyle w:val="CommentReference"/>
          <w:rFonts w:ascii="Arial" w:eastAsia="Arial" w:hAnsi="Arial" w:cs="Arial"/>
          <w:color w:val="000000"/>
          <w:lang w:val="en-US" w:eastAsia="en-US"/>
        </w:rPr>
        <w:commentReference w:id="135"/>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36"/>
      <w:r w:rsidRPr="00CA4945">
        <w:rPr>
          <w:rFonts w:eastAsia="Calibri"/>
        </w:rPr>
        <w:t xml:space="preserve">(Figure </w:t>
      </w:r>
      <w:r w:rsidR="00FE742F">
        <w:rPr>
          <w:rFonts w:eastAsia="Calibri"/>
        </w:rPr>
        <w:t>3</w:t>
      </w:r>
      <w:r w:rsidRPr="00CA4945">
        <w:rPr>
          <w:rFonts w:eastAsia="Calibri"/>
        </w:rPr>
        <w:t>)</w:t>
      </w:r>
      <w:commentRangeEnd w:id="136"/>
      <w:r w:rsidR="00FE742F">
        <w:rPr>
          <w:rStyle w:val="CommentReference"/>
          <w:rFonts w:ascii="Arial" w:eastAsia="Arial" w:hAnsi="Arial" w:cs="Arial"/>
          <w:color w:val="000000"/>
          <w:lang w:val="en-US" w:eastAsia="en-US"/>
        </w:rPr>
        <w:commentReference w:id="136"/>
      </w:r>
      <w:r w:rsidRPr="00CA4945">
        <w:rPr>
          <w:rFonts w:eastAsia="Calibri"/>
        </w:rPr>
        <w:t xml:space="preserve">. By 2039, </w:t>
      </w:r>
      <w:commentRangeStart w:id="137"/>
      <w:r w:rsidR="00FE742F">
        <w:rPr>
          <w:rFonts w:eastAsia="Calibri"/>
        </w:rPr>
        <w:t>76.6%</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8"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39"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0" w:author="Amanda Droghini" w:date="2018-02-17T08:51:00Z"/>
        </w:rPr>
        <w:pPrChange w:id="141" w:author="Amanda Droghini" w:date="2018-02-17T08:51:00Z">
          <w:pPr>
            <w:spacing w:before="200" w:line="360" w:lineRule="auto"/>
            <w:contextualSpacing/>
          </w:pPr>
        </w:pPrChange>
      </w:pPr>
      <w:del w:id="142"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3"/>
      <w:r w:rsidRPr="00CA4945">
        <w:t>Figure 4</w:t>
      </w:r>
      <w:commentRangeEnd w:id="143"/>
      <w:r w:rsidRPr="00CA4945">
        <w:commentReference w:id="143"/>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4"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5" w:author="Amanda Droghini" w:date="2018-02-04T09:17:00Z"/>
        </w:rPr>
      </w:pPr>
      <w:commentRangeStart w:id="146"/>
      <w:del w:id="147"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6"/>
    <w:p w14:paraId="64C2349D" w14:textId="5D951227" w:rsidR="001B0CB7" w:rsidRPr="004E6C5F" w:rsidRDefault="000436EB" w:rsidP="004E6C5F">
      <w:pPr>
        <w:spacing w:line="360" w:lineRule="auto"/>
        <w:contextualSpacing/>
        <w:rPr>
          <w:lang w:val="en-US"/>
        </w:rPr>
      </w:pPr>
      <w:r>
        <w:rPr>
          <w:rStyle w:val="CommentReference"/>
        </w:rPr>
        <w:commentReference w:id="146"/>
      </w:r>
      <w:r w:rsidR="00AF4943" w:rsidRPr="00CA4945">
        <w:t>Suitable habitat for reproduction was identified for 20 to 24 species (</w:t>
      </w:r>
      <w:commentRangeStart w:id="148"/>
      <w:r w:rsidR="00AF4943" w:rsidRPr="00CA4945">
        <w:t>out of 29</w:t>
      </w:r>
      <w:commentRangeEnd w:id="148"/>
      <w:r w:rsidR="000B2DA9">
        <w:rPr>
          <w:rStyle w:val="CommentReference"/>
          <w:rFonts w:ascii="Arial" w:eastAsia="Arial" w:hAnsi="Arial" w:cs="Arial"/>
          <w:color w:val="000000"/>
          <w:lang w:val="en-US" w:eastAsia="en-US"/>
        </w:rPr>
        <w:commentReference w:id="148"/>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49"/>
      <w:r w:rsidR="004E6C5F" w:rsidRPr="004E6C5F">
        <w:rPr>
          <w:highlight w:val="yellow"/>
        </w:rPr>
        <w:t>Species that require temperatures</w:t>
      </w:r>
      <w:commentRangeEnd w:id="149"/>
      <w:r w:rsidR="004E6C5F" w:rsidRPr="004E6C5F">
        <w:rPr>
          <w:rStyle w:val="CommentReference"/>
          <w:rFonts w:ascii="Arial" w:eastAsia="Arial" w:hAnsi="Arial" w:cs="Arial"/>
          <w:color w:val="000000"/>
          <w:highlight w:val="yellow"/>
          <w:lang w:val="en-US" w:eastAsia="en-US"/>
        </w:rPr>
        <w:commentReference w:id="149"/>
      </w:r>
      <w:r w:rsidR="004E6C5F" w:rsidRPr="004E6C5F">
        <w:rPr>
          <w:highlight w:val="yellow"/>
        </w:rPr>
        <w:t xml:space="preserve"> </w:t>
      </w:r>
      <w:r w:rsidR="004E6C5F" w:rsidRPr="004E6C5F">
        <w:rPr>
          <w:highlight w:val="yellow"/>
          <w:lang w:val="en-US"/>
        </w:rPr>
        <w:t>&gt;= 15</w:t>
      </w:r>
      <w:r w:rsidR="004E6C5F" w:rsidRPr="004E6C5F">
        <w:rPr>
          <w:highlight w:val="yellow"/>
        </w:rPr>
        <w:t>°C</w:t>
      </w:r>
      <w:del w:id="150" w:author="Amanda Droghini" w:date="2018-03-16T10:29:00Z">
        <w:r w:rsidR="004E6C5F" w:rsidRPr="004E6C5F" w:rsidDel="00E52D10">
          <w:rPr>
            <w:highlight w:val="yellow"/>
          </w:rPr>
          <w:delText xml:space="preserve"> </w:delText>
        </w:r>
      </w:del>
      <w:ins w:id="151" w:author="Amanda Droghini" w:date="2018-03-16T10:29:00Z">
        <w:r w:rsidR="00E52D10">
          <w:rPr>
            <w:highlight w:val="yellow"/>
          </w:rPr>
          <w:t xml:space="preserve">, were not found to have </w:t>
        </w:r>
      </w:ins>
      <w:ins w:id="152" w:author="Amanda Droghini" w:date="2018-03-16T10:31:00Z">
        <w:r w:rsidR="009C74B1">
          <w:rPr>
            <w:highlight w:val="yellow"/>
          </w:rPr>
          <w:t xml:space="preserve">suitable </w:t>
        </w:r>
      </w:ins>
      <w:ins w:id="153" w:author="Amanda Droghini" w:date="2018-03-16T10:29:00Z">
        <w:r w:rsidR="00E52D10">
          <w:rPr>
            <w:highlight w:val="yellow"/>
          </w:rPr>
          <w:t>reproductive conditions</w:t>
        </w:r>
      </w:ins>
      <w:del w:id="154"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5" w:author="Amanda Droghini" w:date="2018-03-16T10:31:00Z">
        <w:r w:rsidR="009C74B1">
          <w:rPr>
            <w:highlight w:val="yellow"/>
          </w:rPr>
          <w:t xml:space="preserve">NIS that only required </w:t>
        </w:r>
      </w:ins>
      <w:del w:id="156" w:author="Amanda Droghini" w:date="2018-03-16T10:31:00Z">
        <w:r w:rsidR="004E6C5F" w:rsidRPr="004E6C5F" w:rsidDel="009C74B1">
          <w:rPr>
            <w:highlight w:val="yellow"/>
          </w:rPr>
          <w:delText>Species =</w:delText>
        </w:r>
      </w:del>
      <w:r w:rsidR="004E6C5F" w:rsidRPr="004E6C5F">
        <w:rPr>
          <w:highlight w:val="yellow"/>
        </w:rPr>
        <w:t xml:space="preserve"> 12C</w:t>
      </w:r>
      <w:ins w:id="157"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8" w:author="Amanda Droghini" w:date="2018-03-16T10:31:00Z">
        <w:r w:rsidR="009C74B1">
          <w:rPr>
            <w:highlight w:val="yellow"/>
          </w:rPr>
          <w:t xml:space="preserve"> of reprodutction </w:t>
        </w:r>
        <w:r w:rsidR="009C74B1">
          <w:rPr>
            <w:highlight w:val="yellow"/>
          </w:rPr>
          <w:lastRenderedPageBreak/>
          <w:t xml:space="preserve">within the study area.  </w:t>
        </w:r>
      </w:ins>
      <w:ins w:id="159" w:author="Amanda Droghini" w:date="2018-03-16T10:32:00Z">
        <w:r w:rsidR="009C74B1">
          <w:rPr>
            <w:highlight w:val="yellow"/>
          </w:rPr>
          <w:t xml:space="preserve">While NIS that required only </w:t>
        </w:r>
      </w:ins>
      <w:del w:id="160" w:author="Amanda Droghini" w:date="2018-03-16T10:32:00Z">
        <w:r w:rsidR="004E6C5F" w:rsidRPr="004E6C5F" w:rsidDel="009C74B1">
          <w:rPr>
            <w:highlight w:val="yellow"/>
          </w:rPr>
          <w:delText>, while species =</w:delText>
        </w:r>
      </w:del>
      <w:r w:rsidR="004E6C5F" w:rsidRPr="004E6C5F">
        <w:rPr>
          <w:highlight w:val="yellow"/>
        </w:rPr>
        <w:t xml:space="preserve">10C </w:t>
      </w:r>
      <w:ins w:id="161"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2"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63"/>
      <w:r w:rsidR="0034065B" w:rsidRPr="00CA4945">
        <w:t>several species had less than one week of suitable habitat</w:t>
      </w:r>
      <w:commentRangeEnd w:id="163"/>
      <w:r w:rsidR="0034065B">
        <w:rPr>
          <w:rStyle w:val="CommentReference"/>
        </w:rPr>
        <w:commentReference w:id="163"/>
      </w:r>
      <w:r w:rsidR="0034065B" w:rsidRPr="00CA4945">
        <w:t xml:space="preserve">, and </w:t>
      </w:r>
      <w:commentRangeStart w:id="164"/>
      <w:r w:rsidR="0034065B" w:rsidRPr="00CA4945">
        <w:t xml:space="preserve">an average of </w:t>
      </w:r>
      <w:commentRangeEnd w:id="164"/>
      <w:r w:rsidR="0034065B">
        <w:rPr>
          <w:rStyle w:val="CommentReference"/>
        </w:rPr>
        <w:commentReference w:id="164"/>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65" w:author="Amanda Droghini" w:date="2018-03-16T10:33:00Z">
        <w:r w:rsidR="009C74B1">
          <w:t xml:space="preserve">were primarily limited by salt conditions, </w:t>
        </w:r>
      </w:ins>
      <w:r w:rsidR="0034065B" w:rsidRPr="00CA4945">
        <w:t>requir</w:t>
      </w:r>
      <w:ins w:id="166" w:author="Amanda Droghini" w:date="2018-03-16T10:33:00Z">
        <w:r w:rsidR="009C74B1">
          <w:t>ing</w:t>
        </w:r>
      </w:ins>
      <w:del w:id="167"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8"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69"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0"/>
      <w:r w:rsidR="0034065B" w:rsidRPr="00CA4945">
        <w:rPr>
          <w:rFonts w:eastAsia="Calibri"/>
          <w:highlight w:val="white"/>
        </w:rPr>
        <w:t>Alaska</w:t>
      </w:r>
      <w:commentRangeEnd w:id="170"/>
      <w:r w:rsidR="0034065B" w:rsidRPr="00CA4945">
        <w:commentReference w:id="170"/>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1"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2"/>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2"/>
      <w:r w:rsidR="00E05BC2">
        <w:rPr>
          <w:rStyle w:val="CommentReference"/>
        </w:rPr>
        <w:commentReference w:id="172"/>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3"/>
      <w:r w:rsidR="0034065B" w:rsidRPr="00CA4945">
        <w:rPr>
          <w:rFonts w:eastAsia="Calibri"/>
          <w:highlight w:val="white"/>
        </w:rPr>
        <w:t>Figure 6</w:t>
      </w:r>
      <w:commentRangeEnd w:id="173"/>
      <w:r w:rsidR="0034065B" w:rsidRPr="00CA4945">
        <w:commentReference w:id="173"/>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74"/>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4"/>
      <w:r w:rsidRPr="00CA4945">
        <w:commentReference w:id="174"/>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5"/>
      <w:r w:rsidRPr="00CA4945">
        <w:rPr>
          <w:rFonts w:eastAsia="Calibri"/>
          <w:highlight w:val="white"/>
        </w:rPr>
        <w:t>Figure 5a</w:t>
      </w:r>
      <w:commentRangeEnd w:id="175"/>
      <w:r w:rsidRPr="00CA4945">
        <w:commentReference w:id="175"/>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6" w:author="Amanda Droghini" w:date="2018-03-21T22:24:00Z">
        <w:r w:rsidRPr="00CA4945" w:rsidDel="00E32670">
          <w:rPr>
            <w:rFonts w:eastAsia="Calibri"/>
            <w:highlight w:val="white"/>
          </w:rPr>
          <w:delText>Ballast water exchange data revealed a different pattern than the ship arrival records: w</w:delText>
        </w:r>
      </w:del>
      <w:ins w:id="177"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8" w:name="_wsrma7mknuak" w:colFirst="0" w:colLast="0"/>
      <w:bookmarkEnd w:id="178"/>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79"/>
      <w:r w:rsidR="004D442F">
        <w:t>[..]</w:t>
      </w:r>
      <w:commentRangeEnd w:id="179"/>
      <w:r w:rsidR="004D442F">
        <w:rPr>
          <w:rStyle w:val="CommentReference"/>
          <w:rFonts w:ascii="Arial" w:eastAsia="Arial" w:hAnsi="Arial" w:cs="Arial"/>
          <w:color w:val="000000"/>
          <w:lang w:val="en-US" w:eastAsia="en-US"/>
        </w:rPr>
        <w:commentReference w:id="179"/>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6F4DFDF4" w:rsidR="007909FD" w:rsidRDefault="00E46D10" w:rsidP="00E46D10">
      <w:pPr>
        <w:spacing w:line="360" w:lineRule="auto"/>
        <w:contextualSpacing/>
        <w:rPr>
          <w:ins w:id="180"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1" w:author="Amanda Droghini" w:date="2018-03-21T22:31:00Z">
        <w:r>
          <w:t xml:space="preserve">, both in terms of </w:t>
        </w:r>
      </w:ins>
      <w:r>
        <w:t xml:space="preserve">its </w:t>
      </w:r>
      <w:ins w:id="182" w:author="Amanda Droghini" w:date="2018-03-21T22:31:00Z">
        <w:r>
          <w:t>hydrolog</w:t>
        </w:r>
      </w:ins>
      <w:r>
        <w:t xml:space="preserve">y </w:t>
      </w:r>
      <w:ins w:id="183" w:author="Amanda Droghini" w:date="2018-03-21T22:31:00Z">
        <w:r>
          <w:t xml:space="preserve">and </w:t>
        </w:r>
      </w:ins>
      <w:r>
        <w:t xml:space="preserve">its </w:t>
      </w:r>
      <w:ins w:id="184"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5"/>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5"/>
      <w:r>
        <w:rPr>
          <w:rStyle w:val="CommentReference"/>
          <w:rFonts w:ascii="Arial" w:eastAsia="Arial" w:hAnsi="Arial" w:cs="Arial"/>
          <w:color w:val="000000"/>
          <w:lang w:val="en-US" w:eastAsia="en-US"/>
        </w:rPr>
        <w:commentReference w:id="185"/>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6"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61A2CDAE" w:rsidR="004D36DB" w:rsidRDefault="00072121" w:rsidP="00114E82">
      <w:pPr>
        <w:spacing w:line="360" w:lineRule="auto"/>
        <w:contextualSpacing/>
        <w:rPr>
          <w:ins w:id="187" w:author="Amanda Droghini" w:date="2018-03-21T22:30:00Z"/>
        </w:rPr>
      </w:pPr>
      <w:r>
        <w:t xml:space="preserve">Suitable habitat for reproduction and development also exist, </w:t>
      </w:r>
      <w:r>
        <w:rPr>
          <w:highlight w:val="cyan"/>
        </w:rPr>
        <w:t>and</w:t>
      </w:r>
      <w:r w:rsidRPr="000A4DAA">
        <w:rPr>
          <w:highlight w:val="cyan"/>
        </w:rPr>
        <w:t xml:space="preserve"> most (21 of 29) of the </w:t>
      </w:r>
      <w:r>
        <w:rPr>
          <w:highlight w:val="cyan"/>
        </w:rPr>
        <w:t>taxa we evaluated</w:t>
      </w:r>
      <w:r w:rsidRPr="000A4DAA">
        <w:rPr>
          <w:highlight w:val="cyan"/>
        </w:rPr>
        <w:t xml:space="preserve"> had at least one week of suitable reproductive habitat</w:t>
      </w:r>
      <w:r>
        <w:rPr>
          <w:highlight w:val="cyan"/>
        </w:rPr>
        <w:t xml:space="preserve">. </w:t>
      </w:r>
      <w:r>
        <w:t xml:space="preserve">However, taxa with long brooding or development periods may be limited by the Bering Sea’s short summer season. </w:t>
      </w:r>
      <w:r w:rsidR="0026340C">
        <w:rPr>
          <w:highlight w:val="cyan"/>
        </w:rPr>
        <w:t xml:space="preserve">Very few studies have modeled potential reproductive habitat in the Arctic, despite the potential for cold temperatures to affect larval survival, development, and recruitment (de Rivera et al. 2007.. need more) </w:t>
      </w:r>
      <w:r w:rsidR="00FF6353">
        <w:rPr>
          <w:highlight w:val="cyan"/>
        </w:rPr>
        <w:t>T</w:t>
      </w:r>
      <w:r w:rsidR="004E6C5F">
        <w:rPr>
          <w:highlight w:val="cyan"/>
        </w:rPr>
        <w:t xml:space="preserve">axa that require </w:t>
      </w:r>
      <w:r w:rsidR="00FF6353">
        <w:rPr>
          <w:highlight w:val="cyan"/>
        </w:rPr>
        <w:t xml:space="preserve">salinities &lt; 30 ppt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r w:rsidR="00FF6353" w:rsidRPr="004E6C5F">
        <w:rPr>
          <w:i/>
          <w:highlight w:val="cyan"/>
        </w:rPr>
        <w:t>Amphibalanus amphitrite</w:t>
      </w:r>
      <w:r w:rsidR="00FF6353">
        <w:rPr>
          <w:highlight w:val="cyan"/>
        </w:rPr>
        <w:t xml:space="preserve">, </w:t>
      </w:r>
      <w:r w:rsidR="00FF6353" w:rsidRPr="000A4DAA">
        <w:rPr>
          <w:i/>
          <w:highlight w:val="cyan"/>
        </w:rPr>
        <w:t>Botrylloides violaceus</w:t>
      </w:r>
      <w:r w:rsidR="00FF6353" w:rsidRPr="000A4DAA">
        <w:rPr>
          <w:highlight w:val="cyan"/>
        </w:rPr>
        <w:t xml:space="preserve">, </w:t>
      </w:r>
      <w:r w:rsidR="00FF6353" w:rsidRPr="000A4DAA">
        <w:rPr>
          <w:i/>
          <w:iCs/>
          <w:highlight w:val="cyan"/>
        </w:rPr>
        <w:t>Carcinus maenas</w:t>
      </w:r>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88" w:author="Amanda Droghini" w:date="2018-03-22T08:51:00Z">
        <w:r w:rsidR="00AF36F2" w:rsidDel="00FF6353">
          <w:delText xml:space="preserve">For ((many)) organisms, there is a strong link between temperature and time to development: in general, the colder the temperature, the longer it takes for larvae to develop and metamorphose into adults </w:delText>
        </w:r>
      </w:del>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Carcinus maenas –. </w:t>
      </w:r>
      <w:ins w:id="189" w:author="Amanda Droghini" w:date="2018-03-21T22:30:00Z">
        <w:r w:rsidR="004D36DB">
          <w:t xml:space="preserve">Interestingly, the two </w:t>
        </w:r>
      </w:ins>
      <w:r w:rsidR="00FF6353">
        <w:t>NIS</w:t>
      </w:r>
      <w:ins w:id="190" w:author="Amanda Droghini" w:date="2018-03-21T22:30:00Z">
        <w:r w:rsidR="004D36DB">
          <w:t xml:space="preserve"> that are established in the Bering Sea</w:t>
        </w:r>
      </w:ins>
      <w:r w:rsidR="00FF6353">
        <w:t xml:space="preserve"> (</w:t>
      </w:r>
      <w:r w:rsidR="00FF6353">
        <w:rPr>
          <w:i/>
        </w:rPr>
        <w:t xml:space="preserve">Caprella mutica </w:t>
      </w:r>
      <w:r w:rsidR="00FF6353">
        <w:t xml:space="preserve">and </w:t>
      </w:r>
      <w:r w:rsidR="00FF6353">
        <w:rPr>
          <w:i/>
        </w:rPr>
        <w:t>Mya arenaria</w:t>
      </w:r>
      <w:r w:rsidR="00FF6353">
        <w:t>)</w:t>
      </w:r>
      <w:r w:rsidR="00FF6353">
        <w:rPr>
          <w:i/>
        </w:rPr>
        <w:t xml:space="preserve"> </w:t>
      </w:r>
      <w:ins w:id="191" w:author="Amanda Droghini" w:date="2018-03-21T22:30:00Z">
        <w:r w:rsidR="004D36DB">
          <w:t xml:space="preserve">were the two outliers in our </w:t>
        </w:r>
      </w:ins>
      <w:r w:rsidR="00FF6353">
        <w:t>dataset</w:t>
      </w:r>
      <w:ins w:id="192" w:author="Amanda Droghini" w:date="2018-03-21T22:30:00Z">
        <w:r w:rsidR="004D36DB">
          <w:t xml:space="preserve"> that had nearly year-round reproductive habitat as well (between 49 and 52 consecutive weeks of suitable repro habitats). </w:t>
        </w:r>
      </w:ins>
    </w:p>
    <w:p w14:paraId="5DC44D98" w14:textId="251479F2" w:rsidR="004D36DB" w:rsidRDefault="004D36DB" w:rsidP="00114E82">
      <w:pPr>
        <w:spacing w:line="360" w:lineRule="auto"/>
        <w:contextualSpacing/>
      </w:pPr>
    </w:p>
    <w:p w14:paraId="421CE852" w14:textId="6A5A75F9" w:rsidR="00072121" w:rsidRPr="00114E82" w:rsidRDefault="00072121" w:rsidP="00072121">
      <w:pPr>
        <w:spacing w:line="360" w:lineRule="auto"/>
        <w:contextualSpacing/>
      </w:pPr>
      <w:commentRangeStart w:id="193"/>
      <w:r>
        <w:t xml:space="preserve">Given the resolution of the climate models </w:t>
      </w:r>
      <w:commentRangeEnd w:id="193"/>
      <w:r w:rsidR="00186DB4">
        <w:rPr>
          <w:rStyle w:val="CommentReference"/>
          <w:rFonts w:ascii="Arial" w:eastAsia="Arial" w:hAnsi="Arial" w:cs="Arial"/>
          <w:color w:val="000000"/>
          <w:lang w:val="en-US" w:eastAsia="en-US"/>
        </w:rPr>
        <w:commentReference w:id="193"/>
      </w:r>
      <w:r>
        <w:t xml:space="preserve">we used, our habitat models may underestimate summer water temperatures near the coastlines and in </w:t>
      </w:r>
      <w:ins w:id="194" w:author="Amanda Droghini" w:date="2018-03-21T22:29:00Z">
        <w:r>
          <w:t xml:space="preserve">shallow waters </w:t>
        </w:r>
      </w:ins>
      <w:r>
        <w:t>&lt; 10 m deep</w:t>
      </w:r>
      <w:ins w:id="195" w:author="Amanda Droghini" w:date="2018-03-21T22:29:00Z">
        <w:r>
          <w:t>.</w:t>
        </w:r>
      </w:ins>
      <w:del w:id="196"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97"/>
      <w:r>
        <w:t xml:space="preserve">19°C </w:t>
      </w:r>
      <w:commentRangeEnd w:id="197"/>
      <w:r>
        <w:rPr>
          <w:rStyle w:val="CommentReference"/>
          <w:rFonts w:ascii="Arial" w:eastAsia="Arial" w:hAnsi="Arial" w:cs="Arial"/>
          <w:color w:val="000000"/>
          <w:lang w:val="en-US" w:eastAsia="en-US"/>
        </w:rPr>
        <w:commentReference w:id="197"/>
      </w:r>
      <w:r>
        <w:t>near the Yukon River. Local dynamics such as freshwater runoff influences salinity and temperature and is likely to affect species’ distribution and persistence</w:t>
      </w:r>
      <w:commentRangeStart w:id="198"/>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98"/>
      <w:r>
        <w:rPr>
          <w:rStyle w:val="CommentReference"/>
          <w:rFonts w:ascii="Arial" w:eastAsia="Arial" w:hAnsi="Arial" w:cs="Arial"/>
          <w:color w:val="000000"/>
          <w:lang w:val="en-US" w:eastAsia="en-US"/>
        </w:rPr>
        <w:commentReference w:id="198"/>
      </w:r>
      <w:r>
        <w:t xml:space="preserve">. However… results for year-round survival still supported … </w:t>
      </w:r>
    </w:p>
    <w:p w14:paraId="1D96ED5E" w14:textId="77777777" w:rsidR="00072121" w:rsidRDefault="00072121" w:rsidP="00114E82">
      <w:pPr>
        <w:spacing w:line="360" w:lineRule="auto"/>
        <w:contextualSpacing/>
        <w:rPr>
          <w:ins w:id="199" w:author="Amanda Droghini" w:date="2018-03-21T22:30:00Z"/>
        </w:rPr>
      </w:pPr>
    </w:p>
    <w:p w14:paraId="0FD70C81" w14:textId="77777777" w:rsidR="00072121" w:rsidRDefault="00786E0A" w:rsidP="00072121">
      <w:pPr>
        <w:spacing w:line="360" w:lineRule="auto"/>
        <w:contextualSpacing/>
        <w:rPr>
          <w:ins w:id="200" w:author="Amanda Droghini" w:date="2018-03-21T22:30:00Z"/>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201"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202" w:author="Amanda Droghini" w:date="2018-03-21T22:26:00Z">
        <w:r w:rsidDel="00E32670">
          <w:delText>The limitations of considering only one or a few variables (e.g. temperature, salinity) in isolation have been discussed elsewhere; beyond the need to consider additional factors such as availability of food resources and substrate, t</w:delText>
        </w:r>
      </w:del>
      <w:ins w:id="203" w:author="Amanda Droghini" w:date="2018-03-21T22:26:00Z">
        <w:r>
          <w:t>T</w:t>
        </w:r>
      </w:ins>
      <w:r>
        <w:t xml:space="preserve">here is also the potential for interactions </w:t>
      </w:r>
      <w:ins w:id="204" w:author="Amanda Droghini" w:date="2018-03-21T22:26:00Z">
        <w:r>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r w:rsidR="00072121">
        <w:t xml:space="preserve"> more research is needed to determine development rates of NIS under different temperature conditions,  c</w:t>
      </w:r>
      <w:ins w:id="205" w:author="Amanda Droghini" w:date="2018-03-21T22:30:00Z">
        <w:r w:rsidR="00072121">
          <w:t xml:space="preserve">onsider the potential for asexual reproduction, </w:t>
        </w:r>
      </w:ins>
      <w:r w:rsidR="00072121">
        <w:t>and examine the various facets of reproduction, as fertilization, brooding, and development stages may all require different temperature thresholds, and such information is unavailable for most NIS.</w:t>
      </w:r>
    </w:p>
    <w:p w14:paraId="5D124F80" w14:textId="2AF8AA71" w:rsidR="00B34C45" w:rsidRPr="00670AC1" w:rsidRDefault="00786E0A" w:rsidP="00670AC1">
      <w:pPr>
        <w:spacing w:line="360" w:lineRule="auto"/>
        <w:contextualSpacing/>
        <w:rPr>
          <w:color w:val="FF0000"/>
        </w:rPr>
      </w:pPr>
      <w:del w:id="206" w:author="Amanda Droghini" w:date="2018-03-21T22:27:00Z">
        <w:r w:rsidDel="00E32670">
          <w:delText xml:space="preserve"> </w:delText>
        </w:r>
      </w:del>
      <w:del w:id="207"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208" w:author="Amanda Droghini" w:date="2018-03-11T10:39:00Z"/>
        </w:rPr>
      </w:pPr>
      <w:del w:id="209"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0"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211"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w:t>
      </w:r>
      <w:r w:rsidR="00475A9D" w:rsidRPr="00CA4945">
        <w:lastRenderedPageBreak/>
        <w:t xml:space="preserve">patterns </w:t>
      </w:r>
      <w:r w:rsidR="00BD0C30">
        <w:t xml:space="preserve">also </w:t>
      </w:r>
      <w:r w:rsidR="00475A9D" w:rsidRPr="00CA4945">
        <w:t xml:space="preserve">indicate a high degree of connectivity between Dutch Harbor and ports from both the eastern and western Pacific Ocean. </w:t>
      </w:r>
      <w:del w:id="212"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3"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214"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15" w:author="Amanda Droghini" w:date="2018-03-20T11:59:00Z">
        <w:r w:rsidR="001220E6" w:rsidDel="004C0817">
          <w:delText xml:space="preserve">Moreover, </w:delText>
        </w:r>
        <w:r w:rsidRPr="00CA4945" w:rsidDel="004C0817">
          <w:delText>t</w:delText>
        </w:r>
      </w:del>
      <w:ins w:id="216"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217"/>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17"/>
      <w:r w:rsidR="00432C42">
        <w:rPr>
          <w:rStyle w:val="CommentReference"/>
          <w:rFonts w:ascii="Arial" w:eastAsia="Arial" w:hAnsi="Arial" w:cs="Arial"/>
          <w:color w:val="000000"/>
          <w:lang w:val="en-US" w:eastAsia="en-US"/>
        </w:rPr>
        <w:commentReference w:id="217"/>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218"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219" w:author="Amanda Droghini" w:date="2018-03-20T12:00:00Z">
        <w:r w:rsidR="00670AC1">
          <w:t xml:space="preserve">Organisms </w:t>
        </w:r>
      </w:ins>
      <w:ins w:id="220" w:author="Amanda Droghini" w:date="2018-03-20T11:59:00Z">
        <w:r w:rsidR="00670AC1">
          <w:t>such as barnacles</w:t>
        </w:r>
      </w:ins>
      <w:ins w:id="221" w:author="Amanda Droghini" w:date="2018-03-20T12:00:00Z">
        <w:r w:rsidR="00670AC1">
          <w:t>, copepods, and algae can be transported via fouling</w:t>
        </w:r>
      </w:ins>
      <w:ins w:id="222" w:author="Amanda Droghini" w:date="2018-03-20T12:01:00Z">
        <w:r w:rsidR="00670AC1">
          <w:t xml:space="preserve">; while much attention has been placed on ballast water, a study in the Canadian Arctic found a greater abundance and richness of hull </w:t>
        </w:r>
      </w:ins>
      <w:ins w:id="223" w:author="Amanda Droghini" w:date="2018-03-20T12:02:00Z">
        <w:r w:rsidR="00670AC1">
          <w:t>foulers</w:t>
        </w:r>
      </w:ins>
      <w:ins w:id="224" w:author="Amanda Droghini" w:date="2018-03-20T12:01:00Z">
        <w:r w:rsidR="00670AC1">
          <w:t xml:space="preserve"> compared to ballast water</w:t>
        </w:r>
      </w:ins>
      <w:ins w:id="225" w:author="Amanda Droghini" w:date="2018-03-20T12:02:00Z">
        <w:r w:rsidR="00670AC1">
          <w:t xml:space="preserve"> organisms, suggesting that biofouling may be </w:t>
        </w:r>
      </w:ins>
      <w:ins w:id="226" w:author="Amanda Droghini" w:date="2018-03-20T12:03:00Z">
        <w:r w:rsidR="00670AC1">
          <w:t xml:space="preserve">a greater contributor to </w:t>
        </w:r>
      </w:ins>
      <w:ins w:id="227"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228" w:author="Amanda Droghini" w:date="2018-03-20T12:04:00Z">
        <w:r w:rsidR="00670AC1">
          <w:fldChar w:fldCharType="end"/>
        </w:r>
        <w:r w:rsidR="00670AC1">
          <w:t>.</w:t>
        </w:r>
      </w:ins>
      <w:ins w:id="229"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230" w:author="Amanda Droghini" w:date="2018-03-12T08:06:00Z"/>
        </w:rPr>
      </w:pPr>
      <w:r>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231"/>
      <w:r w:rsidR="006A7E99" w:rsidRPr="00EF5CA5">
        <w:rPr>
          <w:highlight w:val="yellow"/>
        </w:rPr>
        <w:t>(e.g. Lord et al. 2015; Lacoursière-Roussel et al. 2016)</w:t>
      </w:r>
      <w:commentRangeEnd w:id="231"/>
      <w:r w:rsidR="006A7E99" w:rsidRPr="00EF5CA5">
        <w:rPr>
          <w:rStyle w:val="CommentReference"/>
          <w:b/>
          <w:highlight w:val="yellow"/>
        </w:rPr>
        <w:commentReference w:id="231"/>
      </w:r>
      <w:r w:rsidR="006A7E99" w:rsidRPr="00EF5CA5">
        <w:rPr>
          <w:highlight w:val="yellow"/>
        </w:rPr>
        <w:t xml:space="preserve">, and ballast water discharge volume has been shown to </w:t>
      </w:r>
      <w:r w:rsidR="006A7E99" w:rsidRPr="00EF5CA5">
        <w:rPr>
          <w:highlight w:val="yellow"/>
        </w:rPr>
        <w:lastRenderedPageBreak/>
        <w:t>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2" w:author="Amanda Droghini" w:date="2018-03-20T11:27:00Z">
        <w:r w:rsidR="0058344F">
          <w:t xml:space="preserve">Propagule pressure and conditions encountered during the voyage may play a greater </w:t>
        </w:r>
      </w:ins>
      <w:ins w:id="233" w:author="Amanda Droghini" w:date="2018-03-20T11:28:00Z">
        <w:r w:rsidR="0058344F">
          <w:t xml:space="preserve">role than conditions encountered </w:t>
        </w:r>
      </w:ins>
      <w:ins w:id="234" w:author="Amanda Droghini" w:date="2018-03-20T11:29:00Z">
        <w:r w:rsidR="0058344F">
          <w:t xml:space="preserve">upon arrival. Historically low propagule pressure (pre-1970) </w:t>
        </w:r>
      </w:ins>
      <w:r w:rsidR="007909FD">
        <w:t xml:space="preserve">is </w:t>
      </w:r>
      <w:ins w:id="235"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6" w:author="Amanda Droghini" w:date="2018-03-20T11:31:00Z">
        <w:r w:rsidR="0058344F">
          <w:t xml:space="preserve"> </w:t>
        </w:r>
      </w:ins>
      <w:ins w:id="237"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38" w:author="Amanda Droghini" w:date="2018-03-20T11:29:00Z">
        <w:r w:rsidR="0058344F">
          <w:fldChar w:fldCharType="separate"/>
        </w:r>
      </w:ins>
      <w:r w:rsidR="0058344F" w:rsidRPr="0058344F">
        <w:rPr>
          <w:noProof/>
        </w:rPr>
        <w:t>(Ruiz et al. 2000)</w:t>
      </w:r>
      <w:ins w:id="239" w:author="Amanda Droghini" w:date="2018-03-20T11:29:00Z">
        <w:r w:rsidR="0058344F">
          <w:fldChar w:fldCharType="end"/>
        </w:r>
      </w:ins>
      <w:ins w:id="240" w:author="Amanda Droghini" w:date="2018-03-20T11:31:00Z">
        <w:r w:rsidR="0058344F">
          <w:t xml:space="preserve">. </w:t>
        </w:r>
      </w:ins>
      <w:r w:rsidR="007909FD">
        <w:t>Conditions encountered during the voyage may also play a role. S</w:t>
      </w:r>
      <w:ins w:id="241" w:author="Amanda Droghini" w:date="2018-03-20T11:31:00Z">
        <w:r w:rsidR="0058344F">
          <w:t xml:space="preserve">tudies from the Canadian Arctic </w:t>
        </w:r>
      </w:ins>
      <w:r w:rsidR="007909FD">
        <w:t>suggest</w:t>
      </w:r>
      <w:ins w:id="242"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3" w:author="Amanda Droghini" w:date="2018-03-20T11:32:00Z">
        <w:r w:rsidR="0058344F">
          <w:t xml:space="preserve"> Chan et al. </w:t>
        </w:r>
      </w:ins>
      <w:ins w:id="244"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5" w:author="Amanda Droghini" w:date="2018-03-20T11:34:00Z">
        <w:r w:rsidR="0058344F">
          <w:fldChar w:fldCharType="end"/>
        </w:r>
        <w:r w:rsidR="0058344F">
          <w:t xml:space="preserve"> found that ballast water age</w:t>
        </w:r>
      </w:ins>
      <w:ins w:id="246"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7" w:author="Amanda Droghini" w:date="2018-03-12T08:06:00Z">
        <w:r w:rsidRPr="00EF5CA5">
          <w:t xml:space="preserve"> </w:t>
        </w:r>
      </w:ins>
    </w:p>
    <w:p w14:paraId="36347131" w14:textId="27B8A295" w:rsidR="00475A9D" w:rsidRPr="00EF5CA5" w:rsidDel="00EF5CA5" w:rsidRDefault="00B31FD6" w:rsidP="00B31FD6">
      <w:pPr>
        <w:pStyle w:val="Heading2"/>
        <w:rPr>
          <w:del w:id="248" w:author="Amanda Droghini" w:date="2018-03-12T08:06:00Z"/>
        </w:rPr>
      </w:pPr>
      <w:r>
        <w:t>Effects of climate change on invasion risk</w:t>
      </w:r>
      <w:del w:id="249"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7C245A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w:t>
      </w:r>
      <w:r w:rsidR="00A44B6F">
        <w:lastRenderedPageBreak/>
        <w:t xml:space="preserve">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50"/>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50"/>
      <w:r w:rsidR="00B31FD6">
        <w:rPr>
          <w:rStyle w:val="CommentReference"/>
        </w:rPr>
        <w:commentReference w:id="250"/>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51" w:author="Amanda Droghini" w:date="2018-03-03T19:08:00Z">
        <w:r w:rsidR="005D39C3">
          <w:t xml:space="preserve">((future climate change)) </w:t>
        </w:r>
      </w:ins>
      <w:del w:id="252"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253"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54"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5"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6"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257"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 xml:space="preserve">Situated at 53.9°N, this port is one of the most southerly ports in the Bering Sea, is ice-free year-round, </w:t>
      </w:r>
      <w:r w:rsidR="00733F1B" w:rsidRPr="00CA4945">
        <w:rPr>
          <w:rFonts w:ascii="Times New Roman" w:hAnsi="Times New Roman" w:cs="Times New Roman"/>
          <w:sz w:val="24"/>
          <w:szCs w:val="24"/>
        </w:rPr>
        <w:lastRenderedPageBreak/>
        <w:t>and experiences relatively warm water temperatures compared to the rest of the Bering Sea.</w:t>
      </w:r>
      <w:r w:rsidR="001817D4">
        <w:rPr>
          <w:rFonts w:ascii="Times New Roman" w:hAnsi="Times New Roman" w:cs="Times New Roman"/>
          <w:sz w:val="24"/>
          <w:szCs w:val="24"/>
        </w:rPr>
        <w:t xml:space="preserve"> 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58" w:name="_j7rjor86myf4" w:colFirst="0" w:colLast="0"/>
      <w:bookmarkStart w:id="259" w:name="_wlyl2isgh4pt" w:colFirst="0" w:colLast="0"/>
      <w:bookmarkStart w:id="260" w:name="_9nos1ewn3on8" w:colFirst="0" w:colLast="0"/>
      <w:bookmarkStart w:id="261" w:name="_6eg1um4qsxm4" w:colFirst="0" w:colLast="0"/>
      <w:bookmarkEnd w:id="258"/>
      <w:bookmarkEnd w:id="259"/>
      <w:bookmarkEnd w:id="260"/>
      <w:bookmarkEnd w:id="261"/>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2"/>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62"/>
      <w:r w:rsidR="00304FD5">
        <w:rPr>
          <w:rStyle w:val="CommentReference"/>
          <w:rFonts w:ascii="Arial" w:eastAsia="Arial" w:hAnsi="Arial" w:cs="Arial"/>
          <w:color w:val="000000"/>
          <w:lang w:val="en-US" w:eastAsia="en-US"/>
        </w:rPr>
        <w:commentReference w:id="262"/>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3" w:name="_6u0eeeycv0oa" w:colFirst="0" w:colLast="0"/>
      <w:bookmarkEnd w:id="263"/>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061EA0F" w14:textId="76E90FD4" w:rsidR="006B5E37" w:rsidRPr="006B5E37" w:rsidRDefault="004D5A7F" w:rsidP="006B5E37">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B5E37" w:rsidRPr="006B5E37">
        <w:rPr>
          <w:noProof/>
          <w:lang w:val="en-US"/>
        </w:rPr>
        <w:t>Ashton, G. V., E. I. Riedlecker, and G. M. Ruiz. 2008. First non-native crustacean established in coastal waters of Alaska. Aquatic Biology 3:133–137.</w:t>
      </w:r>
    </w:p>
    <w:p w14:paraId="175D06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Barry, S. C., K. R. Hayes, C. L. Hewitt, H. L. Behrens, E. Dragsund, and S. M. Bakke. 2008. Ballast water risk assessment: principles, processes, and methods. ICES Journal of Marine Science 65:121–131.</w:t>
      </w:r>
    </w:p>
    <w:p w14:paraId="66DBFAD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Byrne, M., M. Gall, K. Wolfe, and A. Agüera. 2016. From pole to pole: the potential for the Arctic seastar Asterias amurensis to invade a warming Southern Ocean. Global Change Biology 22:3874–3887.</w:t>
      </w:r>
    </w:p>
    <w:p w14:paraId="2033AFD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Carlton, J. T. 1996. Pattern, process, and prediction in marine invasion ecology. Biological Conservation 78:97–106.</w:t>
      </w:r>
    </w:p>
    <w:p w14:paraId="79ED0C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E. Briski, S. A. Bailey, and H. J. MacIsaac. 2014. Richness–abundance relationships for zooplankton in ballast water: temperate versus Arctic comparisons. ICES Journal of Marine Science 71:1876–1884.</w:t>
      </w:r>
    </w:p>
    <w:p w14:paraId="160CB0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and S. A. Bailey. 2016. Survival of ship biofouling assemblages during and after voyages to the Canadian Arctic. Marine Biology 163:250.</w:t>
      </w:r>
    </w:p>
    <w:p w14:paraId="7FD7373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7E6DA80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Colautti, R. I., I. A. Grigorovich, and H. J. MacIsaac. 2006. Propagule pressure: A null model for biological invasions. Biological Invasions 8:1023–1037.</w:t>
      </w:r>
    </w:p>
    <w:p w14:paraId="4FD4AC6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Eguíluz, V. M., J. Fernández-Gracia, X. Irigoien, and C. M. Duarte. 2016. A quantitative assessment of Arctic shipping in 2010-2014. Scientific Reports 6:3–8.</w:t>
      </w:r>
    </w:p>
    <w:p w14:paraId="2CE6AF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Fetzer, I., and W. E. Arntz. 2008. Reproductive strategies of benthic invertebrates in the Kara Sea (Russian Arctic): Adaptation of reproduction modes to cold water. Marine Ecology Progress Series 356:189–202.</w:t>
      </w:r>
    </w:p>
    <w:p w14:paraId="28E2EC6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4945F9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L. W. Cooper, H. M. Feder, and B. I. Sirenko. 2006a. Ecosystem dynamics of the Pacific-influenced Northern Bering and Chukchi Seas in the Amerasian Arctic. Progress in Oceanography 71:331–361.</w:t>
      </w:r>
    </w:p>
    <w:p w14:paraId="6B252AA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J. E. Overland, S. E. Moore, E. V Farley, E. C. Carmack, L. W. Cooper, K. E. Frey, J. H. Helle, F. A. McLaughlin, and S. L. McNutt. 2006b. A major ecosystem shift in the Northern Bering Sea. Science 311:1461–1464.</w:t>
      </w:r>
    </w:p>
    <w:p w14:paraId="0BE33F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814BA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E439E7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Hewitt, C. L., and K. R. Hayes. 2002. Risk assessment of marine biological invasions. Pages 456–466</w:t>
      </w:r>
      <w:r w:rsidRPr="006B5E37">
        <w:rPr>
          <w:i/>
          <w:iCs/>
          <w:noProof/>
          <w:lang w:val="en-US"/>
        </w:rPr>
        <w:t>in</w:t>
      </w:r>
      <w:r w:rsidRPr="006B5E37">
        <w:rPr>
          <w:noProof/>
          <w:lang w:val="en-US"/>
        </w:rPr>
        <w:t xml:space="preserve"> E. Leppäkoski, S. Gollasch, and S. Olenin, editors.Invasive Aquatic Species of Europe. Distribution, Impacts and Management. Springer Netherlands.</w:t>
      </w:r>
    </w:p>
    <w:p w14:paraId="4322E6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Huang, X., S. Li, P. Ni, Y. Gao, J. Bei, Z. Zhou, and A. Zhan. 2017. Rapid response to changing environments during biological invasions: DNA methylation perspectives. Molecular Ecology 12:3218–3221.</w:t>
      </w:r>
    </w:p>
    <w:p w14:paraId="2CE4B62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Kassahn, K. S., R. H. Crozier, H. O. Pörtner, and M. J. Caley. 2009. Animal performance and stress: Responses and tolerance limits at different levels of biological organisation. Biological Reviews 84:277–292.</w:t>
      </w:r>
    </w:p>
    <w:p w14:paraId="5D2D727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38C9605"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Lemke, P., J. Ren, R. B. Alley, I. Allison, J. Carrasco, G. Flato, Y. Fujii, G. Kaser, P. Mote, R. H. Thomas, and T. Zhang. 2007. Observations: Changes in snow, ice and frozen ground. Pages 337–383</w:t>
      </w:r>
      <w:r w:rsidRPr="006B5E37">
        <w:rPr>
          <w:i/>
          <w:iCs/>
          <w:noProof/>
          <w:lang w:val="en-US"/>
        </w:rPr>
        <w:t>in</w:t>
      </w:r>
      <w:r w:rsidRPr="006B5E37">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3641B6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2017. Impact of seawater temperature on growth and recruitment of invasive fouling species at the global scale. Marine Ecology 38:1–10.</w:t>
      </w:r>
    </w:p>
    <w:p w14:paraId="227C133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J. M. Calini, and R. B. Whitlatch. 2015. Influence of seawater temperature and shipping on the spread and establishment of marine fouling species. Marine Biology 162:2481–2492.</w:t>
      </w:r>
    </w:p>
    <w:p w14:paraId="0CFAD65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Matsuno, K., A. Yamaguchi, T. Hirawake, and I. Imai. 2011. Year-to-year changes of the mesozooplankton community in the Chukchi Sea during summers of 1991, 1992 and 2007, 2008. Polar Biology 34:1349–1360.</w:t>
      </w:r>
    </w:p>
    <w:p w14:paraId="0DFC9C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McGee, S., R. Piorkowski, and G. Ruiz. 2006. Analysis of recent vessel arrivals and ballast water discharge in Alaska: Toward assessing ship-mediated invasion risk. Marine Pollution Bulletin 52:1634–1645.</w:t>
      </w:r>
    </w:p>
    <w:p w14:paraId="2EFA474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A. W., and G. M. Ruiz. 2014. Arctic shipping and marine invaders. Nature Climate Change 4:413–416.</w:t>
      </w:r>
    </w:p>
    <w:p w14:paraId="528E4CD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K. B. 2016. Forecasting at the edge of the niche: Didemnum vexillum in Southeast Alaska. Marine Biology 163:1–12.</w:t>
      </w:r>
    </w:p>
    <w:p w14:paraId="38275F6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Molnar, J. L., R. L. Gamboa, C. Revenga, and M. D. Spalding. 2008. Assessing the global threat of invasive species to marine biodiversity. Frontiers in Ecology and the Environment 6:485–492.</w:t>
      </w:r>
    </w:p>
    <w:p w14:paraId="5982BC5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Monaco, C. J., and B. Helmuth. 2011. Tipping Points, Thresholds and the Keystone Role of Physiology in Marine Climate Change Research. Page Advances in Marine Biology.</w:t>
      </w:r>
    </w:p>
    <w:p w14:paraId="078046F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Mueter, F. J., and M. A. Litzow. 2008. Sea ice retreat alters the biogeography of the Bering Sea continental shelf. Ecological Applications 18:309–320.</w:t>
      </w:r>
    </w:p>
    <w:p w14:paraId="5F2F917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EECD90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Pörtner, H. 2001. Climate change and temperature-dependent biogeography: Oxygen limitation of thermal tolerance in animals. Naturwissenschaften 88:137–146.</w:t>
      </w:r>
    </w:p>
    <w:p w14:paraId="1F4F987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Powers, S. P., M. A. Bishop, J. H. Grabowski, and C. H. Peterson. 2006. Distribution of the invasive bivalve Mya arenaria L. on intertidal flats of southcentral Alaska. Journal of Sea Research 55:207–216.</w:t>
      </w:r>
    </w:p>
    <w:p w14:paraId="4B9A12A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0C9AA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Renaud, P. E., M. K. Sejr, B. A. Bluhm, B. Sirenko, and I. H. Ellingsen. 2015. The future of Arctic benthos: Expansion, invasion, and biodiversity. Progress in Oceanography 139:244–257.</w:t>
      </w:r>
    </w:p>
    <w:p w14:paraId="0391FAE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N. G. Hitchcock, S. J. Teck, B. P. Steves, A. H. Hines, and G. M. Ruiz. 2007. Larval development rate predicts range expansion of an introduced crab. Marine Biology 150:1275–1288.</w:t>
      </w:r>
    </w:p>
    <w:p w14:paraId="125259B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B. P. Steves, P. W. Fofonoff, A. H. Hines, and G. M. Ruiz. 2011. Potential for high-latitude marine invasions along western North America. Diversity and Distributions 17:1198–1209.</w:t>
      </w:r>
    </w:p>
    <w:p w14:paraId="7C4787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J. T. Carlton, E. D. Grosholz, and A. H. Hines. 1997. Global invasions of marine and estuarine habitats by non-indigenous species: Mechanisms, extent, and consequences. American Zoologist 37:621–632.</w:t>
      </w:r>
    </w:p>
    <w:p w14:paraId="5F26668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and J. T. Carlton. 2015. Invasion history and vector dynamics in coastal marine ecosystems: a North American perspective. Aquatic Ecosystem Health &amp; Management 18:299–311.</w:t>
      </w:r>
    </w:p>
    <w:p w14:paraId="5F3772C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J. T. Carlton, M. J. Wonham, and A. H. Hines. 2000. Invasion of coastal marine communities in North America: apparent patterns, processes, and biases. Annual Review of Ecology and Systematics 31:481–531.</w:t>
      </w:r>
    </w:p>
    <w:p w14:paraId="6D3BF9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Ruiz, G. M., and C. L. Hewitt. 2009. Latitudinal patterns of biological invasions in marine </w:t>
      </w:r>
      <w:r w:rsidRPr="006B5E37">
        <w:rPr>
          <w:noProof/>
          <w:lang w:val="en-US"/>
        </w:rPr>
        <w:lastRenderedPageBreak/>
        <w:t>ecosystems: a polar perspective. Pages 347–358</w:t>
      </w:r>
      <w:r w:rsidRPr="006B5E37">
        <w:rPr>
          <w:i/>
          <w:iCs/>
          <w:noProof/>
          <w:lang w:val="en-US"/>
        </w:rPr>
        <w:t>in</w:t>
      </w:r>
      <w:r w:rsidRPr="006B5E37">
        <w:rPr>
          <w:noProof/>
          <w:lang w:val="en-US"/>
        </w:rPr>
        <w:t xml:space="preserve"> I. Krupnik, M. A. Lang, and S. E. Miller, editors.Smithsonian at the Poles: Contributions to International Polar Year Science. Smithsonian Institution Scholarly Press, Washington, DC.</w:t>
      </w:r>
    </w:p>
    <w:p w14:paraId="30E6BF4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Saunders, M., and A. Metaxas. 2007. Temperature explains settlement patterns of the introduced bryozoan Membranipora membranacea in Nova Scotia, Canada. Marine Ecology Progress Series 344:95–106.</w:t>
      </w:r>
    </w:p>
    <w:p w14:paraId="1F443D9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7FB91F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2014. Synergies between climate change and species invasions: Evidence from marine systems. Invasive Species and Global Climate Change:101–116.</w:t>
      </w:r>
    </w:p>
    <w:p w14:paraId="291A73F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S. J. Jones, and L. P. Miller. 2011. Geographic variation in temperature tolerance as an indicator of potential population responses to climate change. Journal of Experimental Marine Biology and Ecology 400:209–217.</w:t>
      </w:r>
    </w:p>
    <w:p w14:paraId="76E075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N. A. Bond, and S. A. Salo. 2007. On the recent warming of the southeastern Bering Sea shelf. Deep-Sea Research Part II: Topical Studies in Oceanography 54:2599–2618.</w:t>
      </w:r>
    </w:p>
    <w:p w14:paraId="1C0A3E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Stabeno, P. J., N. B. Kachel, S. E. Moore, J. M. Napp, M. Sigler, A. Yamaguchi, and A. N. </w:t>
      </w:r>
      <w:r w:rsidRPr="006B5E37">
        <w:rPr>
          <w:noProof/>
          <w:lang w:val="en-US"/>
        </w:rPr>
        <w:lastRenderedPageBreak/>
        <w:t>Zerbini. 2012. Comparison of warm and cold years on the southeastern Bering Sea shelf and some implications for the ecosystem. Deep-Sea Research Part II: Topical Studies in Oceanography 65:31–45.</w:t>
      </w:r>
    </w:p>
    <w:p w14:paraId="4FFA2EA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J. D. Schumacher, and K. Ohtani. 1999. The physical oceanography of the Bering Sea. Pages 1–28</w:t>
      </w:r>
      <w:r w:rsidRPr="006B5E37">
        <w:rPr>
          <w:i/>
          <w:iCs/>
          <w:noProof/>
          <w:lang w:val="en-US"/>
        </w:rPr>
        <w:t>in</w:t>
      </w:r>
      <w:r w:rsidRPr="006B5E37">
        <w:rPr>
          <w:noProof/>
          <w:lang w:val="en-US"/>
        </w:rPr>
        <w:t xml:space="preserve"> T. R. Loughlin and K. Ohtani, editors.Dynamics of the Bering Sea. University of Alaska Sea Grant, Fairbanks, AK.</w:t>
      </w:r>
    </w:p>
    <w:p w14:paraId="4BDC27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7F129E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Stroeve, J. C., M. C. Serreze, M. M. Holland, J. E. Kay, J. Malanik, and A. P. Barrett. 2012. The Arctic’s rapidly shrinking sea ice cover: A research synthesis. Climatic Change 110:1005–1027.</w:t>
      </w:r>
    </w:p>
    <w:p w14:paraId="59E1C26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44ED00A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Verling, E., G. M. Ruiz, L. D. Smith, B. Galil, A. W. Miller, and K. R. Murphy. 2005. Supply-side invasion ecology: characterizing propagule pressure in coastal ecosystems. Proceedings of the Royal Society B: Biological Sciences 272:1249–1257.</w:t>
      </w:r>
    </w:p>
    <w:p w14:paraId="533EE8D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Verna, D., B. Harris, K. Holzer, and M. Minton. 2016. Ballast-borne marine invasive species: exploring the risk to coastal Alaska, USA. Management of Biological Invasions 7:199–211.</w:t>
      </w:r>
    </w:p>
    <w:p w14:paraId="2F76BE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Wang, M., J. E. Overland, and N. A. Bond. 2010. Climate projections for selected large marine ecosystems. Journal of Marine Systems 79:258–266.</w:t>
      </w:r>
    </w:p>
    <w:p w14:paraId="7978B6C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Wang, M., J. E. Overland, and P. Stabeno. 2012. Future climate of the Bering and Chukchi Seas projected by global climate models. Deep-Sea Research Part II: Topical Studies in Oceanography 65–70:46–57.</w:t>
      </w:r>
    </w:p>
    <w:p w14:paraId="2709F4A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A. Jelmert, S. M. Olsen, L. Pellissier, M. Wisz, D. Kriticos, G. Semenov, S. Kwaśniewski, and I. G. Alsos. 2016. Biological introduction risks from shipping in a warming Arctic. Journal of Applied Ecology 53:340–349.</w:t>
      </w:r>
    </w:p>
    <w:p w14:paraId="43FB48D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A2727D8"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Watson, J. T., and A. C. Haynie. 2016. Using vessel monitoring system data to identify and characterize trips made by fishing vessels in the United States North Pacific. PLoS ONE 11:1–20.</w:t>
      </w:r>
    </w:p>
    <w:p w14:paraId="6B304FF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Westerman, E. L., R. Whitlatch, J. A. Dijkstra, and L. G. Harris. 2009. Variation in brooding period masks similarities in response to changing temperatures. Marine Ecology Progress Series 391:13–19.</w:t>
      </w:r>
    </w:p>
    <w:p w14:paraId="377900B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Witte, S., C. Buschbaum, J. E. E. van Beusekom, and K. Reise. 2010. Does climatic warming explain why an introduced barnacle finally takes over after a lag of more than 50 years? Biological Invasions 12:3579–3589.</w:t>
      </w:r>
    </w:p>
    <w:p w14:paraId="381E211C" w14:textId="77777777" w:rsidR="006B5E37" w:rsidRPr="006B5E37" w:rsidRDefault="006B5E37" w:rsidP="006B5E37">
      <w:pPr>
        <w:widowControl w:val="0"/>
        <w:autoSpaceDE w:val="0"/>
        <w:autoSpaceDN w:val="0"/>
        <w:adjustRightInd w:val="0"/>
        <w:ind w:left="480" w:hanging="480"/>
        <w:rPr>
          <w:noProof/>
        </w:rPr>
      </w:pPr>
      <w:r w:rsidRPr="006B5E37">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DFB941C" w:rsidR="004D5A7F" w:rsidRDefault="004D5A7F" w:rsidP="006B5E37">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4" w:name="_91zzxnwcm8d4" w:colFirst="0" w:colLast="0"/>
      <w:bookmarkStart w:id="265" w:name="OLE_LINK1"/>
      <w:bookmarkStart w:id="266" w:name="OLE_LINK2"/>
      <w:bookmarkEnd w:id="264"/>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7"/>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67"/>
      <w:r w:rsidRPr="00CA4945">
        <w:commentReference w:id="267"/>
      </w:r>
      <w:bookmarkEnd w:id="265"/>
      <w:bookmarkEnd w:id="266"/>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121754" w:rsidRDefault="00121754">
      <w:pPr>
        <w:widowControl w:val="0"/>
      </w:pPr>
      <w:r>
        <w:t>Preferences?</w:t>
      </w:r>
    </w:p>
  </w:comment>
  <w:comment w:id="3" w:author="Amanda Droghini" w:date="2018-03-21T07:42:00Z" w:initials="AD">
    <w:p w14:paraId="37676222" w14:textId="72AFBCD0" w:rsidR="00121754" w:rsidRDefault="00121754">
      <w:pPr>
        <w:pStyle w:val="CommentText"/>
      </w:pPr>
      <w:r>
        <w:rPr>
          <w:rStyle w:val="CommentReference"/>
        </w:rPr>
        <w:annotationRef/>
      </w:r>
      <w:r>
        <w:t>Across a strong latitudinal gradient?</w:t>
      </w:r>
    </w:p>
  </w:comment>
  <w:comment w:id="4" w:author="Amanda Droghini" w:date="2017-10-19T16:50:00Z" w:initials="">
    <w:p w14:paraId="4B7A938A" w14:textId="77777777" w:rsidR="00121754" w:rsidRDefault="00121754">
      <w:pPr>
        <w:widowControl w:val="0"/>
      </w:pPr>
      <w:r>
        <w:t>Other authors on this? Author order?</w:t>
      </w:r>
    </w:p>
  </w:comment>
  <w:comment w:id="5" w:author="Amanda Droghini" w:date="2018-03-16T09:17:00Z" w:initials="AD">
    <w:p w14:paraId="12C77586" w14:textId="5C8BCC2E" w:rsidR="00121754" w:rsidRDefault="00121754">
      <w:pPr>
        <w:pStyle w:val="CommentText"/>
      </w:pPr>
      <w:r>
        <w:rPr>
          <w:rStyle w:val="CommentReference"/>
        </w:rPr>
        <w:annotationRef/>
      </w:r>
      <w:r>
        <w:t>ASF: Can we fill out a formal contributions section as is done in JWM or PLOS?</w:t>
      </w:r>
    </w:p>
  </w:comment>
  <w:comment w:id="10" w:author="Amanda Droghini" w:date="2018-02-10T09:27:00Z" w:initials="AD">
    <w:p w14:paraId="40E74B83" w14:textId="7D6291C8" w:rsidR="00121754" w:rsidRDefault="00121754">
      <w:pPr>
        <w:pStyle w:val="CommentText"/>
      </w:pPr>
      <w:r>
        <w:rPr>
          <w:rStyle w:val="CommentReference"/>
        </w:rPr>
        <w:annotationRef/>
      </w:r>
      <w:r>
        <w:t>Word count: 266</w:t>
      </w:r>
    </w:p>
  </w:comment>
  <w:comment w:id="67" w:author="Amanda Droghini" w:date="2018-03-17T18:36:00Z" w:initials="AD">
    <w:p w14:paraId="690DF08D" w14:textId="5A67B1E3" w:rsidR="00121754" w:rsidRDefault="00121754">
      <w:pPr>
        <w:pStyle w:val="CommentText"/>
      </w:pPr>
      <w:r>
        <w:rPr>
          <w:rStyle w:val="CommentReference"/>
        </w:rPr>
        <w:annotationRef/>
      </w:r>
      <w:r>
        <w:t>Standardize entire text to read “NIS”</w:t>
      </w:r>
    </w:p>
  </w:comment>
  <w:comment w:id="69" w:author="Amanda Droghini" w:date="2018-03-14T07:16:00Z" w:initials="AD">
    <w:p w14:paraId="62A1653D" w14:textId="15919CD2" w:rsidR="00121754" w:rsidRDefault="00121754">
      <w:pPr>
        <w:pStyle w:val="CommentText"/>
      </w:pPr>
      <w:r>
        <w:rPr>
          <w:rStyle w:val="CommentReference"/>
        </w:rPr>
        <w:annotationRef/>
      </w:r>
      <w:r>
        <w:t>Need to check citations for entire paragraph</w:t>
      </w:r>
    </w:p>
  </w:comment>
  <w:comment w:id="79" w:author="Amanda Droghini" w:date="2018-03-21T21:48:00Z" w:initials="AD">
    <w:p w14:paraId="505DEBC7" w14:textId="3F56F213" w:rsidR="00121754" w:rsidRDefault="00121754">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121754" w:rsidRDefault="00121754">
      <w:pPr>
        <w:pStyle w:val="CommentText"/>
      </w:pPr>
      <w:r>
        <w:rPr>
          <w:rStyle w:val="CommentReference"/>
        </w:rPr>
        <w:annotationRef/>
      </w:r>
      <w:r>
        <w:t>ASF: Is this correct?</w:t>
      </w:r>
    </w:p>
    <w:p w14:paraId="5E7FC74B" w14:textId="477F555F" w:rsidR="00121754" w:rsidRDefault="00121754">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121754" w:rsidRDefault="00121754">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121754" w:rsidRDefault="00121754" w:rsidP="006244EA">
      <w:pPr>
        <w:pStyle w:val="CommentText"/>
      </w:pPr>
      <w:r>
        <w:rPr>
          <w:rStyle w:val="CommentReference"/>
        </w:rPr>
        <w:annotationRef/>
      </w:r>
      <w:r>
        <w:t>Missing reference</w:t>
      </w:r>
    </w:p>
  </w:comment>
  <w:comment w:id="85" w:author="Amanda Droghini" w:date="2018-03-16T09:56:00Z" w:initials="AD">
    <w:p w14:paraId="517531A4" w14:textId="51FF788C" w:rsidR="00121754" w:rsidRDefault="00121754">
      <w:pPr>
        <w:pStyle w:val="CommentText"/>
      </w:pPr>
      <w:r>
        <w:rPr>
          <w:rStyle w:val="CommentReference"/>
        </w:rPr>
        <w:annotationRef/>
      </w:r>
      <w:r>
        <w:t>ASF: Ask Fischbach for references on this.</w:t>
      </w:r>
    </w:p>
  </w:comment>
  <w:comment w:id="94" w:author="Amanda Droghini" w:date="2018-02-18T10:10:00Z" w:initials="AD">
    <w:p w14:paraId="2991A3C9" w14:textId="77777777" w:rsidR="00121754" w:rsidRDefault="00121754">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121754" w:rsidRDefault="00121754">
      <w:pPr>
        <w:pStyle w:val="CommentText"/>
      </w:pPr>
      <w:r>
        <w:t>methods intro?</w:t>
      </w:r>
    </w:p>
  </w:comment>
  <w:comment w:id="105" w:author="Amanda Droghini" w:date="2018-03-21T22:19:00Z" w:initials="AD">
    <w:p w14:paraId="2851A639" w14:textId="77777777" w:rsidR="00121754" w:rsidRDefault="00121754" w:rsidP="003C5649">
      <w:pPr>
        <w:pStyle w:val="CommentText"/>
      </w:pPr>
      <w:r>
        <w:rPr>
          <w:rStyle w:val="CommentReference"/>
        </w:rPr>
        <w:annotationRef/>
      </w:r>
      <w:r>
        <w:t>Create citation</w:t>
      </w:r>
    </w:p>
  </w:comment>
  <w:comment w:id="106" w:author="Amanda Droghini" w:date="2018-03-24T07:49:00Z" w:initials="AD">
    <w:p w14:paraId="6E6903C5" w14:textId="77628ED9" w:rsidR="00121754" w:rsidRDefault="00121754">
      <w:pPr>
        <w:pStyle w:val="CommentText"/>
      </w:pPr>
      <w:r>
        <w:rPr>
          <w:rStyle w:val="CommentReference"/>
        </w:rPr>
        <w:annotationRef/>
      </w:r>
      <w:r>
        <w:t>Need to be consistent</w:t>
      </w:r>
    </w:p>
  </w:comment>
  <w:comment w:id="108" w:author="Amanda Droghini" w:date="2018-01-31T07:24:00Z" w:initials="AD">
    <w:p w14:paraId="614C0580" w14:textId="77777777" w:rsidR="00121754" w:rsidRDefault="00121754" w:rsidP="001C4E41">
      <w:pPr>
        <w:pStyle w:val="CommentText"/>
      </w:pPr>
      <w:r>
        <w:rPr>
          <w:rStyle w:val="CommentReference"/>
        </w:rPr>
        <w:annotationRef/>
      </w:r>
      <w:r>
        <w:t>Tony do you prefer “mid-century”?</w:t>
      </w:r>
    </w:p>
  </w:comment>
  <w:comment w:id="111" w:author="Amanda Droghini" w:date="2018-02-17T08:32:00Z" w:initials="AD">
    <w:p w14:paraId="383BDECE" w14:textId="178ACACB" w:rsidR="00121754" w:rsidRDefault="00121754">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4" w:author="Amanda Droghini" w:date="2018-01-31T07:34:00Z" w:initials="AD">
    <w:p w14:paraId="7C871970" w14:textId="3D1B072D" w:rsidR="00121754" w:rsidRDefault="00121754">
      <w:pPr>
        <w:pStyle w:val="CommentText"/>
      </w:pPr>
      <w:r>
        <w:rPr>
          <w:rStyle w:val="CommentReference"/>
        </w:rPr>
        <w:annotationRef/>
      </w:r>
      <w:r>
        <w:t>Whether to include this sentence + the next ones depends on what figures we are included in final MS. Should we use an ensemble approach?</w:t>
      </w:r>
    </w:p>
  </w:comment>
  <w:comment w:id="117" w:author="Amanda Droghini" w:date="2018-03-21T22:21:00Z" w:initials="AD">
    <w:p w14:paraId="44361182" w14:textId="66B223C5" w:rsidR="00121754" w:rsidRDefault="00121754">
      <w:pPr>
        <w:pStyle w:val="CommentText"/>
      </w:pPr>
      <w:r>
        <w:rPr>
          <w:rStyle w:val="CommentReference"/>
        </w:rPr>
        <w:annotationRef/>
      </w:r>
      <w:r>
        <w:t>Need to define if getting rid of other sentence</w:t>
      </w:r>
    </w:p>
  </w:comment>
  <w:comment w:id="118" w:author="Amanda Droghini" w:date="2018-01-31T07:37:00Z" w:initials="AD">
    <w:p w14:paraId="7A0EF1F0" w14:textId="4659B9B4" w:rsidR="00121754" w:rsidRDefault="00121754">
      <w:pPr>
        <w:pStyle w:val="CommentText"/>
      </w:pPr>
      <w:r>
        <w:rPr>
          <w:rStyle w:val="CommentReference"/>
        </w:rPr>
        <w:annotationRef/>
      </w:r>
      <w:r>
        <w:t>Do we talk about “percent no change” in the results??</w:t>
      </w:r>
    </w:p>
  </w:comment>
  <w:comment w:id="130" w:author="Amanda Droghini" w:date="2018-02-08T21:45:00Z" w:initials="AD">
    <w:p w14:paraId="6A6279A6" w14:textId="77777777" w:rsidR="00121754" w:rsidRDefault="00121754"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5" w:author="Amanda Droghini" w:date="2018-03-19T12:37:00Z" w:initials="AD">
    <w:p w14:paraId="0B6EE9B7" w14:textId="77777777" w:rsidR="00121754" w:rsidRDefault="00121754"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6" w:author="Amanda Droghini" w:date="2018-03-19T12:45:00Z" w:initials="AD">
    <w:p w14:paraId="7BC2976E" w14:textId="697CA442" w:rsidR="00121754" w:rsidRDefault="00121754">
      <w:pPr>
        <w:pStyle w:val="CommentText"/>
      </w:pPr>
      <w:r>
        <w:rPr>
          <w:rStyle w:val="CommentReference"/>
        </w:rPr>
        <w:annotationRef/>
      </w:r>
      <w:r>
        <w:t>Change figure would be interesting here – shows band really nicely</w:t>
      </w:r>
    </w:p>
  </w:comment>
  <w:comment w:id="137" w:author="Amanda Droghini" w:date="2018-03-19T12:47:00Z" w:initials="AD">
    <w:p w14:paraId="404DE3CB" w14:textId="3EA71162" w:rsidR="00121754" w:rsidRDefault="00121754">
      <w:pPr>
        <w:pStyle w:val="CommentText"/>
      </w:pPr>
      <w:r>
        <w:rPr>
          <w:rStyle w:val="CommentReference"/>
        </w:rPr>
        <w:annotationRef/>
      </w:r>
      <w:r>
        <w:t>Need to double check this</w:t>
      </w:r>
    </w:p>
  </w:comment>
  <w:comment w:id="143" w:author="Amanda Droghini" w:date="2017-11-12T22:06:00Z" w:initials="">
    <w:p w14:paraId="045112CC" w14:textId="77777777" w:rsidR="00121754" w:rsidRDefault="00121754" w:rsidP="000C2CEA">
      <w:pPr>
        <w:widowControl w:val="0"/>
      </w:pPr>
      <w:r>
        <w:t>Graph of # of species x Week</w:t>
      </w:r>
    </w:p>
  </w:comment>
  <w:comment w:id="146" w:author="Amanda Droghini" w:date="2018-02-17T09:03:00Z" w:initials="AD">
    <w:p w14:paraId="0910F67F" w14:textId="1E8F6327" w:rsidR="00121754" w:rsidRDefault="00121754">
      <w:pPr>
        <w:pStyle w:val="CommentText"/>
      </w:pPr>
      <w:r>
        <w:rPr>
          <w:rStyle w:val="CommentReference"/>
        </w:rPr>
        <w:annotationRef/>
      </w:r>
      <w:r>
        <w:t>can you graph frequency distribution for this? # of species by # of consec weeks</w:t>
      </w:r>
    </w:p>
  </w:comment>
  <w:comment w:id="148" w:author="Amanda Droghini" w:date="2018-03-16T10:27:00Z" w:initials="AD">
    <w:p w14:paraId="69EB6004" w14:textId="45C69674" w:rsidR="00121754" w:rsidRDefault="00121754">
      <w:pPr>
        <w:pStyle w:val="CommentText"/>
      </w:pPr>
      <w:r>
        <w:rPr>
          <w:rStyle w:val="CommentReference"/>
        </w:rPr>
        <w:annotationRef/>
      </w:r>
      <w:r>
        <w:t>ASF: detail why this is not n = 42.  Was this because we only had detailed reproductive habitat tolerance information for 29 NIS under consideration?</w:t>
      </w:r>
    </w:p>
  </w:comment>
  <w:comment w:id="149" w:author="Amanda Droghini" w:date="2018-03-11T10:23:00Z" w:initials="AD">
    <w:p w14:paraId="30CF82E1" w14:textId="77777777" w:rsidR="00121754" w:rsidRDefault="00121754" w:rsidP="004E6C5F">
      <w:pPr>
        <w:pStyle w:val="CommentText"/>
      </w:pPr>
      <w:r>
        <w:rPr>
          <w:rStyle w:val="CommentReference"/>
        </w:rPr>
        <w:annotationRef/>
      </w:r>
      <w:r>
        <w:t>Need to flesh out results for repro. Hone in on the temperature thresholds – how many weeks if you need 10C, etc. etc.</w:t>
      </w:r>
    </w:p>
  </w:comment>
  <w:comment w:id="163" w:author="Amanda Droghini" w:date="2018-02-17T08:54:00Z" w:initials="AD">
    <w:p w14:paraId="429B70D9" w14:textId="77777777" w:rsidR="00121754" w:rsidRDefault="00121754"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4" w:author="Amanda Droghini" w:date="2018-02-17T08:55:00Z" w:initials="AD">
    <w:p w14:paraId="604503BB" w14:textId="77777777" w:rsidR="00121754" w:rsidRDefault="00121754" w:rsidP="0034065B">
      <w:pPr>
        <w:pStyle w:val="CommentText"/>
      </w:pPr>
      <w:r>
        <w:rPr>
          <w:rStyle w:val="CommentReference"/>
        </w:rPr>
        <w:annotationRef/>
      </w:r>
      <w:r>
        <w:t>do all 3 models agree on these 6? if so, say that insead.</w:t>
      </w:r>
    </w:p>
  </w:comment>
  <w:comment w:id="170" w:author="Amanda Droghini" w:date="2017-11-12T22:38:00Z" w:initials="">
    <w:p w14:paraId="62A7E6D0" w14:textId="1A1BA0E3" w:rsidR="00121754" w:rsidRDefault="00121754" w:rsidP="0034065B">
      <w:pPr>
        <w:widowControl w:val="0"/>
      </w:pPr>
      <w:r>
        <w:t xml:space="preserve">Alaska or Bering Sea? </w:t>
      </w:r>
    </w:p>
  </w:comment>
  <w:comment w:id="172" w:author="Amanda Droghini" w:date="2018-02-17T09:01:00Z" w:initials="AD">
    <w:p w14:paraId="7D70480F" w14:textId="77777777" w:rsidR="00121754" w:rsidRDefault="00121754"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3" w:author="Amanda Droghini" w:date="2017-11-12T22:41:00Z" w:initials="">
    <w:p w14:paraId="358C5A9B" w14:textId="77777777" w:rsidR="00121754" w:rsidRDefault="00121754" w:rsidP="0034065B">
      <w:pPr>
        <w:widowControl w:val="0"/>
      </w:pPr>
      <w:r>
        <w:t>Chord diagram - ballast water</w:t>
      </w:r>
    </w:p>
  </w:comment>
  <w:comment w:id="174" w:author="Amanda Droghini" w:date="2017-11-12T22:20:00Z" w:initials="">
    <w:p w14:paraId="4605BA59" w14:textId="77777777" w:rsidR="00121754" w:rsidRDefault="00121754" w:rsidP="0034065B">
      <w:pPr>
        <w:widowControl w:val="0"/>
      </w:pPr>
      <w:r>
        <w:t>Assuming I interpreted this right?</w:t>
      </w:r>
    </w:p>
  </w:comment>
  <w:comment w:id="175" w:author="Amanda Droghini" w:date="2017-11-12T22:27:00Z" w:initials="">
    <w:p w14:paraId="64CAC5C5" w14:textId="77777777" w:rsidR="00121754" w:rsidRDefault="00121754" w:rsidP="0034065B">
      <w:pPr>
        <w:widowControl w:val="0"/>
      </w:pPr>
      <w:r>
        <w:t>Chord diagram - ship arrivals</w:t>
      </w:r>
    </w:p>
  </w:comment>
  <w:comment w:id="179" w:author="Amanda Droghini" w:date="2018-03-16T10:57:00Z" w:initials="AD">
    <w:p w14:paraId="14143BE2" w14:textId="39B33E99" w:rsidR="00121754" w:rsidRDefault="00121754">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5" w:author="Amanda Droghini" w:date="2018-03-06T07:44:00Z" w:initials="AD">
    <w:p w14:paraId="72CF6DE9" w14:textId="77777777" w:rsidR="00121754" w:rsidRDefault="00121754" w:rsidP="00E46D10">
      <w:pPr>
        <w:pStyle w:val="CommentText"/>
      </w:pPr>
      <w:r>
        <w:rPr>
          <w:rStyle w:val="CommentReference"/>
        </w:rPr>
        <w:annotationRef/>
      </w:r>
      <w:r>
        <w:t xml:space="preserve">Not sure where to put this? </w:t>
      </w:r>
    </w:p>
  </w:comment>
  <w:comment w:id="193" w:author="Amanda Droghini" w:date="2018-03-23T07:54:00Z" w:initials="AD">
    <w:p w14:paraId="701FA173" w14:textId="1263F01F" w:rsidR="00121754" w:rsidRDefault="0012175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7" w:author="Amanda Droghini" w:date="2018-03-07T08:30:00Z" w:initials="AD">
    <w:p w14:paraId="6A095BF7" w14:textId="77777777" w:rsidR="00121754" w:rsidRDefault="00121754" w:rsidP="00072121">
      <w:pPr>
        <w:pStyle w:val="CommentText"/>
      </w:pPr>
      <w:r>
        <w:rPr>
          <w:rStyle w:val="CommentReference"/>
        </w:rPr>
        <w:annotationRef/>
      </w:r>
      <w:r>
        <w:t xml:space="preserve">as high as 19C on MODIS (2017) </w:t>
      </w:r>
      <w:r w:rsidRPr="009D2B00">
        <w:t>https://neo.sci.gsfc.nasa.gov/analysis/index.php</w:t>
      </w:r>
    </w:p>
  </w:comment>
  <w:comment w:id="198" w:author="Amanda Droghini" w:date="2018-03-07T08:20:00Z" w:initials="AD">
    <w:p w14:paraId="041A0C31" w14:textId="77777777" w:rsidR="00121754" w:rsidRDefault="00121754" w:rsidP="00072121">
      <w:pPr>
        <w:pStyle w:val="CommentText"/>
      </w:pPr>
      <w:r>
        <w:rPr>
          <w:rStyle w:val="CommentReference"/>
        </w:rPr>
        <w:annotationRef/>
      </w:r>
      <w:r>
        <w:t>Need to actually read Fetzer paper</w:t>
      </w:r>
    </w:p>
  </w:comment>
  <w:comment w:id="217" w:author="Amanda Droghini" w:date="2018-03-12T08:23:00Z" w:initials="AD">
    <w:p w14:paraId="7C1DAED8" w14:textId="44CFBCF3" w:rsidR="00121754" w:rsidRDefault="00121754">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121754" w:rsidRDefault="00121754">
      <w:pPr>
        <w:pStyle w:val="CommentText"/>
      </w:pPr>
      <w:r>
        <w:t>Cite Wasson et a. 2001 Biological invasions of estuaries without international shipping: the importance of intraregional transport</w:t>
      </w:r>
    </w:p>
  </w:comment>
  <w:comment w:id="231" w:author="Amanda Droghini" w:date="2018-02-06T05:47:00Z" w:initials="AD">
    <w:p w14:paraId="1AEE5B5C" w14:textId="77777777" w:rsidR="00121754" w:rsidRDefault="00121754" w:rsidP="006A7E99">
      <w:pPr>
        <w:pStyle w:val="CommentText"/>
      </w:pPr>
      <w:r>
        <w:rPr>
          <w:rStyle w:val="CommentReference"/>
        </w:rPr>
        <w:annotationRef/>
      </w:r>
      <w:r>
        <w:t>More references needed + check that these say what you want them to say. L-R is for fouling species</w:t>
      </w:r>
    </w:p>
  </w:comment>
  <w:comment w:id="250" w:author="Amanda Droghini" w:date="2018-02-06T12:55:00Z" w:initials="AD">
    <w:p w14:paraId="57CE005C" w14:textId="77777777" w:rsidR="00121754" w:rsidRDefault="00121754" w:rsidP="00B31FD6">
      <w:pPr>
        <w:pStyle w:val="CommentText"/>
      </w:pPr>
      <w:r>
        <w:rPr>
          <w:rStyle w:val="CommentReference"/>
        </w:rPr>
        <w:annotationRef/>
      </w:r>
      <w:r>
        <w:t>Thieltges et al 2004 ++ see who cites them!</w:t>
      </w:r>
    </w:p>
    <w:p w14:paraId="14F0A1EA" w14:textId="77777777" w:rsidR="00121754" w:rsidRDefault="00121754" w:rsidP="00B31FD6">
      <w:pPr>
        <w:pStyle w:val="CommentText"/>
      </w:pPr>
    </w:p>
    <w:p w14:paraId="6E805556" w14:textId="77777777" w:rsidR="00121754" w:rsidRDefault="00121754"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121754" w:rsidRDefault="00121754" w:rsidP="00B31FD6">
      <w:pPr>
        <w:pStyle w:val="CommentText"/>
      </w:pPr>
    </w:p>
    <w:p w14:paraId="37482056" w14:textId="77777777" w:rsidR="00121754" w:rsidRPr="00453DA1" w:rsidRDefault="00121754"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121754" w:rsidRDefault="00121754" w:rsidP="00B31FD6">
      <w:pPr>
        <w:pStyle w:val="CommentText"/>
      </w:pPr>
    </w:p>
    <w:p w14:paraId="49A8039B" w14:textId="77777777" w:rsidR="00121754" w:rsidRPr="00453DA1" w:rsidRDefault="00121754"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121754" w:rsidRDefault="00121754" w:rsidP="00B31FD6">
      <w:pPr>
        <w:pStyle w:val="CommentText"/>
      </w:pPr>
    </w:p>
    <w:p w14:paraId="7015EDA7" w14:textId="77777777" w:rsidR="00121754" w:rsidRPr="00DF1768" w:rsidRDefault="00121754"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121754" w:rsidRDefault="00121754" w:rsidP="00B31FD6">
      <w:pPr>
        <w:pStyle w:val="CommentText"/>
      </w:pPr>
    </w:p>
    <w:p w14:paraId="1F4F3424" w14:textId="77777777" w:rsidR="00121754" w:rsidRPr="00DF1768" w:rsidRDefault="00121754"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121754" w:rsidRDefault="00121754" w:rsidP="00B31FD6">
      <w:pPr>
        <w:pStyle w:val="CommentText"/>
      </w:pPr>
    </w:p>
  </w:comment>
  <w:comment w:id="262" w:author="Amanda Droghini" w:date="2018-03-12T08:26:00Z" w:initials="AD">
    <w:p w14:paraId="326093C0" w14:textId="07DC7638" w:rsidR="00121754" w:rsidRDefault="00121754">
      <w:pPr>
        <w:pStyle w:val="CommentText"/>
      </w:pPr>
      <w:r>
        <w:rPr>
          <w:rStyle w:val="CommentReference"/>
        </w:rPr>
        <w:annotationRef/>
      </w:r>
      <w:r>
        <w:t>Reword to omit ranking system?</w:t>
      </w:r>
    </w:p>
  </w:comment>
  <w:comment w:id="267" w:author="Jordan Watson - NOAA Federal" w:date="2017-10-02T17:35:00Z" w:initials="">
    <w:p w14:paraId="70283FEF" w14:textId="77777777" w:rsidR="00121754" w:rsidRDefault="00121754"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701FA173"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701FA173" w16cid:durableId="1E5F3156"/>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B00C0" w14:textId="77777777" w:rsidR="00861123" w:rsidRDefault="00861123">
      <w:r>
        <w:separator/>
      </w:r>
    </w:p>
  </w:endnote>
  <w:endnote w:type="continuationSeparator" w:id="0">
    <w:p w14:paraId="6027A560" w14:textId="77777777" w:rsidR="00861123" w:rsidRDefault="00861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121754" w:rsidRDefault="001217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121754" w:rsidRDefault="001217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121754" w:rsidRDefault="00121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E77EA7" w14:textId="77777777" w:rsidR="00861123" w:rsidRDefault="00861123">
      <w:r>
        <w:separator/>
      </w:r>
    </w:p>
  </w:footnote>
  <w:footnote w:type="continuationSeparator" w:id="0">
    <w:p w14:paraId="0C837694" w14:textId="77777777" w:rsidR="00861123" w:rsidRDefault="00861123">
      <w:r>
        <w:continuationSeparator/>
      </w:r>
    </w:p>
  </w:footnote>
  <w:footnote w:id="1">
    <w:p w14:paraId="074BAA2A" w14:textId="27B1433F" w:rsidR="00121754" w:rsidRPr="00E32670" w:rsidRDefault="00121754"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121754" w:rsidRDefault="001217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121754" w:rsidRDefault="001217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121754" w:rsidRDefault="001217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5005"/>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0ACC"/>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1E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CC5A11-5364-9942-B496-7B3B6892A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33</Pages>
  <Words>46228</Words>
  <Characters>263504</Characters>
  <Application>Microsoft Office Word</Application>
  <DocSecurity>0</DocSecurity>
  <Lines>2195</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99</cp:revision>
  <dcterms:created xsi:type="dcterms:W3CDTF">2018-03-08T01:35:00Z</dcterms:created>
  <dcterms:modified xsi:type="dcterms:W3CDTF">2018-03-29T00:55:00Z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